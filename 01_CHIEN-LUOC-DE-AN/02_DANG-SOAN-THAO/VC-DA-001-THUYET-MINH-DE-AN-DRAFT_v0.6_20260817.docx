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648C1" w14:textId="77777777" w:rsidR="008C4A44" w:rsidRPr="00CB4E16" w:rsidRDefault="00000000">
      <w:pPr>
        <w:spacing w:after="120" w:line="276" w:lineRule="auto"/>
        <w:jc w:val="center"/>
        <w:rPr>
          <w:color w:val="000000" w:themeColor="text1"/>
        </w:rPr>
      </w:pPr>
      <w:r w:rsidRPr="00CB4E16">
        <w:rPr>
          <w:color w:val="000000" w:themeColor="text1"/>
          <w:sz w:val="26"/>
          <w:szCs w:val="26"/>
        </w:rPr>
        <w:t>LIÊN HIỆP CÁC HỘI KHOA HỌC VÀ KỸ THUẬT VIỆT NAM</w:t>
      </w:r>
    </w:p>
    <w:p w14:paraId="62503CA0" w14:textId="18813997" w:rsidR="00A35F88" w:rsidRPr="00CB4E16" w:rsidRDefault="00000000" w:rsidP="008A628C">
      <w:pPr>
        <w:spacing w:after="120" w:line="276" w:lineRule="auto"/>
        <w:jc w:val="center"/>
        <w:rPr>
          <w:b/>
          <w:bCs/>
          <w:color w:val="000000" w:themeColor="text1"/>
          <w:sz w:val="26"/>
          <w:szCs w:val="26"/>
          <w:lang w:val="vi-VN"/>
        </w:rPr>
      </w:pPr>
      <w:r w:rsidRPr="00CB4E16">
        <w:rPr>
          <w:b/>
          <w:bCs/>
          <w:color w:val="000000" w:themeColor="text1"/>
          <w:sz w:val="26"/>
          <w:szCs w:val="26"/>
        </w:rPr>
        <w:t>VIỆN KIỂM ĐỊNH CÔNG NGHỆ VÀ MÔI TRƯỜNG</w:t>
      </w:r>
    </w:p>
    <w:p w14:paraId="042350DD" w14:textId="51A2C7FA" w:rsidR="00B265C7" w:rsidRPr="00CB4E16" w:rsidRDefault="00CA545F" w:rsidP="00CA545F">
      <w:pPr>
        <w:spacing w:before="800" w:after="120" w:line="276" w:lineRule="auto"/>
        <w:jc w:val="center"/>
        <w:rPr>
          <w:b/>
          <w:bCs/>
          <w:color w:val="000000" w:themeColor="text1"/>
          <w:sz w:val="26"/>
          <w:szCs w:val="26"/>
          <w:lang w:val="vi-VN"/>
        </w:rPr>
      </w:pPr>
      <w:r w:rsidRPr="00CB4E16">
        <w:rPr>
          <w:b/>
          <w:bCs/>
          <w:noProof/>
          <w:color w:val="000000" w:themeColor="text1"/>
          <w:sz w:val="26"/>
          <w:szCs w:val="26"/>
          <w:lang w:val="vi-VN"/>
        </w:rPr>
        <w:drawing>
          <wp:inline distT="0" distB="0" distL="0" distR="0" wp14:anchorId="2B1051F0" wp14:editId="0206EC85">
            <wp:extent cx="1011936" cy="466533"/>
            <wp:effectExtent l="0" t="0" r="4445" b="3810"/>
            <wp:docPr id="20593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30303" name=""/>
                    <pic:cNvPicPr/>
                  </pic:nvPicPr>
                  <pic:blipFill>
                    <a:blip r:embed="rId8"/>
                    <a:stretch>
                      <a:fillRect/>
                    </a:stretch>
                  </pic:blipFill>
                  <pic:spPr>
                    <a:xfrm>
                      <a:off x="0" y="0"/>
                      <a:ext cx="1105283" cy="509569"/>
                    </a:xfrm>
                    <a:prstGeom prst="rect">
                      <a:avLst/>
                    </a:prstGeom>
                  </pic:spPr>
                </pic:pic>
              </a:graphicData>
            </a:graphic>
          </wp:inline>
        </w:drawing>
      </w:r>
    </w:p>
    <w:p w14:paraId="15841498" w14:textId="77777777" w:rsidR="00CA545F" w:rsidRPr="00CB4E16" w:rsidRDefault="00CA545F" w:rsidP="00B265C7">
      <w:pPr>
        <w:spacing w:before="800" w:after="120" w:line="276" w:lineRule="auto"/>
        <w:jc w:val="center"/>
        <w:rPr>
          <w:b/>
          <w:bCs/>
          <w:color w:val="000000" w:themeColor="text1"/>
          <w:sz w:val="26"/>
          <w:szCs w:val="26"/>
          <w:lang w:val="vi-VN"/>
        </w:rPr>
      </w:pPr>
    </w:p>
    <w:p w14:paraId="0716C7D7" w14:textId="676DB978" w:rsidR="008C4A44" w:rsidRPr="008A628C" w:rsidRDefault="00000000">
      <w:pPr>
        <w:spacing w:before="800" w:after="120" w:line="276" w:lineRule="auto"/>
        <w:jc w:val="center"/>
        <w:rPr>
          <w:color w:val="000000" w:themeColor="text1"/>
          <w:lang w:val="vi-VN"/>
        </w:rPr>
      </w:pPr>
      <w:r w:rsidRPr="000D6BC2">
        <w:rPr>
          <w:b/>
          <w:bCs/>
          <w:color w:val="000000" w:themeColor="text1"/>
          <w:sz w:val="26"/>
          <w:szCs w:val="26"/>
          <w:lang w:val="vi-VN"/>
          <w:rPrChange w:id="0" w:author="Administrator" w:date="2026-08-16T18:41:00Z" w16du:dateUtc="2026-08-16T11:41:00Z">
            <w:rPr>
              <w:b/>
              <w:bCs/>
              <w:color w:val="000000" w:themeColor="text1"/>
              <w:sz w:val="26"/>
              <w:szCs w:val="26"/>
            </w:rPr>
          </w:rPrChange>
        </w:rPr>
        <w:t>THUYẾT MINH ĐỀ ÁN</w:t>
      </w:r>
      <w:r w:rsidR="00C744F7">
        <w:rPr>
          <w:b/>
          <w:bCs/>
          <w:color w:val="000000" w:themeColor="text1"/>
          <w:sz w:val="26"/>
          <w:szCs w:val="26"/>
          <w:lang w:val="vi-VN"/>
        </w:rPr>
        <w:t xml:space="preserve"> KHCN</w:t>
      </w:r>
    </w:p>
    <w:p w14:paraId="0FFD3490" w14:textId="77777777" w:rsidR="008C4A44" w:rsidRPr="00CB4E16" w:rsidRDefault="00000000">
      <w:pPr>
        <w:spacing w:after="120" w:line="276" w:lineRule="auto"/>
        <w:jc w:val="center"/>
        <w:rPr>
          <w:b/>
          <w:bCs/>
          <w:color w:val="000000" w:themeColor="text1"/>
          <w:sz w:val="26"/>
          <w:szCs w:val="26"/>
          <w:lang w:val="vi-VN"/>
        </w:rPr>
      </w:pPr>
      <w:r w:rsidRPr="000D6BC2">
        <w:rPr>
          <w:b/>
          <w:bCs/>
          <w:color w:val="000000" w:themeColor="text1"/>
          <w:sz w:val="26"/>
          <w:szCs w:val="26"/>
          <w:lang w:val="vi-VN"/>
          <w:rPrChange w:id="1" w:author="Administrator" w:date="2026-08-16T18:41:00Z" w16du:dateUtc="2026-08-16T11:41:00Z">
            <w:rPr>
              <w:b/>
              <w:bCs/>
              <w:color w:val="000000" w:themeColor="text1"/>
              <w:sz w:val="26"/>
              <w:szCs w:val="26"/>
            </w:rPr>
          </w:rPrChange>
        </w:rPr>
        <w:t>XÂY DỰNG NỀN TẢNG SỐ QUẢN TRỊ, KẾT NỐI VÀ HUY ĐỘNG NGUỒN LỰC KHOA HỌC, CÔNG NGHỆ VÀ ĐỔI MỚI SÁNG TẠO VIỆT NAM</w:t>
      </w:r>
    </w:p>
    <w:p w14:paraId="7FD6274A" w14:textId="77777777" w:rsidR="005B481C" w:rsidRPr="00CB4E16" w:rsidRDefault="005B481C">
      <w:pPr>
        <w:spacing w:after="120" w:line="276" w:lineRule="auto"/>
        <w:jc w:val="center"/>
        <w:rPr>
          <w:b/>
          <w:bCs/>
          <w:color w:val="000000" w:themeColor="text1"/>
          <w:sz w:val="26"/>
          <w:szCs w:val="26"/>
          <w:lang w:val="vi-VN"/>
        </w:rPr>
      </w:pPr>
    </w:p>
    <w:p w14:paraId="55AE3DD0" w14:textId="77777777" w:rsidR="005B481C" w:rsidRPr="00CB4E16" w:rsidRDefault="005B481C">
      <w:pPr>
        <w:spacing w:after="120" w:line="276" w:lineRule="auto"/>
        <w:jc w:val="center"/>
        <w:rPr>
          <w:b/>
          <w:bCs/>
          <w:color w:val="000000" w:themeColor="text1"/>
          <w:sz w:val="26"/>
          <w:szCs w:val="26"/>
          <w:lang w:val="vi-VN"/>
        </w:rPr>
      </w:pPr>
    </w:p>
    <w:p w14:paraId="18863F0A" w14:textId="77777777" w:rsidR="005B481C" w:rsidRPr="00CB4E16" w:rsidRDefault="005B481C">
      <w:pPr>
        <w:spacing w:after="120" w:line="276" w:lineRule="auto"/>
        <w:jc w:val="center"/>
        <w:rPr>
          <w:color w:val="000000" w:themeColor="text1"/>
          <w:lang w:val="vi-VN"/>
        </w:rPr>
      </w:pPr>
      <w:r w:rsidRPr="000D6BC2">
        <w:rPr>
          <w:b/>
          <w:bCs/>
          <w:color w:val="000000" w:themeColor="text1"/>
          <w:sz w:val="26"/>
          <w:szCs w:val="26"/>
          <w:lang w:val="vi-VN"/>
          <w:rPrChange w:id="2" w:author="Administrator" w:date="2026-08-16T18:41:00Z" w16du:dateUtc="2026-08-16T11:41:00Z">
            <w:rPr>
              <w:b/>
              <w:bCs/>
              <w:color w:val="000000" w:themeColor="text1"/>
              <w:sz w:val="26"/>
              <w:szCs w:val="26"/>
            </w:rPr>
          </w:rPrChange>
        </w:rPr>
        <w:t xml:space="preserve">  V</w:t>
      </w:r>
      <w:r w:rsidR="00C15F9E" w:rsidRPr="000D6BC2">
        <w:rPr>
          <w:b/>
          <w:bCs/>
          <w:color w:val="000000" w:themeColor="text1"/>
          <w:sz w:val="26"/>
          <w:szCs w:val="26"/>
          <w:lang w:val="vi-VN"/>
          <w:rPrChange w:id="3" w:author="Administrator" w:date="2026-08-16T18:41:00Z" w16du:dateUtc="2026-08-16T11:41:00Z">
            <w:rPr>
              <w:b/>
              <w:bCs/>
              <w:color w:val="000000" w:themeColor="text1"/>
              <w:sz w:val="26"/>
              <w:szCs w:val="26"/>
            </w:rPr>
          </w:rPrChange>
        </w:rPr>
        <w:t>I</w:t>
      </w:r>
      <w:r w:rsidRPr="000D6BC2">
        <w:rPr>
          <w:b/>
          <w:bCs/>
          <w:color w:val="000000" w:themeColor="text1"/>
          <w:sz w:val="26"/>
          <w:szCs w:val="26"/>
          <w:lang w:val="vi-VN"/>
          <w:rPrChange w:id="4" w:author="Administrator" w:date="2026-08-16T18:41:00Z" w16du:dateUtc="2026-08-16T11:41:00Z">
            <w:rPr>
              <w:b/>
              <w:bCs/>
              <w:color w:val="000000" w:themeColor="text1"/>
              <w:sz w:val="26"/>
              <w:szCs w:val="26"/>
            </w:rPr>
          </w:rPrChange>
        </w:rPr>
        <w:t xml:space="preserve"> CONNECT</w:t>
      </w:r>
    </w:p>
    <w:p w14:paraId="712D1A60" w14:textId="77777777" w:rsidR="008C4A44" w:rsidRPr="000D6BC2" w:rsidRDefault="00000000">
      <w:pPr>
        <w:spacing w:before="120" w:after="120" w:line="276" w:lineRule="auto"/>
        <w:jc w:val="center"/>
        <w:rPr>
          <w:color w:val="000000" w:themeColor="text1"/>
          <w:lang w:val="vi-VN"/>
          <w:rPrChange w:id="5" w:author="Administrator" w:date="2026-08-16T18:41:00Z" w16du:dateUtc="2026-08-16T11:41:00Z">
            <w:rPr>
              <w:color w:val="000000" w:themeColor="text1"/>
            </w:rPr>
          </w:rPrChange>
        </w:rPr>
      </w:pPr>
      <w:r w:rsidRPr="000D6BC2">
        <w:rPr>
          <w:i/>
          <w:iCs/>
          <w:color w:val="000000" w:themeColor="text1"/>
          <w:sz w:val="26"/>
          <w:szCs w:val="26"/>
          <w:lang w:val="vi-VN"/>
          <w:rPrChange w:id="6" w:author="Administrator" w:date="2026-08-16T18:41:00Z" w16du:dateUtc="2026-08-16T11:41:00Z">
            <w:rPr>
              <w:i/>
              <w:iCs/>
              <w:color w:val="000000" w:themeColor="text1"/>
              <w:sz w:val="26"/>
              <w:szCs w:val="26"/>
            </w:rPr>
          </w:rPrChange>
        </w:rPr>
        <w:t>Nền tảng kết nối tri thức, công nghệ và nguồn lực đầu tư</w:t>
      </w:r>
    </w:p>
    <w:p w14:paraId="6A59DA78" w14:textId="77777777" w:rsidR="008C4A44" w:rsidRDefault="00000000">
      <w:pPr>
        <w:spacing w:after="120" w:line="276" w:lineRule="auto"/>
        <w:jc w:val="center"/>
        <w:rPr>
          <w:b/>
          <w:bCs/>
          <w:i/>
          <w:iCs/>
          <w:color w:val="000000" w:themeColor="text1"/>
          <w:sz w:val="26"/>
          <w:szCs w:val="26"/>
          <w:lang w:val="vi-VN"/>
        </w:rPr>
      </w:pPr>
      <w:r w:rsidRPr="000D6BC2">
        <w:rPr>
          <w:b/>
          <w:bCs/>
          <w:i/>
          <w:iCs/>
          <w:color w:val="000000" w:themeColor="text1"/>
          <w:sz w:val="26"/>
          <w:szCs w:val="26"/>
          <w:lang w:val="vi-VN"/>
          <w:rPrChange w:id="7" w:author="Administrator" w:date="2026-08-16T18:41:00Z" w16du:dateUtc="2026-08-16T11:41:00Z">
            <w:rPr>
              <w:b/>
              <w:bCs/>
              <w:i/>
              <w:iCs/>
              <w:color w:val="000000" w:themeColor="text1"/>
              <w:sz w:val="26"/>
              <w:szCs w:val="26"/>
            </w:rPr>
          </w:rPrChange>
        </w:rPr>
        <w:t>"</w:t>
      </w:r>
      <w:r w:rsidR="00E36B6F" w:rsidRPr="000D6BC2">
        <w:rPr>
          <w:b/>
          <w:bCs/>
          <w:i/>
          <w:iCs/>
          <w:color w:val="000000" w:themeColor="text1"/>
          <w:sz w:val="26"/>
          <w:szCs w:val="26"/>
          <w:lang w:val="vi-VN"/>
          <w:rPrChange w:id="8" w:author="Administrator" w:date="2026-08-16T18:41:00Z" w16du:dateUtc="2026-08-16T11:41:00Z">
            <w:rPr>
              <w:b/>
              <w:bCs/>
              <w:i/>
              <w:iCs/>
              <w:color w:val="000000" w:themeColor="text1"/>
              <w:sz w:val="26"/>
              <w:szCs w:val="26"/>
            </w:rPr>
          </w:rPrChange>
        </w:rPr>
        <w:t>Kết nối tri thức - Kiến tạo giá trị</w:t>
      </w:r>
      <w:r w:rsidRPr="000D6BC2">
        <w:rPr>
          <w:b/>
          <w:bCs/>
          <w:i/>
          <w:iCs/>
          <w:color w:val="000000" w:themeColor="text1"/>
          <w:sz w:val="26"/>
          <w:szCs w:val="26"/>
          <w:lang w:val="vi-VN"/>
          <w:rPrChange w:id="9" w:author="Administrator" w:date="2026-08-16T18:41:00Z" w16du:dateUtc="2026-08-16T11:41:00Z">
            <w:rPr>
              <w:b/>
              <w:bCs/>
              <w:i/>
              <w:iCs/>
              <w:color w:val="000000" w:themeColor="text1"/>
              <w:sz w:val="26"/>
              <w:szCs w:val="26"/>
            </w:rPr>
          </w:rPrChange>
        </w:rPr>
        <w:t>"</w:t>
      </w:r>
    </w:p>
    <w:p w14:paraId="60AD815D" w14:textId="77777777" w:rsidR="00B265C7" w:rsidRDefault="00B265C7">
      <w:pPr>
        <w:spacing w:after="120" w:line="276" w:lineRule="auto"/>
        <w:jc w:val="center"/>
        <w:rPr>
          <w:b/>
          <w:bCs/>
          <w:i/>
          <w:iCs/>
          <w:color w:val="000000" w:themeColor="text1"/>
          <w:sz w:val="26"/>
          <w:szCs w:val="26"/>
          <w:lang w:val="vi-VN"/>
        </w:rPr>
      </w:pPr>
    </w:p>
    <w:p w14:paraId="4B186CBE" w14:textId="77777777" w:rsidR="00B265C7" w:rsidRDefault="00B265C7">
      <w:pPr>
        <w:spacing w:after="120" w:line="276" w:lineRule="auto"/>
        <w:jc w:val="center"/>
        <w:rPr>
          <w:b/>
          <w:bCs/>
          <w:i/>
          <w:iCs/>
          <w:color w:val="000000" w:themeColor="text1"/>
          <w:sz w:val="26"/>
          <w:szCs w:val="26"/>
          <w:lang w:val="vi-VN"/>
        </w:rPr>
      </w:pPr>
    </w:p>
    <w:p w14:paraId="27BF345B" w14:textId="77777777" w:rsidR="00B265C7" w:rsidRPr="00B265C7" w:rsidRDefault="00B265C7" w:rsidP="008A628C">
      <w:pPr>
        <w:spacing w:after="120" w:line="276" w:lineRule="auto"/>
        <w:rPr>
          <w:b/>
          <w:bCs/>
          <w:i/>
          <w:iCs/>
          <w:color w:val="000000" w:themeColor="text1"/>
          <w:sz w:val="26"/>
          <w:szCs w:val="26"/>
          <w:lang w:val="vi-VN"/>
        </w:rPr>
      </w:pPr>
    </w:p>
    <w:p w14:paraId="141F28B4" w14:textId="77777777" w:rsidR="005B481C" w:rsidRPr="00CB4E16" w:rsidRDefault="005B481C">
      <w:pPr>
        <w:spacing w:after="120" w:line="276" w:lineRule="auto"/>
        <w:jc w:val="center"/>
        <w:rPr>
          <w:b/>
          <w:bCs/>
          <w:i/>
          <w:iCs/>
          <w:color w:val="000000" w:themeColor="text1"/>
          <w:sz w:val="26"/>
          <w:szCs w:val="26"/>
          <w:lang w:val="vi-VN"/>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79"/>
      </w:tblGrid>
      <w:tr w:rsidR="00856437" w:rsidRPr="008A628C" w14:paraId="5C93783C" w14:textId="77777777" w:rsidTr="008A628C">
        <w:trPr>
          <w:trHeight w:val="3370"/>
        </w:trPr>
        <w:tc>
          <w:tcPr>
            <w:tcW w:w="2972" w:type="dxa"/>
          </w:tcPr>
          <w:p w14:paraId="499B6281" w14:textId="77777777" w:rsidR="00856437" w:rsidRPr="008A628C" w:rsidRDefault="00856437">
            <w:pPr>
              <w:spacing w:after="120" w:line="276" w:lineRule="auto"/>
              <w:jc w:val="center"/>
              <w:rPr>
                <w:b/>
                <w:bCs/>
                <w:i/>
                <w:iCs/>
                <w:color w:val="000000" w:themeColor="text1"/>
                <w:lang w:val="vi-VN"/>
              </w:rPr>
            </w:pPr>
          </w:p>
        </w:tc>
        <w:tc>
          <w:tcPr>
            <w:tcW w:w="6379" w:type="dxa"/>
          </w:tcPr>
          <w:p w14:paraId="0AD74BE0" w14:textId="77777777" w:rsidR="00856437" w:rsidRPr="008A628C" w:rsidRDefault="00856437" w:rsidP="00C744F7">
            <w:pPr>
              <w:spacing w:after="120"/>
              <w:jc w:val="center"/>
              <w:rPr>
                <w:b/>
                <w:bCs/>
                <w:color w:val="000000" w:themeColor="text1"/>
                <w:lang w:val="vi-VN"/>
              </w:rPr>
            </w:pPr>
            <w:r w:rsidRPr="008A628C">
              <w:rPr>
                <w:b/>
                <w:bCs/>
                <w:color w:val="000000" w:themeColor="text1"/>
                <w:lang w:val="vi-VN"/>
              </w:rPr>
              <w:t>Tổ chức đề xuất thực hiện</w:t>
            </w:r>
          </w:p>
          <w:p w14:paraId="0086777E" w14:textId="443D95ED" w:rsidR="00856437" w:rsidRPr="008A628C" w:rsidRDefault="00C744F7" w:rsidP="00C744F7">
            <w:pPr>
              <w:spacing w:after="120"/>
              <w:jc w:val="center"/>
              <w:rPr>
                <w:b/>
                <w:bCs/>
                <w:color w:val="000000" w:themeColor="text1"/>
                <w:lang w:val="vi-VN"/>
              </w:rPr>
            </w:pPr>
            <w:r w:rsidRPr="000D6BC2">
              <w:rPr>
                <w:b/>
                <w:bCs/>
                <w:color w:val="000000" w:themeColor="text1"/>
                <w:lang w:val="vi-VN"/>
                <w:rPrChange w:id="10" w:author="Administrator" w:date="2026-08-16T18:41:00Z" w16du:dateUtc="2026-08-16T11:41:00Z">
                  <w:rPr>
                    <w:b/>
                    <w:bCs/>
                    <w:color w:val="000000" w:themeColor="text1"/>
                  </w:rPr>
                </w:rPrChange>
              </w:rPr>
              <w:t xml:space="preserve">VIỆN KIỂM </w:t>
            </w:r>
            <w:r w:rsidRPr="008A628C">
              <w:rPr>
                <w:b/>
                <w:bCs/>
                <w:color w:val="000000" w:themeColor="text1"/>
                <w:lang w:val="vi-VN"/>
              </w:rPr>
              <w:t>Đ</w:t>
            </w:r>
            <w:r w:rsidRPr="000D6BC2">
              <w:rPr>
                <w:b/>
                <w:bCs/>
                <w:color w:val="000000" w:themeColor="text1"/>
                <w:lang w:val="vi-VN"/>
                <w:rPrChange w:id="11" w:author="Administrator" w:date="2026-08-16T18:41:00Z" w16du:dateUtc="2026-08-16T11:41:00Z">
                  <w:rPr>
                    <w:b/>
                    <w:bCs/>
                    <w:color w:val="000000" w:themeColor="text1"/>
                  </w:rPr>
                </w:rPrChange>
              </w:rPr>
              <w:t xml:space="preserve">ỊNH CÔNG </w:t>
            </w:r>
            <w:r w:rsidRPr="008A628C">
              <w:rPr>
                <w:b/>
                <w:bCs/>
                <w:color w:val="000000" w:themeColor="text1"/>
                <w:lang w:val="vi-VN"/>
              </w:rPr>
              <w:t>N</w:t>
            </w:r>
            <w:r w:rsidRPr="000D6BC2">
              <w:rPr>
                <w:b/>
                <w:bCs/>
                <w:color w:val="000000" w:themeColor="text1"/>
                <w:lang w:val="vi-VN"/>
                <w:rPrChange w:id="12" w:author="Administrator" w:date="2026-08-16T18:41:00Z" w16du:dateUtc="2026-08-16T11:41:00Z">
                  <w:rPr>
                    <w:b/>
                    <w:bCs/>
                    <w:color w:val="000000" w:themeColor="text1"/>
                  </w:rPr>
                </w:rPrChange>
              </w:rPr>
              <w:t xml:space="preserve">GHỆ </w:t>
            </w:r>
            <w:r w:rsidRPr="008A628C">
              <w:rPr>
                <w:b/>
                <w:bCs/>
                <w:color w:val="000000" w:themeColor="text1"/>
                <w:lang w:val="vi-VN"/>
              </w:rPr>
              <w:t>V</w:t>
            </w:r>
            <w:r w:rsidRPr="000D6BC2">
              <w:rPr>
                <w:b/>
                <w:bCs/>
                <w:color w:val="000000" w:themeColor="text1"/>
                <w:lang w:val="vi-VN"/>
                <w:rPrChange w:id="13" w:author="Administrator" w:date="2026-08-16T18:41:00Z" w16du:dateUtc="2026-08-16T11:41:00Z">
                  <w:rPr>
                    <w:b/>
                    <w:bCs/>
                    <w:color w:val="000000" w:themeColor="text1"/>
                  </w:rPr>
                </w:rPrChange>
              </w:rPr>
              <w:t xml:space="preserve">À MÔI </w:t>
            </w:r>
            <w:r w:rsidRPr="008A628C">
              <w:rPr>
                <w:b/>
                <w:bCs/>
                <w:color w:val="000000" w:themeColor="text1"/>
                <w:lang w:val="vi-VN"/>
              </w:rPr>
              <w:t>T</w:t>
            </w:r>
            <w:r w:rsidRPr="000D6BC2">
              <w:rPr>
                <w:b/>
                <w:bCs/>
                <w:color w:val="000000" w:themeColor="text1"/>
                <w:lang w:val="vi-VN"/>
                <w:rPrChange w:id="14" w:author="Administrator" w:date="2026-08-16T18:41:00Z" w16du:dateUtc="2026-08-16T11:41:00Z">
                  <w:rPr>
                    <w:b/>
                    <w:bCs/>
                    <w:color w:val="000000" w:themeColor="text1"/>
                  </w:rPr>
                </w:rPrChange>
              </w:rPr>
              <w:t>RƯỜNG</w:t>
            </w:r>
          </w:p>
          <w:p w14:paraId="41A2C935" w14:textId="3E8D00E4" w:rsidR="00856437" w:rsidRPr="00C744F7" w:rsidRDefault="00C744F7" w:rsidP="00C744F7">
            <w:pPr>
              <w:spacing w:after="120"/>
              <w:jc w:val="center"/>
              <w:rPr>
                <w:color w:val="000000" w:themeColor="text1"/>
                <w:lang w:val="vi-VN"/>
              </w:rPr>
            </w:pPr>
            <w:r w:rsidRPr="008A628C">
              <w:rPr>
                <w:b/>
                <w:bCs/>
                <w:color w:val="000000" w:themeColor="text1"/>
                <w:lang w:val="vi-VN"/>
              </w:rPr>
              <w:t>VIỆN TRƯỞNG</w:t>
            </w:r>
          </w:p>
          <w:p w14:paraId="691EC5B4" w14:textId="77777777" w:rsidR="00856437" w:rsidRPr="008A628C" w:rsidRDefault="00856437" w:rsidP="00C744F7">
            <w:pPr>
              <w:spacing w:after="120" w:line="276" w:lineRule="auto"/>
              <w:jc w:val="center"/>
              <w:rPr>
                <w:b/>
                <w:bCs/>
                <w:i/>
                <w:iCs/>
                <w:color w:val="000000" w:themeColor="text1"/>
                <w:lang w:val="vi-VN"/>
              </w:rPr>
            </w:pPr>
          </w:p>
        </w:tc>
      </w:tr>
      <w:tr w:rsidR="00856437" w:rsidRPr="008A628C" w14:paraId="1C94EEE5" w14:textId="77777777" w:rsidTr="008A628C">
        <w:tc>
          <w:tcPr>
            <w:tcW w:w="2972" w:type="dxa"/>
          </w:tcPr>
          <w:p w14:paraId="20787A94" w14:textId="77777777" w:rsidR="00856437" w:rsidRPr="008A628C" w:rsidRDefault="00856437">
            <w:pPr>
              <w:spacing w:after="120" w:line="276" w:lineRule="auto"/>
              <w:jc w:val="center"/>
              <w:rPr>
                <w:b/>
                <w:bCs/>
                <w:i/>
                <w:iCs/>
                <w:color w:val="000000" w:themeColor="text1"/>
                <w:lang w:val="vi-VN"/>
              </w:rPr>
            </w:pPr>
          </w:p>
        </w:tc>
        <w:tc>
          <w:tcPr>
            <w:tcW w:w="6379" w:type="dxa"/>
          </w:tcPr>
          <w:p w14:paraId="49033F01" w14:textId="6792D767" w:rsidR="00856437" w:rsidRPr="008A628C" w:rsidRDefault="00856437" w:rsidP="00C744F7">
            <w:pPr>
              <w:spacing w:after="120" w:line="276" w:lineRule="auto"/>
              <w:jc w:val="center"/>
              <w:rPr>
                <w:b/>
                <w:bCs/>
                <w:color w:val="000000" w:themeColor="text1"/>
                <w:lang w:val="vi-VN"/>
              </w:rPr>
            </w:pPr>
            <w:r w:rsidRPr="008A628C">
              <w:rPr>
                <w:b/>
                <w:bCs/>
                <w:color w:val="000000" w:themeColor="text1"/>
                <w:lang w:val="vi-VN"/>
              </w:rPr>
              <w:t>TS. Nguyễn Hoàng Giang</w:t>
            </w:r>
          </w:p>
        </w:tc>
      </w:tr>
    </w:tbl>
    <w:p w14:paraId="7501D66B" w14:textId="77777777" w:rsidR="00B265C7" w:rsidRPr="00CB4E16" w:rsidRDefault="00B265C7">
      <w:pPr>
        <w:spacing w:after="120" w:line="276" w:lineRule="auto"/>
        <w:jc w:val="center"/>
        <w:rPr>
          <w:b/>
          <w:bCs/>
          <w:i/>
          <w:iCs/>
          <w:color w:val="000000" w:themeColor="text1"/>
          <w:sz w:val="26"/>
          <w:szCs w:val="26"/>
          <w:lang w:val="vi-VN"/>
        </w:rPr>
      </w:pPr>
    </w:p>
    <w:p w14:paraId="1559653B" w14:textId="7516D554" w:rsidR="008C4A44" w:rsidRPr="00CB4E16" w:rsidRDefault="00000000" w:rsidP="00A35F88">
      <w:pPr>
        <w:spacing w:after="120"/>
        <w:jc w:val="center"/>
        <w:rPr>
          <w:color w:val="000000" w:themeColor="text1"/>
        </w:rPr>
      </w:pPr>
      <w:r w:rsidRPr="00CB4E16">
        <w:rPr>
          <w:color w:val="000000" w:themeColor="text1"/>
          <w:sz w:val="26"/>
          <w:szCs w:val="26"/>
        </w:rPr>
        <w:t>Hà Nội, 2026</w:t>
      </w:r>
    </w:p>
    <w:p w14:paraId="4176F45F" w14:textId="6CDE9F41" w:rsidR="008C4A44" w:rsidRPr="00CB4E16" w:rsidRDefault="00000000" w:rsidP="008A628C">
      <w:pPr>
        <w:spacing w:after="120" w:line="276" w:lineRule="auto"/>
        <w:jc w:val="center"/>
        <w:rPr>
          <w:bCs/>
          <w:color w:val="000000" w:themeColor="text1"/>
          <w:lang w:val="vi-VN"/>
        </w:rPr>
      </w:pPr>
      <w:r w:rsidRPr="00CB4E16">
        <w:rPr>
          <w:color w:val="000000" w:themeColor="text1"/>
          <w:sz w:val="26"/>
          <w:szCs w:val="26"/>
        </w:rPr>
        <w:br w:type="page"/>
      </w:r>
      <w:bookmarkStart w:id="15" w:name="_Toc237116309"/>
      <w:bookmarkStart w:id="16" w:name="_Toc237786463"/>
      <w:bookmarkStart w:id="17" w:name="_Toc237788659"/>
      <w:bookmarkStart w:id="18" w:name="_Toc237788990"/>
      <w:r w:rsidRPr="00CB4E16">
        <w:rPr>
          <w:bCs/>
          <w:color w:val="000000" w:themeColor="text1"/>
        </w:rPr>
        <w:lastRenderedPageBreak/>
        <w:t>MỤC LỤC</w:t>
      </w:r>
      <w:bookmarkEnd w:id="15"/>
      <w:bookmarkEnd w:id="16"/>
      <w:bookmarkEnd w:id="17"/>
      <w:bookmarkEnd w:id="18"/>
    </w:p>
    <w:p w14:paraId="77F11539" w14:textId="5D587345" w:rsidR="00A35F88" w:rsidRPr="00CB4E16" w:rsidRDefault="00A35F88" w:rsidP="00A35F88">
      <w:pPr>
        <w:pStyle w:val="Heading1"/>
        <w:keepNext/>
        <w:spacing w:before="360" w:after="120" w:line="276" w:lineRule="auto"/>
        <w:jc w:val="right"/>
        <w:rPr>
          <w:bCs/>
          <w:color w:val="000000" w:themeColor="text1"/>
          <w:lang w:val="vi-VN"/>
        </w:rPr>
      </w:pPr>
      <w:r w:rsidRPr="00CB4E16">
        <w:rPr>
          <w:bCs/>
          <w:color w:val="000000" w:themeColor="text1"/>
          <w:lang w:val="vi-VN"/>
        </w:rPr>
        <w:t>Trang</w:t>
      </w:r>
    </w:p>
    <w:sdt>
      <w:sdtPr>
        <w:rPr>
          <w:rFonts w:ascii="Times New Roman" w:hAnsi="Times New Roman"/>
          <w:b w:val="0"/>
          <w:bCs w:val="0"/>
          <w:color w:val="000000" w:themeColor="text1"/>
          <w:sz w:val="26"/>
          <w:szCs w:val="26"/>
        </w:rPr>
        <w:id w:val="9953702"/>
        <w:docPartObj>
          <w:docPartGallery w:val="Table of Contents"/>
          <w:docPartUnique/>
        </w:docPartObj>
      </w:sdtPr>
      <w:sdtEndPr>
        <w:rPr>
          <w:b/>
          <w:bCs/>
          <w:noProof/>
          <w:sz w:val="24"/>
          <w:szCs w:val="24"/>
        </w:rPr>
      </w:sdtEndPr>
      <w:sdtContent>
        <w:p w14:paraId="4A153051" w14:textId="5C44A4FB"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r w:rsidRPr="00CB4E16">
            <w:rPr>
              <w:rFonts w:ascii="Times New Roman" w:hAnsi="Times New Roman"/>
              <w:b w:val="0"/>
              <w:bCs w:val="0"/>
              <w:color w:val="000000" w:themeColor="text1"/>
              <w:sz w:val="26"/>
              <w:szCs w:val="26"/>
            </w:rPr>
            <w:fldChar w:fldCharType="begin"/>
          </w:r>
          <w:r w:rsidRPr="00CB4E16">
            <w:rPr>
              <w:rFonts w:ascii="Times New Roman" w:hAnsi="Times New Roman"/>
              <w:b w:val="0"/>
              <w:bCs w:val="0"/>
              <w:color w:val="000000" w:themeColor="text1"/>
              <w:sz w:val="26"/>
              <w:szCs w:val="26"/>
            </w:rPr>
            <w:instrText xml:space="preserve"> TOC \o "1-3" \h \z \u </w:instrText>
          </w:r>
          <w:r w:rsidRPr="00CB4E16">
            <w:rPr>
              <w:rFonts w:ascii="Times New Roman" w:hAnsi="Times New Roman"/>
              <w:b w:val="0"/>
              <w:bCs w:val="0"/>
              <w:color w:val="000000" w:themeColor="text1"/>
              <w:sz w:val="26"/>
              <w:szCs w:val="26"/>
            </w:rPr>
            <w:fldChar w:fldCharType="separate"/>
          </w:r>
          <w:hyperlink w:anchor="_Toc237788990" w:history="1"/>
          <w:hyperlink w:anchor="_Toc237788991" w:history="1">
            <w:r w:rsidRPr="00CB4E16">
              <w:rPr>
                <w:rStyle w:val="Hyperlink"/>
                <w:b w:val="0"/>
                <w:bCs w:val="0"/>
                <w:noProof/>
                <w:color w:val="000000" w:themeColor="text1"/>
              </w:rPr>
              <w:t>PHẦN I. SỰ CẦN THIẾT XÂY DỰNG ĐỀ ÁN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_Toc237788991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3</w:t>
            </w:r>
            <w:r w:rsidRPr="00CB4E16">
              <w:rPr>
                <w:rFonts w:ascii="Times New Roman" w:hAnsi="Times New Roman"/>
                <w:b w:val="0"/>
                <w:bCs w:val="0"/>
                <w:noProof/>
                <w:webHidden/>
                <w:color w:val="000000" w:themeColor="text1"/>
                <w:sz w:val="26"/>
                <w:szCs w:val="26"/>
              </w:rPr>
              <w:fldChar w:fldCharType="end"/>
            </w:r>
          </w:hyperlink>
        </w:p>
        <w:p w14:paraId="29EB7AFA" w14:textId="1A4599CE"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8992" w:history="1">
            <w:r w:rsidRPr="00CB4E16">
              <w:rPr>
                <w:rStyle w:val="Hyperlink"/>
                <w:i w:val="0"/>
                <w:iCs w:val="0"/>
                <w:noProof/>
                <w:color w:val="000000" w:themeColor="text1"/>
              </w:rPr>
              <w:t>1. Bối cảnh</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_Toc237788992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3</w:t>
            </w:r>
            <w:r w:rsidRPr="00CB4E16">
              <w:rPr>
                <w:rFonts w:ascii="Times New Roman" w:hAnsi="Times New Roman"/>
                <w:i w:val="0"/>
                <w:iCs w:val="0"/>
                <w:noProof/>
                <w:webHidden/>
                <w:color w:val="000000" w:themeColor="text1"/>
                <w:sz w:val="26"/>
                <w:szCs w:val="26"/>
              </w:rPr>
              <w:fldChar w:fldCharType="end"/>
            </w:r>
          </w:hyperlink>
        </w:p>
        <w:p w14:paraId="49D9A3B5" w14:textId="1E5215C9"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8993" w:history="1">
            <w:r w:rsidRPr="00CB4E16">
              <w:rPr>
                <w:rStyle w:val="Hyperlink"/>
                <w:i w:val="0"/>
                <w:iCs w:val="0"/>
                <w:noProof/>
                <w:color w:val="000000" w:themeColor="text1"/>
              </w:rPr>
              <w:t>2. Thực trạng và những hạn chế hiện nay</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_Toc237788993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4</w:t>
            </w:r>
            <w:r w:rsidRPr="00CB4E16">
              <w:rPr>
                <w:rFonts w:ascii="Times New Roman" w:hAnsi="Times New Roman"/>
                <w:i w:val="0"/>
                <w:iCs w:val="0"/>
                <w:noProof/>
                <w:webHidden/>
                <w:color w:val="000000" w:themeColor="text1"/>
                <w:sz w:val="26"/>
                <w:szCs w:val="26"/>
              </w:rPr>
              <w:fldChar w:fldCharType="end"/>
            </w:r>
          </w:hyperlink>
        </w:p>
        <w:p w14:paraId="3D6A3D42" w14:textId="68859888"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4" w:history="1">
            <w:r w:rsidRPr="00CB4E16">
              <w:rPr>
                <w:rStyle w:val="Hyperlink"/>
                <w:noProof/>
                <w:color w:val="000000" w:themeColor="text1"/>
              </w:rPr>
              <w:t>a) Quy mô mạng lưới lớn nhưng chưa được số hoá tương xứng</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_Toc237788994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4</w:t>
            </w:r>
            <w:r w:rsidRPr="00CB4E16">
              <w:rPr>
                <w:rFonts w:ascii="Times New Roman" w:hAnsi="Times New Roman"/>
                <w:noProof/>
                <w:webHidden/>
                <w:color w:val="000000" w:themeColor="text1"/>
                <w:sz w:val="26"/>
                <w:szCs w:val="26"/>
              </w:rPr>
              <w:fldChar w:fldCharType="end"/>
            </w:r>
          </w:hyperlink>
        </w:p>
        <w:p w14:paraId="2FBCD309" w14:textId="7FADC20E"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5" w:history="1">
            <w:r w:rsidRPr="00CB4E16">
              <w:rPr>
                <w:rStyle w:val="Hyperlink"/>
                <w:noProof/>
                <w:color w:val="000000" w:themeColor="text1"/>
              </w:rPr>
              <w:t>b) Cơ sở dữ liệu chuyên gia còn phân tán, quy mô nhỏ lẻ theo từng địa phương</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_Toc237788995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4</w:t>
            </w:r>
            <w:r w:rsidRPr="00CB4E16">
              <w:rPr>
                <w:rFonts w:ascii="Times New Roman" w:hAnsi="Times New Roman"/>
                <w:noProof/>
                <w:webHidden/>
                <w:color w:val="000000" w:themeColor="text1"/>
                <w:sz w:val="26"/>
                <w:szCs w:val="26"/>
              </w:rPr>
              <w:fldChar w:fldCharType="end"/>
            </w:r>
          </w:hyperlink>
        </w:p>
        <w:p w14:paraId="79F8D3BD" w14:textId="718CDFAA"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6" w:history="1">
            <w:r w:rsidRPr="00CB4E16">
              <w:rPr>
                <w:rStyle w:val="Hyperlink"/>
                <w:noProof/>
                <w:color w:val="000000" w:themeColor="text1"/>
              </w:rPr>
              <w:t>c) Hoạt động tư vấn, phản biện và giám định xã hội chưa được hiện đại hoá bằng công cụ số</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_Toc237788996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5</w:t>
            </w:r>
            <w:r w:rsidRPr="00CB4E16">
              <w:rPr>
                <w:rFonts w:ascii="Times New Roman" w:hAnsi="Times New Roman"/>
                <w:noProof/>
                <w:webHidden/>
                <w:color w:val="000000" w:themeColor="text1"/>
                <w:sz w:val="26"/>
                <w:szCs w:val="26"/>
              </w:rPr>
              <w:fldChar w:fldCharType="end"/>
            </w:r>
          </w:hyperlink>
        </w:p>
        <w:p w14:paraId="59DFE0D6" w14:textId="34717CCB"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7" w:history="1">
            <w:r w:rsidRPr="00CB4E16">
              <w:rPr>
                <w:rStyle w:val="Hyperlink"/>
                <w:noProof/>
                <w:color w:val="000000" w:themeColor="text1"/>
              </w:rPr>
              <w:t>d) Thiếu kênh chính thức kết nối cung - cầu công nghệ và đầu tư dành cho khối trí thức Liên hiệp Hội</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_Toc237788997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5</w:t>
            </w:r>
            <w:r w:rsidRPr="00CB4E16">
              <w:rPr>
                <w:rFonts w:ascii="Times New Roman" w:hAnsi="Times New Roman"/>
                <w:noProof/>
                <w:webHidden/>
                <w:color w:val="000000" w:themeColor="text1"/>
                <w:sz w:val="26"/>
                <w:szCs w:val="26"/>
              </w:rPr>
              <w:fldChar w:fldCharType="end"/>
            </w:r>
          </w:hyperlink>
        </w:p>
        <w:p w14:paraId="7CC15039" w14:textId="5FE5177B"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8" w:history="1">
            <w:r w:rsidRPr="00CB4E16">
              <w:rPr>
                <w:rStyle w:val="Hyperlink"/>
                <w:noProof/>
                <w:color w:val="000000" w:themeColor="text1"/>
              </w:rPr>
              <w:t>e) Thiếu công cụ quản trị số cho công tác điều hành mạng lưới</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_Toc237788998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5</w:t>
            </w:r>
            <w:r w:rsidRPr="00CB4E16">
              <w:rPr>
                <w:rFonts w:ascii="Times New Roman" w:hAnsi="Times New Roman"/>
                <w:noProof/>
                <w:webHidden/>
                <w:color w:val="000000" w:themeColor="text1"/>
                <w:sz w:val="26"/>
                <w:szCs w:val="26"/>
              </w:rPr>
              <w:fldChar w:fldCharType="end"/>
            </w:r>
          </w:hyperlink>
        </w:p>
        <w:p w14:paraId="1F2F9CC9" w14:textId="336F21A2"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8999" w:history="1">
            <w:r w:rsidRPr="00CB4E16">
              <w:rPr>
                <w:rStyle w:val="Hyperlink"/>
                <w:noProof/>
                <w:color w:val="000000" w:themeColor="text1"/>
              </w:rPr>
              <w:t>Tóm</w:t>
            </w:r>
            <w:r w:rsidRPr="00CB4E16">
              <w:rPr>
                <w:rStyle w:val="Hyperlink"/>
                <w:noProof/>
                <w:color w:val="000000" w:themeColor="text1"/>
                <w:lang w:val="vi-VN"/>
              </w:rPr>
              <w:t xml:space="preserve"> lại</w:t>
            </w:r>
            <w:r w:rsidRPr="00CB4E16">
              <w:rPr>
                <w:rStyle w:val="Hyperlink"/>
                <w:noProof/>
                <w:color w:val="000000" w:themeColor="text1"/>
              </w:rPr>
              <w:t xml:space="preserve"> vì sao VI CONNECT là yêu cầu cấp thiết</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_Toc237788999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5</w:t>
            </w:r>
            <w:r w:rsidRPr="00CB4E16">
              <w:rPr>
                <w:rFonts w:ascii="Times New Roman" w:hAnsi="Times New Roman"/>
                <w:noProof/>
                <w:webHidden/>
                <w:color w:val="000000" w:themeColor="text1"/>
                <w:sz w:val="26"/>
                <w:szCs w:val="26"/>
              </w:rPr>
              <w:fldChar w:fldCharType="end"/>
            </w:r>
          </w:hyperlink>
        </w:p>
        <w:p w14:paraId="009E8B16" w14:textId="029553EE"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00" w:history="1">
            <w:r w:rsidRPr="00CB4E16">
              <w:rPr>
                <w:rStyle w:val="Hyperlink"/>
                <w:i w:val="0"/>
                <w:iCs w:val="0"/>
                <w:noProof/>
                <w:color w:val="000000" w:themeColor="text1"/>
              </w:rPr>
              <w:t>3. Phân tích đối sánh với Sàn giao dịch Khoa học và Công nghệ Việt Nam</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_Toc237789000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6</w:t>
            </w:r>
            <w:r w:rsidRPr="00CB4E16">
              <w:rPr>
                <w:rFonts w:ascii="Times New Roman" w:hAnsi="Times New Roman"/>
                <w:i w:val="0"/>
                <w:iCs w:val="0"/>
                <w:noProof/>
                <w:webHidden/>
                <w:color w:val="000000" w:themeColor="text1"/>
                <w:sz w:val="26"/>
                <w:szCs w:val="26"/>
              </w:rPr>
              <w:fldChar w:fldCharType="end"/>
            </w:r>
          </w:hyperlink>
        </w:p>
        <w:p w14:paraId="5D4A8A15" w14:textId="5DE1A82B"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01" w:history="1">
            <w:r w:rsidRPr="00CB4E16">
              <w:rPr>
                <w:rStyle w:val="Hyperlink"/>
                <w:i w:val="0"/>
                <w:iCs w:val="0"/>
                <w:noProof/>
                <w:color w:val="000000" w:themeColor="text1"/>
              </w:rPr>
              <w:t>4. Kinh nghiệm quốc tế và định vị mô hình VI CONNECT</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_Toc237789001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7</w:t>
            </w:r>
            <w:r w:rsidRPr="00CB4E16">
              <w:rPr>
                <w:rFonts w:ascii="Times New Roman" w:hAnsi="Times New Roman"/>
                <w:i w:val="0"/>
                <w:iCs w:val="0"/>
                <w:noProof/>
                <w:webHidden/>
                <w:color w:val="000000" w:themeColor="text1"/>
                <w:sz w:val="26"/>
                <w:szCs w:val="26"/>
              </w:rPr>
              <w:fldChar w:fldCharType="end"/>
            </w:r>
          </w:hyperlink>
        </w:p>
        <w:p w14:paraId="0FA01F39" w14:textId="77C4ED06"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2" w:history="1">
            <w:r w:rsidRPr="00CB4E16">
              <w:rPr>
                <w:rStyle w:val="Hyperlink"/>
                <w:noProof/>
                <w:color w:val="000000" w:themeColor="text1"/>
              </w:rPr>
              <w:t>a) Các mô hình nền tảng số KH,CN&amp;ĐMST trên thế giới</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_Toc237789002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7</w:t>
            </w:r>
            <w:r w:rsidRPr="00CB4E16">
              <w:rPr>
                <w:rFonts w:ascii="Times New Roman" w:hAnsi="Times New Roman"/>
                <w:noProof/>
                <w:webHidden/>
                <w:color w:val="000000" w:themeColor="text1"/>
                <w:sz w:val="26"/>
                <w:szCs w:val="26"/>
              </w:rPr>
              <w:fldChar w:fldCharType="end"/>
            </w:r>
          </w:hyperlink>
        </w:p>
        <w:p w14:paraId="0CDA999D" w14:textId="3EB24679"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3" w:history="1">
            <w:r w:rsidRPr="00CB4E16">
              <w:rPr>
                <w:rStyle w:val="Hyperlink"/>
                <w:noProof/>
                <w:color w:val="000000" w:themeColor="text1"/>
              </w:rPr>
              <w:t>b) Mô hình tổ chức gần nhất: China Association for Science and Technology (CAST)</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_Toc237789003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9</w:t>
            </w:r>
            <w:r w:rsidRPr="00CB4E16">
              <w:rPr>
                <w:rFonts w:ascii="Times New Roman" w:hAnsi="Times New Roman"/>
                <w:noProof/>
                <w:webHidden/>
                <w:color w:val="000000" w:themeColor="text1"/>
                <w:sz w:val="26"/>
                <w:szCs w:val="26"/>
              </w:rPr>
              <w:fldChar w:fldCharType="end"/>
            </w:r>
          </w:hyperlink>
        </w:p>
        <w:p w14:paraId="3943CF96" w14:textId="1F447512"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4" w:history="1">
            <w:r w:rsidRPr="00CB4E16">
              <w:rPr>
                <w:rStyle w:val="Hyperlink"/>
                <w:noProof/>
                <w:color w:val="000000" w:themeColor="text1"/>
              </w:rPr>
              <w:t>c) Bổ sung hiện trạng nền tảng số KH,CN&amp;ĐMST tại Việt Nam</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_Toc237789004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10</w:t>
            </w:r>
            <w:r w:rsidRPr="00CB4E16">
              <w:rPr>
                <w:rFonts w:ascii="Times New Roman" w:hAnsi="Times New Roman"/>
                <w:noProof/>
                <w:webHidden/>
                <w:color w:val="000000" w:themeColor="text1"/>
                <w:sz w:val="26"/>
                <w:szCs w:val="26"/>
              </w:rPr>
              <w:fldChar w:fldCharType="end"/>
            </w:r>
          </w:hyperlink>
        </w:p>
        <w:p w14:paraId="797F8621" w14:textId="1C06E95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5" w:history="1">
            <w:r w:rsidRPr="00CB4E16">
              <w:rPr>
                <w:rStyle w:val="Hyperlink"/>
                <w:noProof/>
                <w:color w:val="000000" w:themeColor="text1"/>
              </w:rPr>
              <w:t>d) Định vị mô hình VI CONNECT</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_Toc237789005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11</w:t>
            </w:r>
            <w:r w:rsidRPr="00CB4E16">
              <w:rPr>
                <w:rFonts w:ascii="Times New Roman" w:hAnsi="Times New Roman"/>
                <w:noProof/>
                <w:webHidden/>
                <w:color w:val="000000" w:themeColor="text1"/>
                <w:sz w:val="26"/>
                <w:szCs w:val="26"/>
              </w:rPr>
              <w:fldChar w:fldCharType="end"/>
            </w:r>
          </w:hyperlink>
        </w:p>
        <w:p w14:paraId="2C499B9F" w14:textId="22F2E2C1"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6" w:history="1">
            <w:r w:rsidRPr="00CB4E16">
              <w:rPr>
                <w:rStyle w:val="Hyperlink"/>
                <w:noProof/>
                <w:color w:val="000000" w:themeColor="text1"/>
              </w:rPr>
              <w:t>đ) Nguyên tắc định vị kinh tế của nền tảng</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_Toc237789006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11</w:t>
            </w:r>
            <w:r w:rsidRPr="00CB4E16">
              <w:rPr>
                <w:rFonts w:ascii="Times New Roman" w:hAnsi="Times New Roman"/>
                <w:noProof/>
                <w:webHidden/>
                <w:color w:val="000000" w:themeColor="text1"/>
                <w:sz w:val="26"/>
                <w:szCs w:val="26"/>
              </w:rPr>
              <w:fldChar w:fldCharType="end"/>
            </w:r>
          </w:hyperlink>
        </w:p>
        <w:p w14:paraId="1EE3F15D" w14:textId="098BA37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07" w:history="1">
            <w:r w:rsidRPr="00CB4E16">
              <w:rPr>
                <w:rStyle w:val="Hyperlink"/>
                <w:noProof/>
                <w:color w:val="000000" w:themeColor="text1"/>
              </w:rPr>
              <w:t>e) Bảng tổng hợp khác biệt của VI CONNECT so với các nền tảng liên quan</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_Toc237789007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12</w:t>
            </w:r>
            <w:r w:rsidRPr="00CB4E16">
              <w:rPr>
                <w:rFonts w:ascii="Times New Roman" w:hAnsi="Times New Roman"/>
                <w:noProof/>
                <w:webHidden/>
                <w:color w:val="000000" w:themeColor="text1"/>
                <w:sz w:val="26"/>
                <w:szCs w:val="26"/>
              </w:rPr>
              <w:fldChar w:fldCharType="end"/>
            </w:r>
          </w:hyperlink>
        </w:p>
        <w:p w14:paraId="29AF4505" w14:textId="19843C20"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08" w:history="1">
            <w:r w:rsidRPr="00CB4E16">
              <w:rPr>
                <w:rStyle w:val="Hyperlink"/>
                <w:i w:val="0"/>
                <w:iCs w:val="0"/>
                <w:noProof/>
                <w:color w:val="000000" w:themeColor="text1"/>
              </w:rPr>
              <w:t>5. Căn cứ pháp lý và cơ sở xây dựng đề án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_Toc237789008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14</w:t>
            </w:r>
            <w:r w:rsidRPr="00CB4E16">
              <w:rPr>
                <w:rFonts w:ascii="Times New Roman" w:hAnsi="Times New Roman"/>
                <w:i w:val="0"/>
                <w:iCs w:val="0"/>
                <w:noProof/>
                <w:webHidden/>
                <w:color w:val="000000" w:themeColor="text1"/>
                <w:sz w:val="26"/>
                <w:szCs w:val="26"/>
              </w:rPr>
              <w:fldChar w:fldCharType="end"/>
            </w:r>
          </w:hyperlink>
        </w:p>
        <w:p w14:paraId="43F78830" w14:textId="768494B1"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09" w:history="1">
            <w:r w:rsidRPr="00CB4E16">
              <w:rPr>
                <w:rStyle w:val="Hyperlink"/>
                <w:b w:val="0"/>
                <w:bCs w:val="0"/>
                <w:noProof/>
                <w:color w:val="000000" w:themeColor="text1"/>
              </w:rPr>
              <w:t>PHẦN II. MỤC TIÊU ĐỀ ÁN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_Toc237789009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14</w:t>
            </w:r>
            <w:r w:rsidRPr="00CB4E16">
              <w:rPr>
                <w:rFonts w:ascii="Times New Roman" w:hAnsi="Times New Roman"/>
                <w:b w:val="0"/>
                <w:bCs w:val="0"/>
                <w:noProof/>
                <w:webHidden/>
                <w:color w:val="000000" w:themeColor="text1"/>
                <w:sz w:val="26"/>
                <w:szCs w:val="26"/>
              </w:rPr>
              <w:fldChar w:fldCharType="end"/>
            </w:r>
          </w:hyperlink>
        </w:p>
        <w:p w14:paraId="0A307C32" w14:textId="309F80E1"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10" w:history="1">
            <w:r w:rsidRPr="00CB4E16">
              <w:rPr>
                <w:rStyle w:val="Hyperlink"/>
                <w:i w:val="0"/>
                <w:iCs w:val="0"/>
                <w:noProof/>
                <w:color w:val="000000" w:themeColor="text1"/>
              </w:rPr>
              <w:t>1. Mục tiêu tổng quát</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_Toc237789010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14</w:t>
            </w:r>
            <w:r w:rsidRPr="00CB4E16">
              <w:rPr>
                <w:rFonts w:ascii="Times New Roman" w:hAnsi="Times New Roman"/>
                <w:i w:val="0"/>
                <w:iCs w:val="0"/>
                <w:noProof/>
                <w:webHidden/>
                <w:color w:val="000000" w:themeColor="text1"/>
                <w:sz w:val="26"/>
                <w:szCs w:val="26"/>
              </w:rPr>
              <w:fldChar w:fldCharType="end"/>
            </w:r>
          </w:hyperlink>
        </w:p>
        <w:p w14:paraId="01194D14" w14:textId="50FC2735"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11" w:history="1">
            <w:r w:rsidRPr="00CB4E16">
              <w:rPr>
                <w:rStyle w:val="Hyperlink"/>
                <w:i w:val="0"/>
                <w:iCs w:val="0"/>
                <w:noProof/>
                <w:color w:val="000000" w:themeColor="text1"/>
              </w:rPr>
              <w:t>2. Mục tiêu cụ thể</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_Toc237789011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14</w:t>
            </w:r>
            <w:r w:rsidRPr="00CB4E16">
              <w:rPr>
                <w:rFonts w:ascii="Times New Roman" w:hAnsi="Times New Roman"/>
                <w:i w:val="0"/>
                <w:iCs w:val="0"/>
                <w:noProof/>
                <w:webHidden/>
                <w:color w:val="000000" w:themeColor="text1"/>
                <w:sz w:val="26"/>
                <w:szCs w:val="26"/>
              </w:rPr>
              <w:fldChar w:fldCharType="end"/>
            </w:r>
          </w:hyperlink>
        </w:p>
        <w:p w14:paraId="42AEB39C" w14:textId="60D3396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12" w:history="1">
            <w:r w:rsidRPr="00CB4E16">
              <w:rPr>
                <w:rStyle w:val="Hyperlink"/>
                <w:noProof/>
                <w:color w:val="000000" w:themeColor="text1"/>
              </w:rPr>
              <w:t>a) Giai đoạn ngắn hạn (Năm 1)</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_Toc237789012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14</w:t>
            </w:r>
            <w:r w:rsidRPr="00CB4E16">
              <w:rPr>
                <w:rFonts w:ascii="Times New Roman" w:hAnsi="Times New Roman"/>
                <w:noProof/>
                <w:webHidden/>
                <w:color w:val="000000" w:themeColor="text1"/>
                <w:sz w:val="26"/>
                <w:szCs w:val="26"/>
              </w:rPr>
              <w:fldChar w:fldCharType="end"/>
            </w:r>
          </w:hyperlink>
        </w:p>
        <w:p w14:paraId="432D3C1E" w14:textId="11292198"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13" w:history="1">
            <w:r w:rsidRPr="00CB4E16">
              <w:rPr>
                <w:rStyle w:val="Hyperlink"/>
                <w:noProof/>
                <w:color w:val="000000" w:themeColor="text1"/>
              </w:rPr>
              <w:t>b) Giai đoạn trung hạn (Năm 2-3)</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_Toc237789013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14</w:t>
            </w:r>
            <w:r w:rsidRPr="00CB4E16">
              <w:rPr>
                <w:rFonts w:ascii="Times New Roman" w:hAnsi="Times New Roman"/>
                <w:noProof/>
                <w:webHidden/>
                <w:color w:val="000000" w:themeColor="text1"/>
                <w:sz w:val="26"/>
                <w:szCs w:val="26"/>
              </w:rPr>
              <w:fldChar w:fldCharType="end"/>
            </w:r>
          </w:hyperlink>
        </w:p>
        <w:p w14:paraId="3968250A" w14:textId="30B7BA5F"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14" w:history="1">
            <w:r w:rsidRPr="00CB4E16">
              <w:rPr>
                <w:rStyle w:val="Hyperlink"/>
                <w:noProof/>
                <w:color w:val="000000" w:themeColor="text1"/>
              </w:rPr>
              <w:t>c) Giai đoạn dài hạn (Năm 4-5 và các năm tiếp theo)</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_Toc237789014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15</w:t>
            </w:r>
            <w:r w:rsidRPr="00CB4E16">
              <w:rPr>
                <w:rFonts w:ascii="Times New Roman" w:hAnsi="Times New Roman"/>
                <w:noProof/>
                <w:webHidden/>
                <w:color w:val="000000" w:themeColor="text1"/>
                <w:sz w:val="26"/>
                <w:szCs w:val="26"/>
              </w:rPr>
              <w:fldChar w:fldCharType="end"/>
            </w:r>
          </w:hyperlink>
        </w:p>
        <w:p w14:paraId="6B61B7D0" w14:textId="22E82075"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15" w:history="1">
            <w:r w:rsidRPr="00CB4E16">
              <w:rPr>
                <w:rStyle w:val="Hyperlink"/>
                <w:b w:val="0"/>
                <w:bCs w:val="0"/>
                <w:noProof/>
                <w:color w:val="000000" w:themeColor="text1"/>
              </w:rPr>
              <w:t>PHẦN III. PHẠM VI VÀ ĐỐI TƯỢNG CỦA ĐỀ ÁN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_Toc237789015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15</w:t>
            </w:r>
            <w:r w:rsidRPr="00CB4E16">
              <w:rPr>
                <w:rFonts w:ascii="Times New Roman" w:hAnsi="Times New Roman"/>
                <w:b w:val="0"/>
                <w:bCs w:val="0"/>
                <w:noProof/>
                <w:webHidden/>
                <w:color w:val="000000" w:themeColor="text1"/>
                <w:sz w:val="26"/>
                <w:szCs w:val="26"/>
              </w:rPr>
              <w:fldChar w:fldCharType="end"/>
            </w:r>
          </w:hyperlink>
        </w:p>
        <w:p w14:paraId="1ED595D5" w14:textId="1BED658B"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16" w:history="1">
            <w:r w:rsidRPr="00CB4E16">
              <w:rPr>
                <w:rStyle w:val="Hyperlink"/>
                <w:i w:val="0"/>
                <w:iCs w:val="0"/>
                <w:noProof/>
                <w:color w:val="000000" w:themeColor="text1"/>
              </w:rPr>
              <w:t>1. Phạm vi</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_Toc237789016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15</w:t>
            </w:r>
            <w:r w:rsidRPr="00CB4E16">
              <w:rPr>
                <w:rFonts w:ascii="Times New Roman" w:hAnsi="Times New Roman"/>
                <w:i w:val="0"/>
                <w:iCs w:val="0"/>
                <w:noProof/>
                <w:webHidden/>
                <w:color w:val="000000" w:themeColor="text1"/>
                <w:sz w:val="26"/>
                <w:szCs w:val="26"/>
              </w:rPr>
              <w:fldChar w:fldCharType="end"/>
            </w:r>
          </w:hyperlink>
        </w:p>
        <w:p w14:paraId="02E1DC2E" w14:textId="00EE85A0"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17" w:history="1">
            <w:r w:rsidRPr="00CB4E16">
              <w:rPr>
                <w:rStyle w:val="Hyperlink"/>
                <w:i w:val="0"/>
                <w:iCs w:val="0"/>
                <w:noProof/>
                <w:color w:val="000000" w:themeColor="text1"/>
              </w:rPr>
              <w:t>2. Đối tượng phục vụ</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_Toc237789017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15</w:t>
            </w:r>
            <w:r w:rsidRPr="00CB4E16">
              <w:rPr>
                <w:rFonts w:ascii="Times New Roman" w:hAnsi="Times New Roman"/>
                <w:i w:val="0"/>
                <w:iCs w:val="0"/>
                <w:noProof/>
                <w:webHidden/>
                <w:color w:val="000000" w:themeColor="text1"/>
                <w:sz w:val="26"/>
                <w:szCs w:val="26"/>
              </w:rPr>
              <w:fldChar w:fldCharType="end"/>
            </w:r>
          </w:hyperlink>
        </w:p>
        <w:p w14:paraId="2DC89559" w14:textId="79C412C9"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18" w:history="1">
            <w:r w:rsidRPr="00CB4E16">
              <w:rPr>
                <w:rStyle w:val="Hyperlink"/>
                <w:b w:val="0"/>
                <w:bCs w:val="0"/>
                <w:noProof/>
                <w:color w:val="000000" w:themeColor="text1"/>
              </w:rPr>
              <w:t>PHẦN IV. NỘI DUNG VÀ GIẢI PHÁP THỰC HIỆN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_Toc237789018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16</w:t>
            </w:r>
            <w:r w:rsidRPr="00CB4E16">
              <w:rPr>
                <w:rFonts w:ascii="Times New Roman" w:hAnsi="Times New Roman"/>
                <w:b w:val="0"/>
                <w:bCs w:val="0"/>
                <w:noProof/>
                <w:webHidden/>
                <w:color w:val="000000" w:themeColor="text1"/>
                <w:sz w:val="26"/>
                <w:szCs w:val="26"/>
              </w:rPr>
              <w:fldChar w:fldCharType="end"/>
            </w:r>
          </w:hyperlink>
        </w:p>
        <w:p w14:paraId="03163980" w14:textId="28A477C1"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19" w:history="1">
            <w:r w:rsidRPr="00CB4E16">
              <w:rPr>
                <w:rStyle w:val="Hyperlink"/>
                <w:i w:val="0"/>
                <w:iCs w:val="0"/>
                <w:noProof/>
                <w:color w:val="000000" w:themeColor="text1"/>
              </w:rPr>
              <w:t>1. Định hướng thương hiệu và giá trị cốt lõi</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_Toc237789019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16</w:t>
            </w:r>
            <w:r w:rsidRPr="00CB4E16">
              <w:rPr>
                <w:rFonts w:ascii="Times New Roman" w:hAnsi="Times New Roman"/>
                <w:i w:val="0"/>
                <w:iCs w:val="0"/>
                <w:noProof/>
                <w:webHidden/>
                <w:color w:val="000000" w:themeColor="text1"/>
                <w:sz w:val="26"/>
                <w:szCs w:val="26"/>
              </w:rPr>
              <w:fldChar w:fldCharType="end"/>
            </w:r>
          </w:hyperlink>
        </w:p>
        <w:p w14:paraId="06A89688" w14:textId="4825BE81"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20" w:history="1">
            <w:r w:rsidRPr="00CB4E16">
              <w:rPr>
                <w:rStyle w:val="Hyperlink"/>
                <w:i w:val="0"/>
                <w:iCs w:val="0"/>
                <w:noProof/>
                <w:color w:val="000000" w:themeColor="text1"/>
              </w:rPr>
              <w:t>1.1. Giá trị và động lực tham gia của các bên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_Toc237789020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16</w:t>
            </w:r>
            <w:r w:rsidRPr="00CB4E16">
              <w:rPr>
                <w:rFonts w:ascii="Times New Roman" w:hAnsi="Times New Roman"/>
                <w:i w:val="0"/>
                <w:iCs w:val="0"/>
                <w:noProof/>
                <w:webHidden/>
                <w:color w:val="000000" w:themeColor="text1"/>
                <w:sz w:val="26"/>
                <w:szCs w:val="26"/>
              </w:rPr>
              <w:fldChar w:fldCharType="end"/>
            </w:r>
          </w:hyperlink>
        </w:p>
        <w:p w14:paraId="0CA38746" w14:textId="03EA942B"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21" w:history="1">
            <w:r w:rsidRPr="00CB4E16">
              <w:rPr>
                <w:rStyle w:val="Hyperlink"/>
                <w:i w:val="0"/>
                <w:iCs w:val="0"/>
                <w:noProof/>
                <w:color w:val="000000" w:themeColor="text1"/>
              </w:rPr>
              <w:t>1.2. Cơ chế tạo giá trị và hình thành dòng tiền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_Toc237789021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16</w:t>
            </w:r>
            <w:r w:rsidRPr="00CB4E16">
              <w:rPr>
                <w:rFonts w:ascii="Times New Roman" w:hAnsi="Times New Roman"/>
                <w:i w:val="0"/>
                <w:iCs w:val="0"/>
                <w:noProof/>
                <w:webHidden/>
                <w:color w:val="000000" w:themeColor="text1"/>
                <w:sz w:val="26"/>
                <w:szCs w:val="26"/>
              </w:rPr>
              <w:fldChar w:fldCharType="end"/>
            </w:r>
          </w:hyperlink>
        </w:p>
        <w:p w14:paraId="788944D0" w14:textId="74EA0D4A"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22" w:history="1">
            <w:r w:rsidRPr="00CB4E16">
              <w:rPr>
                <w:rStyle w:val="Hyperlink"/>
                <w:i w:val="0"/>
                <w:iCs w:val="0"/>
                <w:noProof/>
                <w:color w:val="000000" w:themeColor="text1"/>
              </w:rPr>
              <w:t>1.3. Mô hình kinh doanh tổng thể</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_Toc237789022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17</w:t>
            </w:r>
            <w:r w:rsidRPr="00CB4E16">
              <w:rPr>
                <w:rFonts w:ascii="Times New Roman" w:hAnsi="Times New Roman"/>
                <w:i w:val="0"/>
                <w:iCs w:val="0"/>
                <w:noProof/>
                <w:webHidden/>
                <w:color w:val="000000" w:themeColor="text1"/>
                <w:sz w:val="26"/>
                <w:szCs w:val="26"/>
              </w:rPr>
              <w:fldChar w:fldCharType="end"/>
            </w:r>
          </w:hyperlink>
        </w:p>
        <w:p w14:paraId="4521E793" w14:textId="4DF14C42"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23" w:history="1">
            <w:r w:rsidRPr="00CB4E16">
              <w:rPr>
                <w:rStyle w:val="Hyperlink"/>
                <w:i w:val="0"/>
                <w:iCs w:val="0"/>
                <w:noProof/>
                <w:color w:val="000000" w:themeColor="text1"/>
              </w:rPr>
              <w:t>2. Kiến trúc chức năng của nền tảng</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_Toc237789023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18</w:t>
            </w:r>
            <w:r w:rsidRPr="00CB4E16">
              <w:rPr>
                <w:rFonts w:ascii="Times New Roman" w:hAnsi="Times New Roman"/>
                <w:i w:val="0"/>
                <w:iCs w:val="0"/>
                <w:noProof/>
                <w:webHidden/>
                <w:color w:val="000000" w:themeColor="text1"/>
                <w:sz w:val="26"/>
                <w:szCs w:val="26"/>
              </w:rPr>
              <w:fldChar w:fldCharType="end"/>
            </w:r>
          </w:hyperlink>
        </w:p>
        <w:p w14:paraId="40BDDE60" w14:textId="610CF611"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4" w:history="1">
            <w:r w:rsidRPr="00CB4E16">
              <w:rPr>
                <w:rStyle w:val="Hyperlink"/>
                <w:noProof/>
                <w:color w:val="000000" w:themeColor="text1"/>
              </w:rPr>
              <w:t>01. Hồ sơ và định danh chuyên gia, tổ chức KH&amp;CN</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_Toc237789024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18</w:t>
            </w:r>
            <w:r w:rsidRPr="00CB4E16">
              <w:rPr>
                <w:rFonts w:ascii="Times New Roman" w:hAnsi="Times New Roman"/>
                <w:noProof/>
                <w:webHidden/>
                <w:color w:val="000000" w:themeColor="text1"/>
                <w:sz w:val="26"/>
                <w:szCs w:val="26"/>
              </w:rPr>
              <w:fldChar w:fldCharType="end"/>
            </w:r>
          </w:hyperlink>
        </w:p>
        <w:p w14:paraId="4F08D8E6" w14:textId="0957EAD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5" w:history="1">
            <w:r w:rsidRPr="00CB4E16">
              <w:rPr>
                <w:rStyle w:val="Hyperlink"/>
                <w:noProof/>
                <w:color w:val="000000" w:themeColor="text1"/>
              </w:rPr>
              <w:t>02. Nguồn cung công nghệ, giải pháp và chuyển giao</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_Toc237789025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18</w:t>
            </w:r>
            <w:r w:rsidRPr="00CB4E16">
              <w:rPr>
                <w:rFonts w:ascii="Times New Roman" w:hAnsi="Times New Roman"/>
                <w:noProof/>
                <w:webHidden/>
                <w:color w:val="000000" w:themeColor="text1"/>
                <w:sz w:val="26"/>
                <w:szCs w:val="26"/>
              </w:rPr>
              <w:fldChar w:fldCharType="end"/>
            </w:r>
          </w:hyperlink>
        </w:p>
        <w:p w14:paraId="2175C919" w14:textId="62D55F8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6" w:history="1">
            <w:r w:rsidRPr="00CB4E16">
              <w:rPr>
                <w:rStyle w:val="Hyperlink"/>
                <w:noProof/>
                <w:color w:val="000000" w:themeColor="text1"/>
              </w:rPr>
              <w:t>03. Kho tri thức, dữ liệu khoa học và Knowledge Graph</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_Toc237789026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18</w:t>
            </w:r>
            <w:r w:rsidRPr="00CB4E16">
              <w:rPr>
                <w:rFonts w:ascii="Times New Roman" w:hAnsi="Times New Roman"/>
                <w:noProof/>
                <w:webHidden/>
                <w:color w:val="000000" w:themeColor="text1"/>
                <w:sz w:val="26"/>
                <w:szCs w:val="26"/>
              </w:rPr>
              <w:fldChar w:fldCharType="end"/>
            </w:r>
          </w:hyperlink>
        </w:p>
        <w:p w14:paraId="3EB079E2" w14:textId="4B1B6505"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7" w:history="1">
            <w:r w:rsidRPr="00CB4E16">
              <w:rPr>
                <w:rStyle w:val="Hyperlink"/>
                <w:noProof/>
                <w:color w:val="000000" w:themeColor="text1"/>
              </w:rPr>
              <w:t>04. Ngân hàng bài toán, nhu cầu và nhiệm vụ có nguồn lực</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_Toc237789027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19</w:t>
            </w:r>
            <w:r w:rsidRPr="00CB4E16">
              <w:rPr>
                <w:rFonts w:ascii="Times New Roman" w:hAnsi="Times New Roman"/>
                <w:noProof/>
                <w:webHidden/>
                <w:color w:val="000000" w:themeColor="text1"/>
                <w:sz w:val="26"/>
                <w:szCs w:val="26"/>
              </w:rPr>
              <w:fldChar w:fldCharType="end"/>
            </w:r>
          </w:hyperlink>
        </w:p>
        <w:p w14:paraId="1340969D" w14:textId="00028AAA"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8" w:history="1">
            <w:r w:rsidRPr="00CB4E16">
              <w:rPr>
                <w:rStyle w:val="Hyperlink"/>
                <w:noProof/>
                <w:color w:val="000000" w:themeColor="text1"/>
              </w:rPr>
              <w:t>05. AI tìm kiếm và ghép nối có giải thích</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_Toc237789028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19</w:t>
            </w:r>
            <w:r w:rsidRPr="00CB4E16">
              <w:rPr>
                <w:rFonts w:ascii="Times New Roman" w:hAnsi="Times New Roman"/>
                <w:noProof/>
                <w:webHidden/>
                <w:color w:val="000000" w:themeColor="text1"/>
                <w:sz w:val="26"/>
                <w:szCs w:val="26"/>
              </w:rPr>
              <w:fldChar w:fldCharType="end"/>
            </w:r>
          </w:hyperlink>
        </w:p>
        <w:p w14:paraId="2FDED1C3" w14:textId="7C03B123"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29" w:history="1">
            <w:r w:rsidRPr="00CB4E16">
              <w:rPr>
                <w:rStyle w:val="Hyperlink"/>
                <w:noProof/>
                <w:color w:val="000000" w:themeColor="text1"/>
              </w:rPr>
              <w:t>06. Giao dịch, hợp đồng, dự án, giải ngân và nghiệm thu</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_Toc237789029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19</w:t>
            </w:r>
            <w:r w:rsidRPr="00CB4E16">
              <w:rPr>
                <w:rFonts w:ascii="Times New Roman" w:hAnsi="Times New Roman"/>
                <w:noProof/>
                <w:webHidden/>
                <w:color w:val="000000" w:themeColor="text1"/>
                <w:sz w:val="26"/>
                <w:szCs w:val="26"/>
              </w:rPr>
              <w:fldChar w:fldCharType="end"/>
            </w:r>
          </w:hyperlink>
        </w:p>
        <w:p w14:paraId="1221FFAF" w14:textId="4D528B39"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0" w:history="1">
            <w:r w:rsidRPr="00CB4E16">
              <w:rPr>
                <w:rStyle w:val="Hyperlink"/>
                <w:noProof/>
                <w:color w:val="000000" w:themeColor="text1"/>
              </w:rPr>
              <w:t>07. Thiết bị, phòng thí nghiệm và dịch vụ KH&amp;CN</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_Toc237789030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19</w:t>
            </w:r>
            <w:r w:rsidRPr="00CB4E16">
              <w:rPr>
                <w:rFonts w:ascii="Times New Roman" w:hAnsi="Times New Roman"/>
                <w:noProof/>
                <w:webHidden/>
                <w:color w:val="000000" w:themeColor="text1"/>
                <w:sz w:val="26"/>
                <w:szCs w:val="26"/>
              </w:rPr>
              <w:fldChar w:fldCharType="end"/>
            </w:r>
          </w:hyperlink>
        </w:p>
        <w:p w14:paraId="3D5A87E2" w14:textId="78BA7436"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1" w:history="1">
            <w:r w:rsidRPr="00CB4E16">
              <w:rPr>
                <w:rStyle w:val="Hyperlink"/>
                <w:noProof/>
                <w:color w:val="000000" w:themeColor="text1"/>
              </w:rPr>
              <w:t>08. Tài trợ, huy động nguồn lực và hồ sơ gọi vốn</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_Toc237789031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19</w:t>
            </w:r>
            <w:r w:rsidRPr="00CB4E16">
              <w:rPr>
                <w:rFonts w:ascii="Times New Roman" w:hAnsi="Times New Roman"/>
                <w:noProof/>
                <w:webHidden/>
                <w:color w:val="000000" w:themeColor="text1"/>
                <w:sz w:val="26"/>
                <w:szCs w:val="26"/>
              </w:rPr>
              <w:fldChar w:fldCharType="end"/>
            </w:r>
          </w:hyperlink>
        </w:p>
        <w:p w14:paraId="551BC27D" w14:textId="10688320"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2" w:history="1">
            <w:r w:rsidRPr="00CB4E16">
              <w:rPr>
                <w:rStyle w:val="Hyperlink"/>
                <w:noProof/>
                <w:color w:val="000000" w:themeColor="text1"/>
              </w:rPr>
              <w:t>09. Truyền thông, phổ biến tri thức, cộng đồng và sự kiện</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_Toc237789032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20</w:t>
            </w:r>
            <w:r w:rsidRPr="00CB4E16">
              <w:rPr>
                <w:rFonts w:ascii="Times New Roman" w:hAnsi="Times New Roman"/>
                <w:noProof/>
                <w:webHidden/>
                <w:color w:val="000000" w:themeColor="text1"/>
                <w:sz w:val="26"/>
                <w:szCs w:val="26"/>
              </w:rPr>
              <w:fldChar w:fldCharType="end"/>
            </w:r>
          </w:hyperlink>
        </w:p>
        <w:p w14:paraId="25012A00" w14:textId="543370C7"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3" w:history="1">
            <w:r w:rsidRPr="00CB4E16">
              <w:rPr>
                <w:rStyle w:val="Hyperlink"/>
                <w:noProof/>
                <w:color w:val="000000" w:themeColor="text1"/>
              </w:rPr>
              <w:t>10. Quản trị hội thành viên và mạng lưới VUSTA</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_Toc237789033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20</w:t>
            </w:r>
            <w:r w:rsidRPr="00CB4E16">
              <w:rPr>
                <w:rFonts w:ascii="Times New Roman" w:hAnsi="Times New Roman"/>
                <w:noProof/>
                <w:webHidden/>
                <w:color w:val="000000" w:themeColor="text1"/>
                <w:sz w:val="26"/>
                <w:szCs w:val="26"/>
              </w:rPr>
              <w:fldChar w:fldCharType="end"/>
            </w:r>
          </w:hyperlink>
        </w:p>
        <w:p w14:paraId="38B50DC1" w14:textId="740B0315"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4" w:history="1">
            <w:r w:rsidRPr="00CB4E16">
              <w:rPr>
                <w:rStyle w:val="Hyperlink"/>
                <w:noProof/>
                <w:color w:val="000000" w:themeColor="text1"/>
              </w:rPr>
              <w:t>11. Trung tâm điều hành, KPI và đo lường tác động</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_Toc237789034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20</w:t>
            </w:r>
            <w:r w:rsidRPr="00CB4E16">
              <w:rPr>
                <w:rFonts w:ascii="Times New Roman" w:hAnsi="Times New Roman"/>
                <w:noProof/>
                <w:webHidden/>
                <w:color w:val="000000" w:themeColor="text1"/>
                <w:sz w:val="26"/>
                <w:szCs w:val="26"/>
              </w:rPr>
              <w:fldChar w:fldCharType="end"/>
            </w:r>
          </w:hyperlink>
        </w:p>
        <w:p w14:paraId="14DD7118" w14:textId="4F75F3C9" w:rsidR="00A35F88" w:rsidRPr="00CB4E16" w:rsidRDefault="00A35F88" w:rsidP="00A35F88">
          <w:pPr>
            <w:pStyle w:val="TOC3"/>
            <w:tabs>
              <w:tab w:val="right" w:leader="dot" w:pos="9061"/>
            </w:tabs>
            <w:spacing w:before="120"/>
            <w:rPr>
              <w:rFonts w:ascii="Times New Roman" w:eastAsiaTheme="minorEastAsia" w:hAnsi="Times New Roman"/>
              <w:noProof/>
              <w:color w:val="000000" w:themeColor="text1"/>
              <w:kern w:val="2"/>
              <w:sz w:val="26"/>
              <w:szCs w:val="26"/>
              <w14:ligatures w14:val="standardContextual"/>
            </w:rPr>
          </w:pPr>
          <w:hyperlink w:anchor="_Toc237789035" w:history="1">
            <w:r w:rsidRPr="00CB4E16">
              <w:rPr>
                <w:rStyle w:val="Hyperlink"/>
                <w:noProof/>
                <w:color w:val="000000" w:themeColor="text1"/>
              </w:rPr>
              <w:t>Kiến trúc kỹ thuật tham chiếu dùng chung</w:t>
            </w:r>
            <w:r w:rsidRPr="00CB4E16">
              <w:rPr>
                <w:rFonts w:ascii="Times New Roman" w:hAnsi="Times New Roman"/>
                <w:noProof/>
                <w:webHidden/>
                <w:color w:val="000000" w:themeColor="text1"/>
                <w:sz w:val="26"/>
                <w:szCs w:val="26"/>
              </w:rPr>
              <w:tab/>
            </w:r>
            <w:r w:rsidRPr="00CB4E16">
              <w:rPr>
                <w:rFonts w:ascii="Times New Roman" w:hAnsi="Times New Roman"/>
                <w:noProof/>
                <w:webHidden/>
                <w:color w:val="000000" w:themeColor="text1"/>
                <w:sz w:val="26"/>
                <w:szCs w:val="26"/>
              </w:rPr>
              <w:fldChar w:fldCharType="begin"/>
            </w:r>
            <w:r w:rsidRPr="00CB4E16">
              <w:rPr>
                <w:rFonts w:ascii="Times New Roman" w:hAnsi="Times New Roman"/>
                <w:noProof/>
                <w:webHidden/>
                <w:color w:val="000000" w:themeColor="text1"/>
                <w:sz w:val="26"/>
                <w:szCs w:val="26"/>
              </w:rPr>
              <w:instrText xml:space="preserve"> PAGEREF _Toc237789035 \h </w:instrText>
            </w:r>
            <w:r w:rsidRPr="00CB4E16">
              <w:rPr>
                <w:rFonts w:ascii="Times New Roman" w:hAnsi="Times New Roman"/>
                <w:noProof/>
                <w:webHidden/>
                <w:color w:val="000000" w:themeColor="text1"/>
                <w:sz w:val="26"/>
                <w:szCs w:val="26"/>
              </w:rPr>
            </w:r>
            <w:r w:rsidRPr="00CB4E16">
              <w:rPr>
                <w:rFonts w:ascii="Times New Roman" w:hAnsi="Times New Roman"/>
                <w:noProof/>
                <w:webHidden/>
                <w:color w:val="000000" w:themeColor="text1"/>
                <w:sz w:val="26"/>
                <w:szCs w:val="26"/>
              </w:rPr>
              <w:fldChar w:fldCharType="separate"/>
            </w:r>
            <w:r w:rsidRPr="00CB4E16">
              <w:rPr>
                <w:rFonts w:ascii="Times New Roman" w:hAnsi="Times New Roman"/>
                <w:noProof/>
                <w:webHidden/>
                <w:color w:val="000000" w:themeColor="text1"/>
                <w:sz w:val="26"/>
                <w:szCs w:val="26"/>
              </w:rPr>
              <w:t>20</w:t>
            </w:r>
            <w:r w:rsidRPr="00CB4E16">
              <w:rPr>
                <w:rFonts w:ascii="Times New Roman" w:hAnsi="Times New Roman"/>
                <w:noProof/>
                <w:webHidden/>
                <w:color w:val="000000" w:themeColor="text1"/>
                <w:sz w:val="26"/>
                <w:szCs w:val="26"/>
              </w:rPr>
              <w:fldChar w:fldCharType="end"/>
            </w:r>
          </w:hyperlink>
        </w:p>
        <w:p w14:paraId="0E48603E" w14:textId="1F0FD2EF"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36" w:history="1">
            <w:r w:rsidRPr="00CB4E16">
              <w:rPr>
                <w:rStyle w:val="Hyperlink"/>
                <w:i w:val="0"/>
                <w:iCs w:val="0"/>
                <w:noProof/>
                <w:color w:val="000000" w:themeColor="text1"/>
              </w:rPr>
              <w:t>3. Giải pháp triển khai</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_Toc237789036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22</w:t>
            </w:r>
            <w:r w:rsidRPr="00CB4E16">
              <w:rPr>
                <w:rFonts w:ascii="Times New Roman" w:hAnsi="Times New Roman"/>
                <w:i w:val="0"/>
                <w:iCs w:val="0"/>
                <w:noProof/>
                <w:webHidden/>
                <w:color w:val="000000" w:themeColor="text1"/>
                <w:sz w:val="26"/>
                <w:szCs w:val="26"/>
              </w:rPr>
              <w:fldChar w:fldCharType="end"/>
            </w:r>
          </w:hyperlink>
        </w:p>
        <w:p w14:paraId="09A0D8AF" w14:textId="703BE0D4"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37" w:history="1">
            <w:r w:rsidRPr="00CB4E16">
              <w:rPr>
                <w:rStyle w:val="Hyperlink"/>
                <w:i w:val="0"/>
                <w:iCs w:val="0"/>
                <w:noProof/>
                <w:color w:val="000000" w:themeColor="text1"/>
              </w:rPr>
              <w:t>4. An toàn thông tin, bảo mật và sao lưu, phục hồi dữ liệu</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_Toc237789037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23</w:t>
            </w:r>
            <w:r w:rsidRPr="00CB4E16">
              <w:rPr>
                <w:rFonts w:ascii="Times New Roman" w:hAnsi="Times New Roman"/>
                <w:i w:val="0"/>
                <w:iCs w:val="0"/>
                <w:noProof/>
                <w:webHidden/>
                <w:color w:val="000000" w:themeColor="text1"/>
                <w:sz w:val="26"/>
                <w:szCs w:val="26"/>
              </w:rPr>
              <w:fldChar w:fldCharType="end"/>
            </w:r>
          </w:hyperlink>
        </w:p>
        <w:p w14:paraId="7AA560DA" w14:textId="131C258B"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38" w:history="1">
            <w:r w:rsidRPr="00CB4E16">
              <w:rPr>
                <w:rStyle w:val="Hyperlink"/>
                <w:i w:val="0"/>
                <w:iCs w:val="0"/>
                <w:noProof/>
                <w:color w:val="000000" w:themeColor="text1"/>
              </w:rPr>
              <w:t>4.1. Xác thực và phân quyền truy cập</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_Toc237789038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23</w:t>
            </w:r>
            <w:r w:rsidRPr="00CB4E16">
              <w:rPr>
                <w:rFonts w:ascii="Times New Roman" w:hAnsi="Times New Roman"/>
                <w:i w:val="0"/>
                <w:iCs w:val="0"/>
                <w:noProof/>
                <w:webHidden/>
                <w:color w:val="000000" w:themeColor="text1"/>
                <w:sz w:val="26"/>
                <w:szCs w:val="26"/>
              </w:rPr>
              <w:fldChar w:fldCharType="end"/>
            </w:r>
          </w:hyperlink>
        </w:p>
        <w:p w14:paraId="35817CA3" w14:textId="5324E204"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39" w:history="1">
            <w:r w:rsidRPr="00CB4E16">
              <w:rPr>
                <w:rStyle w:val="Hyperlink"/>
                <w:i w:val="0"/>
                <w:iCs w:val="0"/>
                <w:noProof/>
                <w:color w:val="000000" w:themeColor="text1"/>
              </w:rPr>
              <w:t>4.2. Bảo vệ dữ liệu và quyền riêng tư</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_Toc237789039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23</w:t>
            </w:r>
            <w:r w:rsidRPr="00CB4E16">
              <w:rPr>
                <w:rFonts w:ascii="Times New Roman" w:hAnsi="Times New Roman"/>
                <w:i w:val="0"/>
                <w:iCs w:val="0"/>
                <w:noProof/>
                <w:webHidden/>
                <w:color w:val="000000" w:themeColor="text1"/>
                <w:sz w:val="26"/>
                <w:szCs w:val="26"/>
              </w:rPr>
              <w:fldChar w:fldCharType="end"/>
            </w:r>
          </w:hyperlink>
        </w:p>
        <w:p w14:paraId="43975334" w14:textId="11F88419"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0" w:history="1">
            <w:r w:rsidRPr="00CB4E16">
              <w:rPr>
                <w:rStyle w:val="Hyperlink"/>
                <w:i w:val="0"/>
                <w:iCs w:val="0"/>
                <w:noProof/>
                <w:color w:val="000000" w:themeColor="text1"/>
              </w:rPr>
              <w:t>4.3. An ninh hạ tầng và mạng</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_Toc237789040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24</w:t>
            </w:r>
            <w:r w:rsidRPr="00CB4E16">
              <w:rPr>
                <w:rFonts w:ascii="Times New Roman" w:hAnsi="Times New Roman"/>
                <w:i w:val="0"/>
                <w:iCs w:val="0"/>
                <w:noProof/>
                <w:webHidden/>
                <w:color w:val="000000" w:themeColor="text1"/>
                <w:sz w:val="26"/>
                <w:szCs w:val="26"/>
              </w:rPr>
              <w:fldChar w:fldCharType="end"/>
            </w:r>
          </w:hyperlink>
        </w:p>
        <w:p w14:paraId="1F5FD180" w14:textId="73F15E3A"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1" w:history="1">
            <w:r w:rsidRPr="00CB4E16">
              <w:rPr>
                <w:rStyle w:val="Hyperlink"/>
                <w:i w:val="0"/>
                <w:iCs w:val="0"/>
                <w:noProof/>
                <w:color w:val="000000" w:themeColor="text1"/>
              </w:rPr>
              <w:t>4.4. Giám sát, phát hiện và phản ứng sự cố</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_Toc237789041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24</w:t>
            </w:r>
            <w:r w:rsidRPr="00CB4E16">
              <w:rPr>
                <w:rFonts w:ascii="Times New Roman" w:hAnsi="Times New Roman"/>
                <w:i w:val="0"/>
                <w:iCs w:val="0"/>
                <w:noProof/>
                <w:webHidden/>
                <w:color w:val="000000" w:themeColor="text1"/>
                <w:sz w:val="26"/>
                <w:szCs w:val="26"/>
              </w:rPr>
              <w:fldChar w:fldCharType="end"/>
            </w:r>
          </w:hyperlink>
        </w:p>
        <w:p w14:paraId="39F4ECA6" w14:textId="08553C87"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2" w:history="1">
            <w:r w:rsidRPr="00CB4E16">
              <w:rPr>
                <w:rStyle w:val="Hyperlink"/>
                <w:i w:val="0"/>
                <w:iCs w:val="0"/>
                <w:noProof/>
                <w:color w:val="000000" w:themeColor="text1"/>
              </w:rPr>
              <w:t>4.5. Sao lưu và phục hồi dữ liệu</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_Toc237789042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24</w:t>
            </w:r>
            <w:r w:rsidRPr="00CB4E16">
              <w:rPr>
                <w:rFonts w:ascii="Times New Roman" w:hAnsi="Times New Roman"/>
                <w:i w:val="0"/>
                <w:iCs w:val="0"/>
                <w:noProof/>
                <w:webHidden/>
                <w:color w:val="000000" w:themeColor="text1"/>
                <w:sz w:val="26"/>
                <w:szCs w:val="26"/>
              </w:rPr>
              <w:fldChar w:fldCharType="end"/>
            </w:r>
          </w:hyperlink>
        </w:p>
        <w:p w14:paraId="04276B48" w14:textId="13F70543"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3" w:history="1">
            <w:r w:rsidRPr="00CB4E16">
              <w:rPr>
                <w:rStyle w:val="Hyperlink"/>
                <w:i w:val="0"/>
                <w:iCs w:val="0"/>
                <w:noProof/>
                <w:color w:val="000000" w:themeColor="text1"/>
              </w:rPr>
              <w:t>4.6. Bảo đảm liên tục hoạt động (Business Continuity)</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_Toc237789043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24</w:t>
            </w:r>
            <w:r w:rsidRPr="00CB4E16">
              <w:rPr>
                <w:rFonts w:ascii="Times New Roman" w:hAnsi="Times New Roman"/>
                <w:i w:val="0"/>
                <w:iCs w:val="0"/>
                <w:noProof/>
                <w:webHidden/>
                <w:color w:val="000000" w:themeColor="text1"/>
                <w:sz w:val="26"/>
                <w:szCs w:val="26"/>
              </w:rPr>
              <w:fldChar w:fldCharType="end"/>
            </w:r>
          </w:hyperlink>
        </w:p>
        <w:p w14:paraId="774B6DDD" w14:textId="191819FD"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4" w:history="1">
            <w:r w:rsidRPr="00CB4E16">
              <w:rPr>
                <w:rStyle w:val="Hyperlink"/>
                <w:i w:val="0"/>
                <w:iCs w:val="0"/>
                <w:noProof/>
                <w:color w:val="000000" w:themeColor="text1"/>
              </w:rPr>
              <w:t>4.7. Kiểm soát phụ thuộc nhà cung cấp và quyền sở hữu dữ liệu</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_Toc237789044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25</w:t>
            </w:r>
            <w:r w:rsidRPr="00CB4E16">
              <w:rPr>
                <w:rFonts w:ascii="Times New Roman" w:hAnsi="Times New Roman"/>
                <w:i w:val="0"/>
                <w:iCs w:val="0"/>
                <w:noProof/>
                <w:webHidden/>
                <w:color w:val="000000" w:themeColor="text1"/>
                <w:sz w:val="26"/>
                <w:szCs w:val="26"/>
              </w:rPr>
              <w:fldChar w:fldCharType="end"/>
            </w:r>
          </w:hyperlink>
        </w:p>
        <w:p w14:paraId="23C2A6C8" w14:textId="26F65D13"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45" w:history="1">
            <w:r w:rsidRPr="00CB4E16">
              <w:rPr>
                <w:rStyle w:val="Hyperlink"/>
                <w:b w:val="0"/>
                <w:bCs w:val="0"/>
                <w:noProof/>
                <w:color w:val="000000" w:themeColor="text1"/>
              </w:rPr>
              <w:t>PHẦN V. LỘ TRÌNH THỰC HIỆN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_Toc237789045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26</w:t>
            </w:r>
            <w:r w:rsidRPr="00CB4E16">
              <w:rPr>
                <w:rFonts w:ascii="Times New Roman" w:hAnsi="Times New Roman"/>
                <w:b w:val="0"/>
                <w:bCs w:val="0"/>
                <w:noProof/>
                <w:webHidden/>
                <w:color w:val="000000" w:themeColor="text1"/>
                <w:sz w:val="26"/>
                <w:szCs w:val="26"/>
              </w:rPr>
              <w:fldChar w:fldCharType="end"/>
            </w:r>
          </w:hyperlink>
        </w:p>
        <w:p w14:paraId="7D8504EB" w14:textId="20D9DFC7"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46" w:history="1">
            <w:r w:rsidRPr="00CB4E16">
              <w:rPr>
                <w:rStyle w:val="Hyperlink"/>
                <w:b w:val="0"/>
                <w:bCs w:val="0"/>
                <w:noProof/>
                <w:color w:val="000000" w:themeColor="text1"/>
              </w:rPr>
              <w:t>PHẦN VI. TỔ CHỨC THỰC HIỆN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_Toc237789046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27</w:t>
            </w:r>
            <w:r w:rsidRPr="00CB4E16">
              <w:rPr>
                <w:rFonts w:ascii="Times New Roman" w:hAnsi="Times New Roman"/>
                <w:b w:val="0"/>
                <w:bCs w:val="0"/>
                <w:noProof/>
                <w:webHidden/>
                <w:color w:val="000000" w:themeColor="text1"/>
                <w:sz w:val="26"/>
                <w:szCs w:val="26"/>
              </w:rPr>
              <w:fldChar w:fldCharType="end"/>
            </w:r>
          </w:hyperlink>
        </w:p>
        <w:p w14:paraId="731AA966" w14:textId="4F445CC8"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47" w:history="1">
            <w:r w:rsidRPr="00CB4E16">
              <w:rPr>
                <w:rStyle w:val="Hyperlink"/>
                <w:b w:val="0"/>
                <w:bCs w:val="0"/>
                <w:noProof/>
                <w:color w:val="000000" w:themeColor="text1"/>
              </w:rPr>
              <w:t>PHẦN VII. NGUỒN LỰC VÀ KINH PHÍ THỰC HIỆN</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_Toc237789047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27</w:t>
            </w:r>
            <w:r w:rsidRPr="00CB4E16">
              <w:rPr>
                <w:rFonts w:ascii="Times New Roman" w:hAnsi="Times New Roman"/>
                <w:b w:val="0"/>
                <w:bCs w:val="0"/>
                <w:noProof/>
                <w:webHidden/>
                <w:color w:val="000000" w:themeColor="text1"/>
                <w:sz w:val="26"/>
                <w:szCs w:val="26"/>
              </w:rPr>
              <w:fldChar w:fldCharType="end"/>
            </w:r>
          </w:hyperlink>
        </w:p>
        <w:p w14:paraId="60E19BD3" w14:textId="2D24C34D"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8" w:history="1">
            <w:r w:rsidRPr="00CB4E16">
              <w:rPr>
                <w:rStyle w:val="Hyperlink"/>
                <w:i w:val="0"/>
                <w:iCs w:val="0"/>
                <w:noProof/>
                <w:color w:val="000000" w:themeColor="text1"/>
              </w:rPr>
              <w:t>1. Nguồn lực thực hiện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_Toc237789048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27</w:t>
            </w:r>
            <w:r w:rsidRPr="00CB4E16">
              <w:rPr>
                <w:rFonts w:ascii="Times New Roman" w:hAnsi="Times New Roman"/>
                <w:i w:val="0"/>
                <w:iCs w:val="0"/>
                <w:noProof/>
                <w:webHidden/>
                <w:color w:val="000000" w:themeColor="text1"/>
                <w:sz w:val="26"/>
                <w:szCs w:val="26"/>
              </w:rPr>
              <w:fldChar w:fldCharType="end"/>
            </w:r>
          </w:hyperlink>
        </w:p>
        <w:p w14:paraId="4A23CB8A" w14:textId="23EA369C"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49" w:history="1">
            <w:r w:rsidRPr="00CB4E16">
              <w:rPr>
                <w:rStyle w:val="Hyperlink"/>
                <w:i w:val="0"/>
                <w:iCs w:val="0"/>
                <w:noProof/>
                <w:color w:val="000000" w:themeColor="text1"/>
              </w:rPr>
              <w:t>2. Kinh phí xây dựng đề án (Giai đoạn 1)</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_Toc237789049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28</w:t>
            </w:r>
            <w:r w:rsidRPr="00CB4E16">
              <w:rPr>
                <w:rFonts w:ascii="Times New Roman" w:hAnsi="Times New Roman"/>
                <w:i w:val="0"/>
                <w:iCs w:val="0"/>
                <w:noProof/>
                <w:webHidden/>
                <w:color w:val="000000" w:themeColor="text1"/>
                <w:sz w:val="26"/>
                <w:szCs w:val="26"/>
              </w:rPr>
              <w:fldChar w:fldCharType="end"/>
            </w:r>
          </w:hyperlink>
        </w:p>
        <w:p w14:paraId="5A443776" w14:textId="398EE5FA"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50" w:history="1">
            <w:r w:rsidRPr="00CB4E16">
              <w:rPr>
                <w:rStyle w:val="Hyperlink"/>
                <w:i w:val="0"/>
                <w:iCs w:val="0"/>
                <w:noProof/>
                <w:color w:val="000000" w:themeColor="text1"/>
              </w:rPr>
              <w:t>3. Mô hình doanh thu và nguyên tắc dòng tiền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_Toc237789050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29</w:t>
            </w:r>
            <w:r w:rsidRPr="00CB4E16">
              <w:rPr>
                <w:rFonts w:ascii="Times New Roman" w:hAnsi="Times New Roman"/>
                <w:i w:val="0"/>
                <w:iCs w:val="0"/>
                <w:noProof/>
                <w:webHidden/>
                <w:color w:val="000000" w:themeColor="text1"/>
                <w:sz w:val="26"/>
                <w:szCs w:val="26"/>
              </w:rPr>
              <w:fldChar w:fldCharType="end"/>
            </w:r>
          </w:hyperlink>
        </w:p>
        <w:p w14:paraId="06108AE7" w14:textId="7E2B9219"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51" w:history="1">
            <w:r w:rsidRPr="00CB4E16">
              <w:rPr>
                <w:rStyle w:val="Hyperlink"/>
                <w:b w:val="0"/>
                <w:bCs w:val="0"/>
                <w:noProof/>
                <w:color w:val="000000" w:themeColor="text1"/>
              </w:rPr>
              <w:t>PHẦN VIII. HIỆU QUẢ VÀ RỦI RO</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_Toc237789051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30</w:t>
            </w:r>
            <w:r w:rsidRPr="00CB4E16">
              <w:rPr>
                <w:rFonts w:ascii="Times New Roman" w:hAnsi="Times New Roman"/>
                <w:b w:val="0"/>
                <w:bCs w:val="0"/>
                <w:noProof/>
                <w:webHidden/>
                <w:color w:val="000000" w:themeColor="text1"/>
                <w:sz w:val="26"/>
                <w:szCs w:val="26"/>
              </w:rPr>
              <w:fldChar w:fldCharType="end"/>
            </w:r>
          </w:hyperlink>
        </w:p>
        <w:p w14:paraId="43AD7C03" w14:textId="174CF2D6"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52" w:history="1">
            <w:r w:rsidRPr="00CB4E16">
              <w:rPr>
                <w:rStyle w:val="Hyperlink"/>
                <w:i w:val="0"/>
                <w:iCs w:val="0"/>
                <w:noProof/>
                <w:color w:val="000000" w:themeColor="text1"/>
              </w:rPr>
              <w:t>1. Hiệu quả dự kiến</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_Toc237789052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30</w:t>
            </w:r>
            <w:r w:rsidRPr="00CB4E16">
              <w:rPr>
                <w:rFonts w:ascii="Times New Roman" w:hAnsi="Times New Roman"/>
                <w:i w:val="0"/>
                <w:iCs w:val="0"/>
                <w:noProof/>
                <w:webHidden/>
                <w:color w:val="000000" w:themeColor="text1"/>
                <w:sz w:val="26"/>
                <w:szCs w:val="26"/>
              </w:rPr>
              <w:fldChar w:fldCharType="end"/>
            </w:r>
          </w:hyperlink>
        </w:p>
        <w:p w14:paraId="717B4C7D" w14:textId="48CD1BF4" w:rsidR="00A35F88" w:rsidRPr="00CB4E16" w:rsidRDefault="00A35F88" w:rsidP="00A35F88">
          <w:pPr>
            <w:pStyle w:val="TOC2"/>
            <w:tabs>
              <w:tab w:val="right" w:leader="dot" w:pos="9061"/>
            </w:tabs>
            <w:rPr>
              <w:rFonts w:ascii="Times New Roman" w:eastAsiaTheme="minorEastAsia" w:hAnsi="Times New Roman"/>
              <w:i w:val="0"/>
              <w:iCs w:val="0"/>
              <w:noProof/>
              <w:color w:val="000000" w:themeColor="text1"/>
              <w:kern w:val="2"/>
              <w:sz w:val="26"/>
              <w:szCs w:val="26"/>
              <w14:ligatures w14:val="standardContextual"/>
            </w:rPr>
          </w:pPr>
          <w:hyperlink w:anchor="_Toc237789053" w:history="1">
            <w:r w:rsidRPr="00CB4E16">
              <w:rPr>
                <w:rStyle w:val="Hyperlink"/>
                <w:i w:val="0"/>
                <w:iCs w:val="0"/>
                <w:noProof/>
                <w:color w:val="000000" w:themeColor="text1"/>
              </w:rPr>
              <w:t>2. Rủi ro và biện pháp giảm thiểu</w:t>
            </w:r>
            <w:r w:rsidRPr="00CB4E16">
              <w:rPr>
                <w:rFonts w:ascii="Times New Roman" w:hAnsi="Times New Roman"/>
                <w:i w:val="0"/>
                <w:iCs w:val="0"/>
                <w:noProof/>
                <w:webHidden/>
                <w:color w:val="000000" w:themeColor="text1"/>
                <w:sz w:val="26"/>
                <w:szCs w:val="26"/>
              </w:rPr>
              <w:tab/>
            </w:r>
            <w:r w:rsidRPr="00CB4E16">
              <w:rPr>
                <w:rFonts w:ascii="Times New Roman" w:hAnsi="Times New Roman"/>
                <w:i w:val="0"/>
                <w:iCs w:val="0"/>
                <w:noProof/>
                <w:webHidden/>
                <w:color w:val="000000" w:themeColor="text1"/>
                <w:sz w:val="26"/>
                <w:szCs w:val="26"/>
              </w:rPr>
              <w:fldChar w:fldCharType="begin"/>
            </w:r>
            <w:r w:rsidRPr="00CB4E16">
              <w:rPr>
                <w:rFonts w:ascii="Times New Roman" w:hAnsi="Times New Roman"/>
                <w:i w:val="0"/>
                <w:iCs w:val="0"/>
                <w:noProof/>
                <w:webHidden/>
                <w:color w:val="000000" w:themeColor="text1"/>
                <w:sz w:val="26"/>
                <w:szCs w:val="26"/>
              </w:rPr>
              <w:instrText xml:space="preserve"> PAGEREF _Toc237789053 \h </w:instrText>
            </w:r>
            <w:r w:rsidRPr="00CB4E16">
              <w:rPr>
                <w:rFonts w:ascii="Times New Roman" w:hAnsi="Times New Roman"/>
                <w:i w:val="0"/>
                <w:iCs w:val="0"/>
                <w:noProof/>
                <w:webHidden/>
                <w:color w:val="000000" w:themeColor="text1"/>
                <w:sz w:val="26"/>
                <w:szCs w:val="26"/>
              </w:rPr>
            </w:r>
            <w:r w:rsidRPr="00CB4E16">
              <w:rPr>
                <w:rFonts w:ascii="Times New Roman" w:hAnsi="Times New Roman"/>
                <w:i w:val="0"/>
                <w:iCs w:val="0"/>
                <w:noProof/>
                <w:webHidden/>
                <w:color w:val="000000" w:themeColor="text1"/>
                <w:sz w:val="26"/>
                <w:szCs w:val="26"/>
              </w:rPr>
              <w:fldChar w:fldCharType="separate"/>
            </w:r>
            <w:r w:rsidRPr="00CB4E16">
              <w:rPr>
                <w:rFonts w:ascii="Times New Roman" w:hAnsi="Times New Roman"/>
                <w:i w:val="0"/>
                <w:iCs w:val="0"/>
                <w:noProof/>
                <w:webHidden/>
                <w:color w:val="000000" w:themeColor="text1"/>
                <w:sz w:val="26"/>
                <w:szCs w:val="26"/>
              </w:rPr>
              <w:t>30</w:t>
            </w:r>
            <w:r w:rsidRPr="00CB4E16">
              <w:rPr>
                <w:rFonts w:ascii="Times New Roman" w:hAnsi="Times New Roman"/>
                <w:i w:val="0"/>
                <w:iCs w:val="0"/>
                <w:noProof/>
                <w:webHidden/>
                <w:color w:val="000000" w:themeColor="text1"/>
                <w:sz w:val="26"/>
                <w:szCs w:val="26"/>
              </w:rPr>
              <w:fldChar w:fldCharType="end"/>
            </w:r>
          </w:hyperlink>
        </w:p>
        <w:p w14:paraId="2232499A" w14:textId="0D96EC0C"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54" w:history="1">
            <w:r w:rsidRPr="00CB4E16">
              <w:rPr>
                <w:rStyle w:val="Hyperlink"/>
                <w:b w:val="0"/>
                <w:bCs w:val="0"/>
                <w:noProof/>
                <w:color w:val="000000" w:themeColor="text1"/>
              </w:rPr>
              <w:t>KẾT LUẬN VÀ KIẾN NGHỊ</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_Toc237789054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31</w:t>
            </w:r>
            <w:r w:rsidRPr="00CB4E16">
              <w:rPr>
                <w:rFonts w:ascii="Times New Roman" w:hAnsi="Times New Roman"/>
                <w:b w:val="0"/>
                <w:bCs w:val="0"/>
                <w:noProof/>
                <w:webHidden/>
                <w:color w:val="000000" w:themeColor="text1"/>
                <w:sz w:val="26"/>
                <w:szCs w:val="26"/>
              </w:rPr>
              <w:fldChar w:fldCharType="end"/>
            </w:r>
          </w:hyperlink>
        </w:p>
        <w:p w14:paraId="7E3E6BE3" w14:textId="437C019A" w:rsidR="00A35F88" w:rsidRPr="00CB4E16" w:rsidRDefault="00A35F88" w:rsidP="00A35F88">
          <w:pPr>
            <w:pStyle w:val="TOC1"/>
            <w:tabs>
              <w:tab w:val="right" w:leader="dot" w:pos="9061"/>
            </w:tabs>
            <w:spacing w:before="120" w:after="0"/>
            <w:rPr>
              <w:rFonts w:ascii="Times New Roman" w:eastAsiaTheme="minorEastAsia" w:hAnsi="Times New Roman"/>
              <w:b w:val="0"/>
              <w:bCs w:val="0"/>
              <w:noProof/>
              <w:color w:val="000000" w:themeColor="text1"/>
              <w:kern w:val="2"/>
              <w:sz w:val="26"/>
              <w:szCs w:val="26"/>
              <w14:ligatures w14:val="standardContextual"/>
            </w:rPr>
          </w:pPr>
          <w:hyperlink w:anchor="_Toc237789055" w:history="1">
            <w:r w:rsidRPr="00CB4E16">
              <w:rPr>
                <w:rStyle w:val="Hyperlink"/>
                <w:b w:val="0"/>
                <w:bCs w:val="0"/>
                <w:noProof/>
                <w:color w:val="000000" w:themeColor="text1"/>
              </w:rPr>
              <w:t>TÀI LIỆU THAM KHẢO</w:t>
            </w:r>
            <w:r w:rsidRPr="00CB4E16">
              <w:rPr>
                <w:rFonts w:ascii="Times New Roman" w:hAnsi="Times New Roman"/>
                <w:b w:val="0"/>
                <w:bCs w:val="0"/>
                <w:noProof/>
                <w:webHidden/>
                <w:color w:val="000000" w:themeColor="text1"/>
                <w:sz w:val="26"/>
                <w:szCs w:val="26"/>
              </w:rPr>
              <w:tab/>
            </w:r>
            <w:r w:rsidRPr="00CB4E16">
              <w:rPr>
                <w:rFonts w:ascii="Times New Roman" w:hAnsi="Times New Roman"/>
                <w:b w:val="0"/>
                <w:bCs w:val="0"/>
                <w:noProof/>
                <w:webHidden/>
                <w:color w:val="000000" w:themeColor="text1"/>
                <w:sz w:val="26"/>
                <w:szCs w:val="26"/>
              </w:rPr>
              <w:fldChar w:fldCharType="begin"/>
            </w:r>
            <w:r w:rsidRPr="00CB4E16">
              <w:rPr>
                <w:rFonts w:ascii="Times New Roman" w:hAnsi="Times New Roman"/>
                <w:b w:val="0"/>
                <w:bCs w:val="0"/>
                <w:noProof/>
                <w:webHidden/>
                <w:color w:val="000000" w:themeColor="text1"/>
                <w:sz w:val="26"/>
                <w:szCs w:val="26"/>
              </w:rPr>
              <w:instrText xml:space="preserve"> PAGEREF _Toc237789055 \h </w:instrText>
            </w:r>
            <w:r w:rsidRPr="00CB4E16">
              <w:rPr>
                <w:rFonts w:ascii="Times New Roman" w:hAnsi="Times New Roman"/>
                <w:b w:val="0"/>
                <w:bCs w:val="0"/>
                <w:noProof/>
                <w:webHidden/>
                <w:color w:val="000000" w:themeColor="text1"/>
                <w:sz w:val="26"/>
                <w:szCs w:val="26"/>
              </w:rPr>
            </w:r>
            <w:r w:rsidRPr="00CB4E16">
              <w:rPr>
                <w:rFonts w:ascii="Times New Roman" w:hAnsi="Times New Roman"/>
                <w:b w:val="0"/>
                <w:bCs w:val="0"/>
                <w:noProof/>
                <w:webHidden/>
                <w:color w:val="000000" w:themeColor="text1"/>
                <w:sz w:val="26"/>
                <w:szCs w:val="26"/>
              </w:rPr>
              <w:fldChar w:fldCharType="separate"/>
            </w:r>
            <w:r w:rsidRPr="00CB4E16">
              <w:rPr>
                <w:rFonts w:ascii="Times New Roman" w:hAnsi="Times New Roman"/>
                <w:b w:val="0"/>
                <w:bCs w:val="0"/>
                <w:noProof/>
                <w:webHidden/>
                <w:color w:val="000000" w:themeColor="text1"/>
                <w:sz w:val="26"/>
                <w:szCs w:val="26"/>
              </w:rPr>
              <w:t>32</w:t>
            </w:r>
            <w:r w:rsidRPr="00CB4E16">
              <w:rPr>
                <w:rFonts w:ascii="Times New Roman" w:hAnsi="Times New Roman"/>
                <w:b w:val="0"/>
                <w:bCs w:val="0"/>
                <w:noProof/>
                <w:webHidden/>
                <w:color w:val="000000" w:themeColor="text1"/>
                <w:sz w:val="26"/>
                <w:szCs w:val="26"/>
              </w:rPr>
              <w:fldChar w:fldCharType="end"/>
            </w:r>
          </w:hyperlink>
        </w:p>
        <w:p w14:paraId="3C254B83" w14:textId="3BBDE697" w:rsidR="00A35F88" w:rsidRPr="00CB4E16" w:rsidRDefault="00A35F88" w:rsidP="00A35F88">
          <w:pPr>
            <w:spacing w:before="120"/>
            <w:rPr>
              <w:color w:val="000000" w:themeColor="text1"/>
            </w:rPr>
          </w:pPr>
          <w:r w:rsidRPr="00CB4E16">
            <w:rPr>
              <w:noProof/>
              <w:color w:val="000000" w:themeColor="text1"/>
              <w:sz w:val="26"/>
              <w:szCs w:val="26"/>
            </w:rPr>
            <w:fldChar w:fldCharType="end"/>
          </w:r>
        </w:p>
      </w:sdtContent>
    </w:sdt>
    <w:p w14:paraId="3C34E8C6"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19" w:name="_Toc237786464"/>
      <w:bookmarkStart w:id="20" w:name="_Toc237788991"/>
      <w:r w:rsidRPr="00CB4E16">
        <w:rPr>
          <w:bCs/>
          <w:color w:val="000000" w:themeColor="text1"/>
          <w:sz w:val="26"/>
          <w:szCs w:val="26"/>
        </w:rPr>
        <w:lastRenderedPageBreak/>
        <w:t>PHẦN I. SỰ CẦN THIẾT XÂY DỰNG ĐỀ ÁN</w:t>
      </w:r>
      <w:bookmarkEnd w:id="19"/>
      <w:bookmarkEnd w:id="20"/>
    </w:p>
    <w:p w14:paraId="54D2CAFA" w14:textId="77777777" w:rsidR="008C4A44" w:rsidRPr="00CB4E16" w:rsidRDefault="00000000">
      <w:pPr>
        <w:pStyle w:val="Heading2"/>
        <w:keepNext/>
        <w:spacing w:before="240" w:after="120" w:line="276" w:lineRule="auto"/>
        <w:rPr>
          <w:color w:val="000000" w:themeColor="text1"/>
        </w:rPr>
      </w:pPr>
      <w:bookmarkStart w:id="21" w:name="_Toc237786465"/>
      <w:bookmarkStart w:id="22" w:name="_Toc237788992"/>
      <w:r w:rsidRPr="00CB4E16">
        <w:rPr>
          <w:bCs/>
          <w:color w:val="000000" w:themeColor="text1"/>
        </w:rPr>
        <w:t xml:space="preserve">1. </w:t>
      </w:r>
      <w:proofErr w:type="spellStart"/>
      <w:r w:rsidRPr="00CB4E16">
        <w:rPr>
          <w:bCs/>
          <w:color w:val="000000" w:themeColor="text1"/>
        </w:rPr>
        <w:t>Bối</w:t>
      </w:r>
      <w:proofErr w:type="spellEnd"/>
      <w:r w:rsidRPr="00CB4E16">
        <w:rPr>
          <w:bCs/>
          <w:color w:val="000000" w:themeColor="text1"/>
        </w:rPr>
        <w:t xml:space="preserve"> </w:t>
      </w:r>
      <w:proofErr w:type="spellStart"/>
      <w:r w:rsidRPr="00CB4E16">
        <w:rPr>
          <w:bCs/>
          <w:color w:val="000000" w:themeColor="text1"/>
        </w:rPr>
        <w:t>cảnh</w:t>
      </w:r>
      <w:bookmarkEnd w:id="21"/>
      <w:bookmarkEnd w:id="22"/>
      <w:proofErr w:type="spellEnd"/>
    </w:p>
    <w:p w14:paraId="35C1BD13" w14:textId="77777777" w:rsidR="008C4A44" w:rsidRPr="00CB4E16" w:rsidRDefault="00000000">
      <w:pPr>
        <w:spacing w:after="120" w:line="276" w:lineRule="auto"/>
        <w:ind w:firstLine="567"/>
        <w:jc w:val="both"/>
        <w:rPr>
          <w:color w:val="000000" w:themeColor="text1"/>
          <w:sz w:val="26"/>
          <w:szCs w:val="26"/>
        </w:rPr>
      </w:pPr>
      <w:proofErr w:type="spellStart"/>
      <w:r w:rsidRPr="00CB4E16">
        <w:rPr>
          <w:color w:val="000000" w:themeColor="text1"/>
          <w:sz w:val="26"/>
          <w:szCs w:val="26"/>
        </w:rPr>
        <w:t>Nghị</w:t>
      </w:r>
      <w:proofErr w:type="spellEnd"/>
      <w:r w:rsidRPr="00CB4E16">
        <w:rPr>
          <w:color w:val="000000" w:themeColor="text1"/>
          <w:sz w:val="26"/>
          <w:szCs w:val="26"/>
        </w:rPr>
        <w:t xml:space="preserve"> </w:t>
      </w:r>
      <w:proofErr w:type="spellStart"/>
      <w:r w:rsidRPr="00CB4E16">
        <w:rPr>
          <w:color w:val="000000" w:themeColor="text1"/>
          <w:sz w:val="26"/>
          <w:szCs w:val="26"/>
        </w:rPr>
        <w:t>quyết</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57-NQ/TW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đột</w:t>
      </w:r>
      <w:proofErr w:type="spellEnd"/>
      <w:r w:rsidRPr="00CB4E16">
        <w:rPr>
          <w:color w:val="000000" w:themeColor="text1"/>
          <w:sz w:val="26"/>
          <w:szCs w:val="26"/>
        </w:rPr>
        <w:t xml:space="preserve"> </w:t>
      </w:r>
      <w:proofErr w:type="spellStart"/>
      <w:r w:rsidRPr="00CB4E16">
        <w:rPr>
          <w:color w:val="000000" w:themeColor="text1"/>
          <w:sz w:val="26"/>
          <w:szCs w:val="26"/>
        </w:rPr>
        <w:t>phá</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mới</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mới</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(KH,CN&amp;ĐMST)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tăng</w:t>
      </w:r>
      <w:proofErr w:type="spellEnd"/>
      <w:r w:rsidRPr="00CB4E16">
        <w:rPr>
          <w:color w:val="000000" w:themeColor="text1"/>
          <w:sz w:val="26"/>
          <w:szCs w:val="26"/>
        </w:rPr>
        <w:t xml:space="preserve"> </w:t>
      </w:r>
      <w:proofErr w:type="spellStart"/>
      <w:r w:rsidRPr="00CB4E16">
        <w:rPr>
          <w:color w:val="000000" w:themeColor="text1"/>
          <w:sz w:val="26"/>
          <w:szCs w:val="26"/>
        </w:rPr>
        <w:t>trưởng</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thời</w:t>
      </w:r>
      <w:proofErr w:type="spellEnd"/>
      <w:r w:rsidRPr="00CB4E16">
        <w:rPr>
          <w:color w:val="000000" w:themeColor="text1"/>
          <w:sz w:val="26"/>
          <w:szCs w:val="26"/>
        </w:rPr>
        <w:t xml:space="preserve"> </w:t>
      </w:r>
      <w:proofErr w:type="spellStart"/>
      <w:r w:rsidRPr="00CB4E16">
        <w:rPr>
          <w:color w:val="000000" w:themeColor="text1"/>
          <w:sz w:val="26"/>
          <w:szCs w:val="26"/>
        </w:rPr>
        <w:t>đặt</w:t>
      </w:r>
      <w:proofErr w:type="spellEnd"/>
      <w:r w:rsidRPr="00CB4E16">
        <w:rPr>
          <w:color w:val="000000" w:themeColor="text1"/>
          <w:sz w:val="26"/>
          <w:szCs w:val="26"/>
        </w:rPr>
        <w:t xml:space="preserve"> </w:t>
      </w:r>
      <w:proofErr w:type="spellStart"/>
      <w:r w:rsidRPr="00CB4E16">
        <w:rPr>
          <w:color w:val="000000" w:themeColor="text1"/>
          <w:sz w:val="26"/>
          <w:szCs w:val="26"/>
        </w:rPr>
        <w:t>ra</w:t>
      </w:r>
      <w:proofErr w:type="spellEnd"/>
      <w:r w:rsidRPr="00CB4E16">
        <w:rPr>
          <w:color w:val="000000" w:themeColor="text1"/>
          <w:sz w:val="26"/>
          <w:szCs w:val="26"/>
        </w:rPr>
        <w:t xml:space="preserve"> </w:t>
      </w:r>
      <w:proofErr w:type="spellStart"/>
      <w:r w:rsidRPr="00CB4E16">
        <w:rPr>
          <w:color w:val="000000" w:themeColor="text1"/>
          <w:sz w:val="26"/>
          <w:szCs w:val="26"/>
        </w:rPr>
        <w:t>yêu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dùng</w:t>
      </w:r>
      <w:proofErr w:type="spellEnd"/>
      <w:r w:rsidRPr="00CB4E16">
        <w:rPr>
          <w:color w:val="000000" w:themeColor="text1"/>
          <w:sz w:val="26"/>
          <w:szCs w:val="26"/>
        </w:rPr>
        <w:t xml:space="preserve"> </w:t>
      </w:r>
      <w:proofErr w:type="spellStart"/>
      <w:r w:rsidRPr="00CB4E16">
        <w:rPr>
          <w:color w:val="000000" w:themeColor="text1"/>
          <w:sz w:val="26"/>
          <w:szCs w:val="26"/>
        </w:rPr>
        <w:t>chung</w:t>
      </w:r>
      <w:proofErr w:type="spellEnd"/>
      <w:r w:rsidRPr="00CB4E16">
        <w:rPr>
          <w:color w:val="000000" w:themeColor="text1"/>
          <w:sz w:val="26"/>
          <w:szCs w:val="26"/>
        </w:rPr>
        <w:t xml:space="preserve"> </w:t>
      </w:r>
      <w:proofErr w:type="spellStart"/>
      <w:r w:rsidRPr="00CB4E16">
        <w:rPr>
          <w:color w:val="000000" w:themeColor="text1"/>
          <w:sz w:val="26"/>
          <w:szCs w:val="26"/>
        </w:rPr>
        <w:t>nhằm</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thác</w:t>
      </w:r>
      <w:proofErr w:type="spellEnd"/>
      <w:r w:rsidRPr="00CB4E16">
        <w:rPr>
          <w:color w:val="000000" w:themeColor="text1"/>
          <w:sz w:val="26"/>
          <w:szCs w:val="26"/>
        </w:rPr>
        <w:t xml:space="preserve"> </w:t>
      </w:r>
      <w:proofErr w:type="spellStart"/>
      <w:r w:rsidRPr="00CB4E16">
        <w:rPr>
          <w:color w:val="000000" w:themeColor="text1"/>
          <w:sz w:val="26"/>
          <w:szCs w:val="26"/>
        </w:rPr>
        <w:t>hiệu</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tuệ</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nguyên</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đất</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w:t>
      </w:r>
    </w:p>
    <w:p w14:paraId="647F5D17" w14:textId="77777777" w:rsidR="008C4A44" w:rsidRPr="00CB4E16" w:rsidRDefault="00000000">
      <w:pPr>
        <w:spacing w:after="120" w:line="276" w:lineRule="auto"/>
        <w:ind w:firstLine="567"/>
        <w:jc w:val="both"/>
        <w:rPr>
          <w:color w:val="000000" w:themeColor="text1"/>
          <w:sz w:val="26"/>
          <w:szCs w:val="26"/>
        </w:rPr>
      </w:pP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tập</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đông</w:t>
      </w:r>
      <w:proofErr w:type="spellEnd"/>
      <w:r w:rsidRPr="00CB4E16">
        <w:rPr>
          <w:color w:val="000000" w:themeColor="text1"/>
          <w:sz w:val="26"/>
          <w:szCs w:val="26"/>
        </w:rPr>
        <w:t xml:space="preserve"> </w:t>
      </w:r>
      <w:proofErr w:type="spellStart"/>
      <w:r w:rsidRPr="00CB4E16">
        <w:rPr>
          <w:color w:val="000000" w:themeColor="text1"/>
          <w:sz w:val="26"/>
          <w:szCs w:val="26"/>
        </w:rPr>
        <w:t>đảo</w:t>
      </w:r>
      <w:proofErr w:type="spellEnd"/>
      <w:r w:rsidRPr="00CB4E16">
        <w:rPr>
          <w:color w:val="000000" w:themeColor="text1"/>
          <w:sz w:val="26"/>
          <w:szCs w:val="26"/>
        </w:rPr>
        <w:t xml:space="preserve"> </w:t>
      </w:r>
      <w:proofErr w:type="spellStart"/>
      <w:r w:rsidRPr="00CB4E16">
        <w:rPr>
          <w:color w:val="000000" w:themeColor="text1"/>
          <w:sz w:val="26"/>
          <w:szCs w:val="26"/>
        </w:rPr>
        <w:t>đội</w:t>
      </w:r>
      <w:proofErr w:type="spellEnd"/>
      <w:r w:rsidRPr="00CB4E16">
        <w:rPr>
          <w:color w:val="000000" w:themeColor="text1"/>
          <w:sz w:val="26"/>
          <w:szCs w:val="26"/>
        </w:rPr>
        <w:t xml:space="preserve"> </w:t>
      </w:r>
      <w:proofErr w:type="spellStart"/>
      <w:r w:rsidRPr="00CB4E16">
        <w:rPr>
          <w:color w:val="000000" w:themeColor="text1"/>
          <w:sz w:val="26"/>
          <w:szCs w:val="26"/>
        </w:rPr>
        <w:t>ngũ</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w:t>
      </w:r>
      <w:proofErr w:type="spellStart"/>
      <w:r w:rsidRPr="00CB4E16">
        <w:rPr>
          <w:color w:val="000000" w:themeColor="text1"/>
          <w:sz w:val="26"/>
          <w:szCs w:val="26"/>
        </w:rPr>
        <w:t>cả</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Liên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Việt Nam (VUSTA) </w:t>
      </w:r>
      <w:proofErr w:type="spellStart"/>
      <w:r w:rsidRPr="00CB4E16">
        <w:rPr>
          <w:color w:val="000000" w:themeColor="text1"/>
          <w:sz w:val="26"/>
          <w:szCs w:val="26"/>
        </w:rPr>
        <w:t>giữ</w:t>
      </w:r>
      <w:proofErr w:type="spellEnd"/>
      <w:r w:rsidRPr="00CB4E16">
        <w:rPr>
          <w:color w:val="000000" w:themeColor="text1"/>
          <w:sz w:val="26"/>
          <w:szCs w:val="26"/>
        </w:rPr>
        <w:t xml:space="preserve"> </w:t>
      </w:r>
      <w:proofErr w:type="spellStart"/>
      <w:r w:rsidRPr="00CB4E16">
        <w:rPr>
          <w:color w:val="000000" w:themeColor="text1"/>
          <w:sz w:val="26"/>
          <w:szCs w:val="26"/>
        </w:rPr>
        <w:t>vai</w:t>
      </w:r>
      <w:proofErr w:type="spellEnd"/>
      <w:r w:rsidRPr="00CB4E16">
        <w:rPr>
          <w:color w:val="000000" w:themeColor="text1"/>
          <w:sz w:val="26"/>
          <w:szCs w:val="26"/>
        </w:rPr>
        <w:t xml:space="preserve"> </w:t>
      </w:r>
      <w:proofErr w:type="spellStart"/>
      <w:r w:rsidRPr="00CB4E16">
        <w:rPr>
          <w:color w:val="000000" w:themeColor="text1"/>
          <w:sz w:val="26"/>
          <w:szCs w:val="26"/>
        </w:rPr>
        <w:t>trò</w:t>
      </w:r>
      <w:proofErr w:type="spellEnd"/>
      <w:r w:rsidRPr="00CB4E16">
        <w:rPr>
          <w:color w:val="000000" w:themeColor="text1"/>
          <w:sz w:val="26"/>
          <w:szCs w:val="26"/>
        </w:rPr>
        <w:t xml:space="preserve"> </w:t>
      </w:r>
      <w:proofErr w:type="spellStart"/>
      <w:r w:rsidRPr="00CB4E16">
        <w:rPr>
          <w:color w:val="000000" w:themeColor="text1"/>
          <w:sz w:val="26"/>
          <w:szCs w:val="26"/>
        </w:rPr>
        <w:t>nòng</w:t>
      </w:r>
      <w:proofErr w:type="spellEnd"/>
      <w:r w:rsidRPr="00CB4E16">
        <w:rPr>
          <w:color w:val="000000" w:themeColor="text1"/>
          <w:sz w:val="26"/>
          <w:szCs w:val="26"/>
        </w:rPr>
        <w:t xml:space="preserve"> </w:t>
      </w:r>
      <w:proofErr w:type="spellStart"/>
      <w:r w:rsidRPr="00CB4E16">
        <w:rPr>
          <w:color w:val="000000" w:themeColor="text1"/>
          <w:sz w:val="26"/>
          <w:szCs w:val="26"/>
        </w:rPr>
        <w:t>cốt</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tập</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đoàn</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sức</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vấn</w:t>
      </w:r>
      <w:proofErr w:type="spellEnd"/>
      <w:r w:rsidRPr="00CB4E16">
        <w:rPr>
          <w:color w:val="000000" w:themeColor="text1"/>
          <w:sz w:val="26"/>
          <w:szCs w:val="26"/>
        </w:rPr>
        <w:t xml:space="preserve">, </w:t>
      </w:r>
      <w:proofErr w:type="spellStart"/>
      <w:r w:rsidRPr="00CB4E16">
        <w:rPr>
          <w:color w:val="000000" w:themeColor="text1"/>
          <w:sz w:val="26"/>
          <w:szCs w:val="26"/>
        </w:rPr>
        <w:t>phản</w:t>
      </w:r>
      <w:proofErr w:type="spellEnd"/>
      <w:r w:rsidRPr="00CB4E16">
        <w:rPr>
          <w:color w:val="000000" w:themeColor="text1"/>
          <w:sz w:val="26"/>
          <w:szCs w:val="26"/>
        </w:rPr>
        <w:t xml:space="preserve"> </w:t>
      </w:r>
      <w:proofErr w:type="spellStart"/>
      <w:r w:rsidRPr="00CB4E16">
        <w:rPr>
          <w:color w:val="000000" w:themeColor="text1"/>
          <w:sz w:val="26"/>
          <w:szCs w:val="26"/>
        </w:rPr>
        <w:t>biện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giám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phổ</w:t>
      </w:r>
      <w:proofErr w:type="spellEnd"/>
      <w:r w:rsidRPr="00CB4E16">
        <w:rPr>
          <w:color w:val="000000" w:themeColor="text1"/>
          <w:sz w:val="26"/>
          <w:szCs w:val="26"/>
        </w:rPr>
        <w:t xml:space="preserve"> </w:t>
      </w:r>
      <w:proofErr w:type="spellStart"/>
      <w:r w:rsidRPr="00CB4E16">
        <w:rPr>
          <w:color w:val="000000" w:themeColor="text1"/>
          <w:sz w:val="26"/>
          <w:szCs w:val="26"/>
        </w:rPr>
        <w:t>biến</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Tuy </w:t>
      </w:r>
      <w:proofErr w:type="spellStart"/>
      <w:r w:rsidRPr="00CB4E16">
        <w:rPr>
          <w:color w:val="000000" w:themeColor="text1"/>
          <w:sz w:val="26"/>
          <w:szCs w:val="26"/>
        </w:rPr>
        <w:t>nhiên</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này</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chưa</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tương</w:t>
      </w:r>
      <w:proofErr w:type="spellEnd"/>
      <w:r w:rsidRPr="00CB4E16">
        <w:rPr>
          <w:color w:val="000000" w:themeColor="text1"/>
          <w:sz w:val="26"/>
          <w:szCs w:val="26"/>
        </w:rPr>
        <w:t xml:space="preserve"> </w:t>
      </w:r>
      <w:proofErr w:type="spellStart"/>
      <w:r w:rsidRPr="00CB4E16">
        <w:rPr>
          <w:color w:val="000000" w:themeColor="text1"/>
          <w:sz w:val="26"/>
          <w:szCs w:val="26"/>
        </w:rPr>
        <w:t>xứng</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quy</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hơn</w:t>
      </w:r>
      <w:proofErr w:type="spellEnd"/>
      <w:r w:rsidRPr="00CB4E16">
        <w:rPr>
          <w:color w:val="000000" w:themeColor="text1"/>
          <w:sz w:val="26"/>
          <w:szCs w:val="26"/>
        </w:rPr>
        <w:t xml:space="preserve"> 150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hàng</w:t>
      </w:r>
      <w:proofErr w:type="spellEnd"/>
      <w:r w:rsidRPr="00CB4E16">
        <w:rPr>
          <w:color w:val="000000" w:themeColor="text1"/>
          <w:sz w:val="26"/>
          <w:szCs w:val="26"/>
        </w:rPr>
        <w:t xml:space="preserve"> </w:t>
      </w:r>
      <w:proofErr w:type="spellStart"/>
      <w:r w:rsidRPr="00CB4E16">
        <w:rPr>
          <w:color w:val="000000" w:themeColor="text1"/>
          <w:sz w:val="26"/>
          <w:szCs w:val="26"/>
        </w:rPr>
        <w:t>chục</w:t>
      </w:r>
      <w:proofErr w:type="spellEnd"/>
      <w:r w:rsidRPr="00CB4E16">
        <w:rPr>
          <w:color w:val="000000" w:themeColor="text1"/>
          <w:sz w:val="26"/>
          <w:szCs w:val="26"/>
        </w:rPr>
        <w:t xml:space="preserve"> </w:t>
      </w:r>
      <w:proofErr w:type="spellStart"/>
      <w:r w:rsidRPr="00CB4E16">
        <w:rPr>
          <w:color w:val="000000" w:themeColor="text1"/>
          <w:sz w:val="26"/>
          <w:szCs w:val="26"/>
        </w:rPr>
        <w:t>vạn</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cả</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w:t>
      </w:r>
    </w:p>
    <w:p w14:paraId="0523175F"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Trong </w:t>
      </w:r>
      <w:proofErr w:type="spellStart"/>
      <w:r w:rsidRPr="00CB4E16">
        <w:rPr>
          <w:color w:val="000000" w:themeColor="text1"/>
          <w:sz w:val="26"/>
          <w:szCs w:val="26"/>
        </w:rPr>
        <w:t>bối</w:t>
      </w:r>
      <w:proofErr w:type="spellEnd"/>
      <w:r w:rsidRPr="00CB4E16">
        <w:rPr>
          <w:color w:val="000000" w:themeColor="text1"/>
          <w:sz w:val="26"/>
          <w:szCs w:val="26"/>
        </w:rPr>
        <w:t xml:space="preserve"> </w:t>
      </w:r>
      <w:proofErr w:type="spellStart"/>
      <w:r w:rsidRPr="00CB4E16">
        <w:rPr>
          <w:color w:val="000000" w:themeColor="text1"/>
          <w:sz w:val="26"/>
          <w:szCs w:val="26"/>
        </w:rPr>
        <w:t>cảnh</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diễn</w:t>
      </w:r>
      <w:proofErr w:type="spellEnd"/>
      <w:r w:rsidRPr="00CB4E16">
        <w:rPr>
          <w:color w:val="000000" w:themeColor="text1"/>
          <w:sz w:val="26"/>
          <w:szCs w:val="26"/>
        </w:rPr>
        <w:t xml:space="preserve"> </w:t>
      </w:r>
      <w:proofErr w:type="spellStart"/>
      <w:r w:rsidRPr="00CB4E16">
        <w:rPr>
          <w:color w:val="000000" w:themeColor="text1"/>
          <w:sz w:val="26"/>
          <w:szCs w:val="26"/>
        </w:rPr>
        <w:t>ra</w:t>
      </w:r>
      <w:proofErr w:type="spellEnd"/>
      <w:r w:rsidRPr="00CB4E16">
        <w:rPr>
          <w:color w:val="000000" w:themeColor="text1"/>
          <w:sz w:val="26"/>
          <w:szCs w:val="26"/>
        </w:rPr>
        <w:t xml:space="preserve"> </w:t>
      </w:r>
      <w:proofErr w:type="spellStart"/>
      <w:r w:rsidRPr="00CB4E16">
        <w:rPr>
          <w:color w:val="000000" w:themeColor="text1"/>
          <w:sz w:val="26"/>
          <w:szCs w:val="26"/>
        </w:rPr>
        <w:t>sâu</w:t>
      </w:r>
      <w:proofErr w:type="spellEnd"/>
      <w:r w:rsidRPr="00CB4E16">
        <w:rPr>
          <w:color w:val="000000" w:themeColor="text1"/>
          <w:sz w:val="26"/>
          <w:szCs w:val="26"/>
        </w:rPr>
        <w:t xml:space="preserve"> </w:t>
      </w:r>
      <w:proofErr w:type="spellStart"/>
      <w:r w:rsidRPr="00CB4E16">
        <w:rPr>
          <w:color w:val="000000" w:themeColor="text1"/>
          <w:sz w:val="26"/>
          <w:szCs w:val="26"/>
        </w:rPr>
        <w:t>rộng</w:t>
      </w:r>
      <w:proofErr w:type="spellEnd"/>
      <w:r w:rsidRPr="00CB4E16">
        <w:rPr>
          <w:color w:val="000000" w:themeColor="text1"/>
          <w:sz w:val="26"/>
          <w:szCs w:val="26"/>
        </w:rPr>
        <w:t xml:space="preserve"> ở </w:t>
      </w:r>
      <w:proofErr w:type="spellStart"/>
      <w:r w:rsidRPr="00CB4E16">
        <w:rPr>
          <w:color w:val="000000" w:themeColor="text1"/>
          <w:sz w:val="26"/>
          <w:szCs w:val="26"/>
        </w:rPr>
        <w:t>mọi</w:t>
      </w:r>
      <w:proofErr w:type="spellEnd"/>
      <w:r w:rsidRPr="00CB4E16">
        <w:rPr>
          <w:color w:val="000000" w:themeColor="text1"/>
          <w:sz w:val="26"/>
          <w:szCs w:val="26"/>
        </w:rPr>
        <w:t xml:space="preserve"> </w:t>
      </w:r>
      <w:proofErr w:type="spellStart"/>
      <w:r w:rsidRPr="00CB4E16">
        <w:rPr>
          <w:color w:val="000000" w:themeColor="text1"/>
          <w:sz w:val="26"/>
          <w:szCs w:val="26"/>
        </w:rPr>
        <w:t>lĩnh</w:t>
      </w:r>
      <w:proofErr w:type="spellEnd"/>
      <w:r w:rsidRPr="00CB4E16">
        <w:rPr>
          <w:color w:val="000000" w:themeColor="text1"/>
          <w:sz w:val="26"/>
          <w:szCs w:val="26"/>
        </w:rPr>
        <w:t xml:space="preserve"> </w:t>
      </w:r>
      <w:proofErr w:type="spellStart"/>
      <w:r w:rsidRPr="00CB4E16">
        <w:rPr>
          <w:color w:val="000000" w:themeColor="text1"/>
          <w:sz w:val="26"/>
          <w:szCs w:val="26"/>
        </w:rPr>
        <w:t>vực</w:t>
      </w:r>
      <w:proofErr w:type="spellEnd"/>
      <w:r w:rsidRPr="00CB4E16">
        <w:rPr>
          <w:color w:val="000000" w:themeColor="text1"/>
          <w:sz w:val="26"/>
          <w:szCs w:val="26"/>
        </w:rPr>
        <w:t xml:space="preserve">,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do VUSTA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trì</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phạm</w:t>
      </w:r>
      <w:proofErr w:type="spellEnd"/>
      <w:r w:rsidRPr="00CB4E16">
        <w:rPr>
          <w:color w:val="000000" w:themeColor="text1"/>
          <w:sz w:val="26"/>
          <w:szCs w:val="26"/>
        </w:rPr>
        <w:t xml:space="preserve"> vi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nhằm</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KH,CN&amp;ĐMST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yêu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cấp</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phù</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trương</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Đảng</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VUSTA.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sử</w:t>
      </w:r>
      <w:proofErr w:type="spellEnd"/>
      <w:r w:rsidRPr="00CB4E16">
        <w:rPr>
          <w:color w:val="000000" w:themeColor="text1"/>
          <w:sz w:val="26"/>
          <w:szCs w:val="26"/>
        </w:rPr>
        <w:t xml:space="preserve"> </w:t>
      </w:r>
      <w:proofErr w:type="spellStart"/>
      <w:r w:rsidRPr="00CB4E16">
        <w:rPr>
          <w:color w:val="000000" w:themeColor="text1"/>
          <w:sz w:val="26"/>
          <w:szCs w:val="26"/>
        </w:rPr>
        <w:t>dụng</w:t>
      </w:r>
      <w:proofErr w:type="spellEnd"/>
      <w:r w:rsidRPr="00CB4E16">
        <w:rPr>
          <w:color w:val="000000" w:themeColor="text1"/>
          <w:sz w:val="26"/>
          <w:szCs w:val="26"/>
        </w:rPr>
        <w:t xml:space="preserve"> </w:t>
      </w:r>
      <w:proofErr w:type="spellStart"/>
      <w:r w:rsidRPr="00CB4E16">
        <w:rPr>
          <w:color w:val="000000" w:themeColor="text1"/>
          <w:sz w:val="26"/>
          <w:szCs w:val="26"/>
        </w:rPr>
        <w:t>cụm</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quyết</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hoặc</w:t>
      </w:r>
      <w:proofErr w:type="spellEnd"/>
      <w:r w:rsidRPr="00CB4E16">
        <w:rPr>
          <w:color w:val="000000" w:themeColor="text1"/>
          <w:sz w:val="26"/>
          <w:szCs w:val="26"/>
        </w:rPr>
        <w:t xml:space="preserve"> </w:t>
      </w:r>
      <w:proofErr w:type="spellStart"/>
      <w:r w:rsidRPr="00CB4E16">
        <w:rPr>
          <w:color w:val="000000" w:themeColor="text1"/>
          <w:sz w:val="26"/>
          <w:szCs w:val="26"/>
        </w:rPr>
        <w:t>sự</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nhận</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quyền</w:t>
      </w:r>
      <w:proofErr w:type="spellEnd"/>
      <w:r w:rsidRPr="00CB4E16">
        <w:rPr>
          <w:color w:val="000000" w:themeColor="text1"/>
          <w:sz w:val="26"/>
          <w:szCs w:val="26"/>
        </w:rPr>
        <w:t>.</w:t>
      </w:r>
    </w:p>
    <w:p w14:paraId="2E444D16" w14:textId="77777777" w:rsidR="008C4A44" w:rsidRPr="00CB4E16" w:rsidRDefault="00000000">
      <w:pPr>
        <w:spacing w:after="120" w:line="276" w:lineRule="auto"/>
        <w:ind w:firstLine="567"/>
        <w:jc w:val="both"/>
        <w:rPr>
          <w:color w:val="000000" w:themeColor="text1"/>
          <w:sz w:val="26"/>
          <w:szCs w:val="26"/>
        </w:rPr>
      </w:pPr>
      <w:proofErr w:type="spellStart"/>
      <w:r w:rsidRPr="00CB4E16">
        <w:rPr>
          <w:color w:val="000000" w:themeColor="text1"/>
          <w:sz w:val="26"/>
          <w:szCs w:val="26"/>
        </w:rPr>
        <w:t>Cần</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rõ</w:t>
      </w:r>
      <w:proofErr w:type="spellEnd"/>
      <w:r w:rsidRPr="00CB4E16">
        <w:rPr>
          <w:color w:val="000000" w:themeColor="text1"/>
          <w:sz w:val="26"/>
          <w:szCs w:val="26"/>
        </w:rPr>
        <w:t xml:space="preserve"> </w:t>
      </w:r>
      <w:proofErr w:type="spellStart"/>
      <w:r w:rsidRPr="00CB4E16">
        <w:rPr>
          <w:color w:val="000000" w:themeColor="text1"/>
          <w:sz w:val="26"/>
          <w:szCs w:val="26"/>
        </w:rPr>
        <w:t>ngay</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bản</w:t>
      </w:r>
      <w:proofErr w:type="spellEnd"/>
      <w:r w:rsidRPr="00CB4E16">
        <w:rPr>
          <w:color w:val="000000" w:themeColor="text1"/>
          <w:sz w:val="26"/>
          <w:szCs w:val="26"/>
        </w:rPr>
        <w:t xml:space="preserve"> </w:t>
      </w:r>
      <w:proofErr w:type="spellStart"/>
      <w:r w:rsidRPr="00CB4E16">
        <w:rPr>
          <w:color w:val="000000" w:themeColor="text1"/>
          <w:sz w:val="26"/>
          <w:szCs w:val="26"/>
        </w:rPr>
        <w:t>chất</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phải</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cũng</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phải</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sàn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Đây</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kích</w:t>
      </w:r>
      <w:proofErr w:type="spellEnd"/>
      <w:r w:rsidRPr="00CB4E16">
        <w:rPr>
          <w:color w:val="000000" w:themeColor="text1"/>
          <w:sz w:val="26"/>
          <w:szCs w:val="26"/>
        </w:rPr>
        <w:t xml:space="preserve"> </w:t>
      </w:r>
      <w:proofErr w:type="spellStart"/>
      <w:r w:rsidRPr="00CB4E16">
        <w:rPr>
          <w:color w:val="000000" w:themeColor="text1"/>
          <w:sz w:val="26"/>
          <w:szCs w:val="26"/>
        </w:rPr>
        <w:t>hoạt</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sinh</w:t>
      </w:r>
      <w:proofErr w:type="spellEnd"/>
      <w:r w:rsidRPr="00CB4E16">
        <w:rPr>
          <w:color w:val="000000" w:themeColor="text1"/>
          <w:sz w:val="26"/>
          <w:szCs w:val="26"/>
        </w:rPr>
        <w:t xml:space="preserve"> </w:t>
      </w:r>
      <w:proofErr w:type="spellStart"/>
      <w:r w:rsidRPr="00CB4E16">
        <w:rPr>
          <w:color w:val="000000" w:themeColor="text1"/>
          <w:sz w:val="26"/>
          <w:szCs w:val="26"/>
        </w:rPr>
        <w:t>thái</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mới</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năm</w:t>
      </w:r>
      <w:proofErr w:type="spellEnd"/>
      <w:r w:rsidRPr="00CB4E16">
        <w:rPr>
          <w:color w:val="000000" w:themeColor="text1"/>
          <w:sz w:val="26"/>
          <w:szCs w:val="26"/>
        </w:rPr>
        <w:t xml:space="preserve"> </w:t>
      </w:r>
      <w:proofErr w:type="spellStart"/>
      <w:r w:rsidRPr="00CB4E16">
        <w:rPr>
          <w:color w:val="000000" w:themeColor="text1"/>
          <w:sz w:val="26"/>
          <w:szCs w:val="26"/>
        </w:rPr>
        <w:t>bước</w:t>
      </w:r>
      <w:proofErr w:type="spellEnd"/>
      <w:r w:rsidRPr="00CB4E16">
        <w:rPr>
          <w:color w:val="000000" w:themeColor="text1"/>
          <w:sz w:val="26"/>
          <w:szCs w:val="26"/>
        </w:rPr>
        <w:t xml:space="preserve">: </w:t>
      </w:r>
      <w:proofErr w:type="spellStart"/>
      <w:r w:rsidRPr="00CB4E16">
        <w:rPr>
          <w:b/>
          <w:color w:val="000000" w:themeColor="text1"/>
          <w:sz w:val="26"/>
          <w:szCs w:val="26"/>
        </w:rPr>
        <w:t>Kết</w:t>
      </w:r>
      <w:proofErr w:type="spellEnd"/>
      <w:r w:rsidRPr="00CB4E16">
        <w:rPr>
          <w:b/>
          <w:color w:val="000000" w:themeColor="text1"/>
          <w:sz w:val="26"/>
          <w:szCs w:val="26"/>
        </w:rPr>
        <w:t xml:space="preserve"> </w:t>
      </w:r>
      <w:proofErr w:type="spellStart"/>
      <w:r w:rsidRPr="00CB4E16">
        <w:rPr>
          <w:b/>
          <w:color w:val="000000" w:themeColor="text1"/>
          <w:sz w:val="26"/>
          <w:szCs w:val="26"/>
        </w:rPr>
        <w:t>nối</w:t>
      </w:r>
      <w:proofErr w:type="spellEnd"/>
      <w:r w:rsidRPr="00CB4E16">
        <w:rPr>
          <w:b/>
          <w:color w:val="000000" w:themeColor="text1"/>
          <w:sz w:val="26"/>
          <w:szCs w:val="26"/>
        </w:rPr>
        <w:t xml:space="preserve"> (Connect) - </w:t>
      </w:r>
      <w:proofErr w:type="spellStart"/>
      <w:r w:rsidRPr="00CB4E16">
        <w:rPr>
          <w:b/>
          <w:color w:val="000000" w:themeColor="text1"/>
          <w:sz w:val="26"/>
          <w:szCs w:val="26"/>
        </w:rPr>
        <w:t>Ghép</w:t>
      </w:r>
      <w:proofErr w:type="spellEnd"/>
      <w:r w:rsidRPr="00CB4E16">
        <w:rPr>
          <w:b/>
          <w:color w:val="000000" w:themeColor="text1"/>
          <w:sz w:val="26"/>
          <w:szCs w:val="26"/>
        </w:rPr>
        <w:t xml:space="preserve"> </w:t>
      </w:r>
      <w:proofErr w:type="spellStart"/>
      <w:r w:rsidRPr="00CB4E16">
        <w:rPr>
          <w:b/>
          <w:color w:val="000000" w:themeColor="text1"/>
          <w:sz w:val="26"/>
          <w:szCs w:val="26"/>
        </w:rPr>
        <w:t>nối</w:t>
      </w:r>
      <w:proofErr w:type="spellEnd"/>
      <w:r w:rsidRPr="00CB4E16">
        <w:rPr>
          <w:b/>
          <w:color w:val="000000" w:themeColor="text1"/>
          <w:sz w:val="26"/>
          <w:szCs w:val="26"/>
        </w:rPr>
        <w:t xml:space="preserve"> (Match) - Huy </w:t>
      </w:r>
      <w:proofErr w:type="spellStart"/>
      <w:r w:rsidRPr="00CB4E16">
        <w:rPr>
          <w:b/>
          <w:color w:val="000000" w:themeColor="text1"/>
          <w:sz w:val="26"/>
          <w:szCs w:val="26"/>
        </w:rPr>
        <w:t>động</w:t>
      </w:r>
      <w:proofErr w:type="spellEnd"/>
      <w:r w:rsidRPr="00CB4E16">
        <w:rPr>
          <w:b/>
          <w:color w:val="000000" w:themeColor="text1"/>
          <w:sz w:val="26"/>
          <w:szCs w:val="26"/>
        </w:rPr>
        <w:t xml:space="preserve"> </w:t>
      </w:r>
      <w:proofErr w:type="spellStart"/>
      <w:r w:rsidRPr="00CB4E16">
        <w:rPr>
          <w:b/>
          <w:color w:val="000000" w:themeColor="text1"/>
          <w:sz w:val="26"/>
          <w:szCs w:val="26"/>
        </w:rPr>
        <w:t>nguồn</w:t>
      </w:r>
      <w:proofErr w:type="spellEnd"/>
      <w:r w:rsidRPr="00CB4E16">
        <w:rPr>
          <w:b/>
          <w:color w:val="000000" w:themeColor="text1"/>
          <w:sz w:val="26"/>
          <w:szCs w:val="26"/>
        </w:rPr>
        <w:t xml:space="preserve"> </w:t>
      </w:r>
      <w:proofErr w:type="spellStart"/>
      <w:r w:rsidRPr="00CB4E16">
        <w:rPr>
          <w:b/>
          <w:color w:val="000000" w:themeColor="text1"/>
          <w:sz w:val="26"/>
          <w:szCs w:val="26"/>
        </w:rPr>
        <w:t>lực</w:t>
      </w:r>
      <w:proofErr w:type="spellEnd"/>
      <w:r w:rsidRPr="00CB4E16">
        <w:rPr>
          <w:b/>
          <w:color w:val="000000" w:themeColor="text1"/>
          <w:sz w:val="26"/>
          <w:szCs w:val="26"/>
        </w:rPr>
        <w:t xml:space="preserve"> (Mobilize) - </w:t>
      </w:r>
      <w:proofErr w:type="spellStart"/>
      <w:r w:rsidRPr="00CB4E16">
        <w:rPr>
          <w:b/>
          <w:color w:val="000000" w:themeColor="text1"/>
          <w:sz w:val="26"/>
          <w:szCs w:val="26"/>
        </w:rPr>
        <w:t>Triển</w:t>
      </w:r>
      <w:proofErr w:type="spellEnd"/>
      <w:r w:rsidRPr="00CB4E16">
        <w:rPr>
          <w:b/>
          <w:color w:val="000000" w:themeColor="text1"/>
          <w:sz w:val="26"/>
          <w:szCs w:val="26"/>
        </w:rPr>
        <w:t xml:space="preserve"> </w:t>
      </w:r>
      <w:proofErr w:type="spellStart"/>
      <w:r w:rsidRPr="00CB4E16">
        <w:rPr>
          <w:b/>
          <w:color w:val="000000" w:themeColor="text1"/>
          <w:sz w:val="26"/>
          <w:szCs w:val="26"/>
        </w:rPr>
        <w:t>khai</w:t>
      </w:r>
      <w:proofErr w:type="spellEnd"/>
      <w:r w:rsidRPr="00CB4E16">
        <w:rPr>
          <w:b/>
          <w:color w:val="000000" w:themeColor="text1"/>
          <w:sz w:val="26"/>
          <w:szCs w:val="26"/>
        </w:rPr>
        <w:t xml:space="preserve"> (Execute) - </w:t>
      </w:r>
      <w:proofErr w:type="spellStart"/>
      <w:r w:rsidRPr="00CB4E16">
        <w:rPr>
          <w:b/>
          <w:color w:val="000000" w:themeColor="text1"/>
          <w:sz w:val="26"/>
          <w:szCs w:val="26"/>
        </w:rPr>
        <w:t>Tạo</w:t>
      </w:r>
      <w:proofErr w:type="spellEnd"/>
      <w:r w:rsidRPr="00CB4E16">
        <w:rPr>
          <w:b/>
          <w:color w:val="000000" w:themeColor="text1"/>
          <w:sz w:val="26"/>
          <w:szCs w:val="26"/>
        </w:rPr>
        <w:t xml:space="preserve"> </w:t>
      </w:r>
      <w:proofErr w:type="spellStart"/>
      <w:r w:rsidRPr="00CB4E16">
        <w:rPr>
          <w:b/>
          <w:color w:val="000000" w:themeColor="text1"/>
          <w:sz w:val="26"/>
          <w:szCs w:val="26"/>
        </w:rPr>
        <w:t>tác</w:t>
      </w:r>
      <w:proofErr w:type="spellEnd"/>
      <w:r w:rsidRPr="00CB4E16">
        <w:rPr>
          <w:b/>
          <w:color w:val="000000" w:themeColor="text1"/>
          <w:sz w:val="26"/>
          <w:szCs w:val="26"/>
        </w:rPr>
        <w:t xml:space="preserve"> </w:t>
      </w:r>
      <w:proofErr w:type="spellStart"/>
      <w:r w:rsidRPr="00CB4E16">
        <w:rPr>
          <w:b/>
          <w:color w:val="000000" w:themeColor="text1"/>
          <w:sz w:val="26"/>
          <w:szCs w:val="26"/>
        </w:rPr>
        <w:t>động</w:t>
      </w:r>
      <w:proofErr w:type="spellEnd"/>
      <w:r w:rsidRPr="00CB4E16">
        <w:rPr>
          <w:b/>
          <w:color w:val="000000" w:themeColor="text1"/>
          <w:sz w:val="26"/>
          <w:szCs w:val="26"/>
        </w:rPr>
        <w:t xml:space="preserve"> (Impact)</w:t>
      </w:r>
      <w:r w:rsidRPr="00CB4E16">
        <w:rPr>
          <w:color w:val="000000" w:themeColor="text1"/>
          <w:sz w:val="26"/>
          <w:szCs w:val="26"/>
        </w:rPr>
        <w:t xml:space="preserve">. Theo </w:t>
      </w:r>
      <w:proofErr w:type="spellStart"/>
      <w:r w:rsidRPr="00CB4E16">
        <w:rPr>
          <w:color w:val="000000" w:themeColor="text1"/>
          <w:sz w:val="26"/>
          <w:szCs w:val="26"/>
        </w:rPr>
        <w:t>triết</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này</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đến</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nhiều</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khác</w:t>
      </w:r>
      <w:proofErr w:type="spellEnd"/>
      <w:r w:rsidRPr="00CB4E16">
        <w:rPr>
          <w:color w:val="000000" w:themeColor="text1"/>
          <w:sz w:val="26"/>
          <w:szCs w:val="26"/>
        </w:rPr>
        <w:t xml:space="preserve"> </w:t>
      </w:r>
      <w:proofErr w:type="spellStart"/>
      <w:r w:rsidRPr="00CB4E16">
        <w:rPr>
          <w:color w:val="000000" w:themeColor="text1"/>
          <w:sz w:val="26"/>
          <w:szCs w:val="26"/>
        </w:rPr>
        <w:t>nhau</w:t>
      </w:r>
      <w:proofErr w:type="spellEnd"/>
      <w:r w:rsidRPr="00CB4E16">
        <w:rPr>
          <w:color w:val="000000" w:themeColor="text1"/>
          <w:sz w:val="26"/>
          <w:szCs w:val="26"/>
        </w:rPr>
        <w:t xml:space="preserve">, </w:t>
      </w:r>
      <w:proofErr w:type="spellStart"/>
      <w:r w:rsidRPr="00CB4E16">
        <w:rPr>
          <w:color w:val="000000" w:themeColor="text1"/>
          <w:sz w:val="26"/>
          <w:szCs w:val="26"/>
        </w:rPr>
        <w:t>nhưng</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cốt</w:t>
      </w:r>
      <w:proofErr w:type="spellEnd"/>
      <w:r w:rsidRPr="00CB4E16">
        <w:rPr>
          <w:color w:val="000000" w:themeColor="text1"/>
          <w:sz w:val="26"/>
          <w:szCs w:val="26"/>
        </w:rPr>
        <w:t xml:space="preserve"> </w:t>
      </w:r>
      <w:proofErr w:type="spellStart"/>
      <w:r w:rsidRPr="00CB4E16">
        <w:rPr>
          <w:color w:val="000000" w:themeColor="text1"/>
          <w:sz w:val="26"/>
          <w:szCs w:val="26"/>
        </w:rPr>
        <w:t>lõi</w:t>
      </w:r>
      <w:proofErr w:type="spellEnd"/>
      <w:r w:rsidRPr="00CB4E16">
        <w:rPr>
          <w:color w:val="000000" w:themeColor="text1"/>
          <w:sz w:val="26"/>
          <w:szCs w:val="26"/>
        </w:rPr>
        <w:t xml:space="preserve"> </w:t>
      </w:r>
      <w:proofErr w:type="spellStart"/>
      <w:r w:rsidRPr="00CB4E16">
        <w:rPr>
          <w:color w:val="000000" w:themeColor="text1"/>
          <w:sz w:val="26"/>
          <w:szCs w:val="26"/>
        </w:rPr>
        <w:t>mà</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ra</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biến</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đó</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Đây</w:t>
      </w:r>
      <w:proofErr w:type="spellEnd"/>
      <w:r w:rsidRPr="00CB4E16">
        <w:rPr>
          <w:color w:val="000000" w:themeColor="text1"/>
          <w:sz w:val="26"/>
          <w:szCs w:val="26"/>
        </w:rPr>
        <w:t xml:space="preserve"> </w:t>
      </w:r>
      <w:proofErr w:type="spellStart"/>
      <w:r w:rsidRPr="00CB4E16">
        <w:rPr>
          <w:color w:val="000000" w:themeColor="text1"/>
          <w:sz w:val="26"/>
          <w:szCs w:val="26"/>
        </w:rPr>
        <w:t>cũng</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căn</w:t>
      </w:r>
      <w:proofErr w:type="spellEnd"/>
      <w:r w:rsidRPr="00CB4E16">
        <w:rPr>
          <w:color w:val="000000" w:themeColor="text1"/>
          <w:sz w:val="26"/>
          <w:szCs w:val="26"/>
        </w:rPr>
        <w:t xml:space="preserve"> </w:t>
      </w:r>
      <w:proofErr w:type="spellStart"/>
      <w:r w:rsidRPr="00CB4E16">
        <w:rPr>
          <w:color w:val="000000" w:themeColor="text1"/>
          <w:sz w:val="26"/>
          <w:szCs w:val="26"/>
        </w:rPr>
        <w:t>cứ</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tương</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ở Việt Nam,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luận</w:t>
      </w:r>
      <w:proofErr w:type="spellEnd"/>
      <w:r w:rsidRPr="00CB4E16">
        <w:rPr>
          <w:color w:val="000000" w:themeColor="text1"/>
          <w:sz w:val="26"/>
          <w:szCs w:val="26"/>
        </w:rPr>
        <w:t xml:space="preserve">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4 </w:t>
      </w:r>
      <w:proofErr w:type="spellStart"/>
      <w:r w:rsidRPr="00CB4E16">
        <w:rPr>
          <w:color w:val="000000" w:themeColor="text1"/>
          <w:sz w:val="26"/>
          <w:szCs w:val="26"/>
        </w:rPr>
        <w:t>Phần</w:t>
      </w:r>
      <w:proofErr w:type="spellEnd"/>
      <w:r w:rsidRPr="00CB4E16">
        <w:rPr>
          <w:color w:val="000000" w:themeColor="text1"/>
          <w:sz w:val="26"/>
          <w:szCs w:val="26"/>
        </w:rPr>
        <w:t xml:space="preserve"> I.</w:t>
      </w:r>
    </w:p>
    <w:p w14:paraId="0D4E19F7" w14:textId="77777777" w:rsidR="008C4A44" w:rsidRPr="00CB4E16" w:rsidRDefault="00000000">
      <w:pPr>
        <w:spacing w:after="120" w:line="276" w:lineRule="auto"/>
        <w:ind w:firstLine="567"/>
        <w:jc w:val="both"/>
        <w:rPr>
          <w:color w:val="000000" w:themeColor="text1"/>
          <w:sz w:val="26"/>
          <w:szCs w:val="26"/>
        </w:rPr>
      </w:pPr>
      <w:proofErr w:type="spellStart"/>
      <w:r w:rsidRPr="00CB4E16">
        <w:rPr>
          <w:color w:val="000000" w:themeColor="text1"/>
          <w:sz w:val="26"/>
          <w:szCs w:val="26"/>
        </w:rPr>
        <w:t>Bước</w:t>
      </w:r>
      <w:proofErr w:type="spellEnd"/>
      <w:r w:rsidRPr="00CB4E16">
        <w:rPr>
          <w:color w:val="000000" w:themeColor="text1"/>
          <w:sz w:val="26"/>
          <w:szCs w:val="26"/>
        </w:rPr>
        <w:t xml:space="preserve"> </w:t>
      </w:r>
      <w:proofErr w:type="spellStart"/>
      <w:r w:rsidRPr="00CB4E16">
        <w:rPr>
          <w:color w:val="000000" w:themeColor="text1"/>
          <w:sz w:val="26"/>
          <w:szCs w:val="26"/>
        </w:rPr>
        <w:t>thứ</w:t>
      </w:r>
      <w:proofErr w:type="spellEnd"/>
      <w:r w:rsidRPr="00CB4E16">
        <w:rPr>
          <w:color w:val="000000" w:themeColor="text1"/>
          <w:sz w:val="26"/>
          <w:szCs w:val="26"/>
        </w:rPr>
        <w:t xml:space="preserve"> </w:t>
      </w:r>
      <w:proofErr w:type="spellStart"/>
      <w:r w:rsidRPr="00CB4E16">
        <w:rPr>
          <w:color w:val="000000" w:themeColor="text1"/>
          <w:sz w:val="26"/>
          <w:szCs w:val="26"/>
        </w:rPr>
        <w:t>năm</w:t>
      </w:r>
      <w:proofErr w:type="spellEnd"/>
      <w:r w:rsidRPr="00CB4E16">
        <w:rPr>
          <w:color w:val="000000" w:themeColor="text1"/>
          <w:sz w:val="26"/>
          <w:szCs w:val="26"/>
        </w:rPr>
        <w:t xml:space="preserve"> -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chuỗi</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cũng</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căn</w:t>
      </w:r>
      <w:proofErr w:type="spellEnd"/>
      <w:r w:rsidRPr="00CB4E16">
        <w:rPr>
          <w:color w:val="000000" w:themeColor="text1"/>
          <w:sz w:val="26"/>
          <w:szCs w:val="26"/>
        </w:rPr>
        <w:t xml:space="preserve"> </w:t>
      </w:r>
      <w:proofErr w:type="spellStart"/>
      <w:r w:rsidRPr="00CB4E16">
        <w:rPr>
          <w:color w:val="000000" w:themeColor="text1"/>
          <w:sz w:val="26"/>
          <w:szCs w:val="26"/>
        </w:rPr>
        <w:t>cứ</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coi</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hóa</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hiệu</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đo</w:t>
      </w:r>
      <w:proofErr w:type="spellEnd"/>
      <w:r w:rsidRPr="00CB4E16">
        <w:rPr>
          <w:color w:val="000000" w:themeColor="text1"/>
          <w:sz w:val="26"/>
          <w:szCs w:val="26"/>
        </w:rPr>
        <w:t xml:space="preserve"> </w:t>
      </w:r>
      <w:proofErr w:type="spellStart"/>
      <w:r w:rsidRPr="00CB4E16">
        <w:rPr>
          <w:color w:val="000000" w:themeColor="text1"/>
          <w:sz w:val="26"/>
          <w:szCs w:val="26"/>
        </w:rPr>
        <w:t>lường</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Đây</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do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bố</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riêng</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điều</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đo</w:t>
      </w:r>
      <w:proofErr w:type="spellEnd"/>
      <w:r w:rsidRPr="00CB4E16">
        <w:rPr>
          <w:color w:val="000000" w:themeColor="text1"/>
          <w:sz w:val="26"/>
          <w:szCs w:val="26"/>
        </w:rPr>
        <w:t xml:space="preserve"> </w:t>
      </w:r>
      <w:proofErr w:type="spellStart"/>
      <w:r w:rsidRPr="00CB4E16">
        <w:rPr>
          <w:color w:val="000000" w:themeColor="text1"/>
          <w:sz w:val="26"/>
          <w:szCs w:val="26"/>
        </w:rPr>
        <w:t>lường</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2 </w:t>
      </w:r>
      <w:proofErr w:type="spellStart"/>
      <w:r w:rsidRPr="00CB4E16">
        <w:rPr>
          <w:color w:val="000000" w:themeColor="text1"/>
          <w:sz w:val="26"/>
          <w:szCs w:val="26"/>
        </w:rPr>
        <w:t>Phần</w:t>
      </w:r>
      <w:proofErr w:type="spellEnd"/>
      <w:r w:rsidRPr="00CB4E16">
        <w:rPr>
          <w:color w:val="000000" w:themeColor="text1"/>
          <w:sz w:val="26"/>
          <w:szCs w:val="26"/>
        </w:rPr>
        <w:t xml:space="preserve"> IV, </w:t>
      </w:r>
      <w:proofErr w:type="spellStart"/>
      <w:r w:rsidRPr="00CB4E16">
        <w:rPr>
          <w:color w:val="000000" w:themeColor="text1"/>
          <w:sz w:val="26"/>
          <w:szCs w:val="26"/>
        </w:rPr>
        <w:t>thay</w:t>
      </w:r>
      <w:proofErr w:type="spellEnd"/>
      <w:r w:rsidRPr="00CB4E16">
        <w:rPr>
          <w:color w:val="000000" w:themeColor="text1"/>
          <w:sz w:val="26"/>
          <w:szCs w:val="26"/>
        </w:rPr>
        <w:t xml:space="preserve"> </w:t>
      </w:r>
      <w:proofErr w:type="spellStart"/>
      <w:r w:rsidRPr="00CB4E16">
        <w:rPr>
          <w:color w:val="000000" w:themeColor="text1"/>
          <w:sz w:val="26"/>
          <w:szCs w:val="26"/>
        </w:rPr>
        <w:t>vì</w:t>
      </w:r>
      <w:proofErr w:type="spellEnd"/>
      <w:r w:rsidRPr="00CB4E16">
        <w:rPr>
          <w:color w:val="000000" w:themeColor="text1"/>
          <w:sz w:val="26"/>
          <w:szCs w:val="26"/>
        </w:rPr>
        <w:t xml:space="preserve"> </w:t>
      </w:r>
      <w:proofErr w:type="spellStart"/>
      <w:r w:rsidRPr="00CB4E16">
        <w:rPr>
          <w:color w:val="000000" w:themeColor="text1"/>
          <w:sz w:val="26"/>
          <w:szCs w:val="26"/>
        </w:rPr>
        <w:t>dừng</w:t>
      </w:r>
      <w:proofErr w:type="spellEnd"/>
      <w:r w:rsidRPr="00CB4E16">
        <w:rPr>
          <w:color w:val="000000" w:themeColor="text1"/>
          <w:sz w:val="26"/>
          <w:szCs w:val="26"/>
        </w:rPr>
        <w:t xml:space="preserve"> ở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kê</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đăng</w:t>
      </w:r>
      <w:proofErr w:type="spellEnd"/>
      <w:r w:rsidRPr="00CB4E16">
        <w:rPr>
          <w:color w:val="000000" w:themeColor="text1"/>
          <w:sz w:val="26"/>
          <w:szCs w:val="26"/>
        </w:rPr>
        <w:t xml:space="preserve"> </w:t>
      </w:r>
      <w:proofErr w:type="spellStart"/>
      <w:r w:rsidRPr="00CB4E16">
        <w:rPr>
          <w:color w:val="000000" w:themeColor="text1"/>
          <w:sz w:val="26"/>
          <w:szCs w:val="26"/>
        </w:rPr>
        <w:t>ký</w:t>
      </w:r>
      <w:proofErr w:type="spellEnd"/>
      <w:r w:rsidRPr="00CB4E16">
        <w:rPr>
          <w:color w:val="000000" w:themeColor="text1"/>
          <w:sz w:val="26"/>
          <w:szCs w:val="26"/>
        </w:rPr>
        <w:t>.</w:t>
      </w:r>
    </w:p>
    <w:p w14:paraId="0846CB76" w14:textId="77777777" w:rsidR="008C4A44" w:rsidRPr="00CB4E16" w:rsidRDefault="00000000">
      <w:pPr>
        <w:pStyle w:val="Heading2"/>
        <w:keepNext/>
        <w:spacing w:before="240" w:after="120" w:line="276" w:lineRule="auto"/>
        <w:rPr>
          <w:color w:val="000000" w:themeColor="text1"/>
        </w:rPr>
      </w:pPr>
      <w:bookmarkStart w:id="23" w:name="_Toc237786466"/>
      <w:bookmarkStart w:id="24" w:name="_Toc237788993"/>
      <w:r w:rsidRPr="00CB4E16">
        <w:rPr>
          <w:bCs/>
          <w:color w:val="000000" w:themeColor="text1"/>
        </w:rPr>
        <w:lastRenderedPageBreak/>
        <w:t xml:space="preserve">2. </w:t>
      </w:r>
      <w:proofErr w:type="spellStart"/>
      <w:r w:rsidRPr="00CB4E16">
        <w:rPr>
          <w:bCs/>
          <w:color w:val="000000" w:themeColor="text1"/>
        </w:rPr>
        <w:t>Thực</w:t>
      </w:r>
      <w:proofErr w:type="spellEnd"/>
      <w:r w:rsidRPr="00CB4E16">
        <w:rPr>
          <w:bCs/>
          <w:color w:val="000000" w:themeColor="text1"/>
        </w:rPr>
        <w:t xml:space="preserve"> </w:t>
      </w:r>
      <w:proofErr w:type="spellStart"/>
      <w:r w:rsidRPr="00CB4E16">
        <w:rPr>
          <w:bCs/>
          <w:color w:val="000000" w:themeColor="text1"/>
        </w:rPr>
        <w:t>trạng</w:t>
      </w:r>
      <w:proofErr w:type="spellEnd"/>
      <w:r w:rsidRPr="00CB4E16">
        <w:rPr>
          <w:bCs/>
          <w:color w:val="000000" w:themeColor="text1"/>
        </w:rPr>
        <w:t xml:space="preserve"> </w:t>
      </w:r>
      <w:proofErr w:type="spellStart"/>
      <w:r w:rsidRPr="00CB4E16">
        <w:rPr>
          <w:bCs/>
          <w:color w:val="000000" w:themeColor="text1"/>
        </w:rPr>
        <w:t>và</w:t>
      </w:r>
      <w:proofErr w:type="spellEnd"/>
      <w:r w:rsidRPr="00CB4E16">
        <w:rPr>
          <w:bCs/>
          <w:color w:val="000000" w:themeColor="text1"/>
        </w:rPr>
        <w:t xml:space="preserve"> </w:t>
      </w:r>
      <w:proofErr w:type="spellStart"/>
      <w:r w:rsidRPr="00CB4E16">
        <w:rPr>
          <w:bCs/>
          <w:color w:val="000000" w:themeColor="text1"/>
        </w:rPr>
        <w:t>những</w:t>
      </w:r>
      <w:proofErr w:type="spellEnd"/>
      <w:r w:rsidRPr="00CB4E16">
        <w:rPr>
          <w:bCs/>
          <w:color w:val="000000" w:themeColor="text1"/>
        </w:rPr>
        <w:t xml:space="preserve"> </w:t>
      </w:r>
      <w:proofErr w:type="spellStart"/>
      <w:r w:rsidRPr="00CB4E16">
        <w:rPr>
          <w:bCs/>
          <w:color w:val="000000" w:themeColor="text1"/>
        </w:rPr>
        <w:t>hạn</w:t>
      </w:r>
      <w:proofErr w:type="spellEnd"/>
      <w:r w:rsidRPr="00CB4E16">
        <w:rPr>
          <w:bCs/>
          <w:color w:val="000000" w:themeColor="text1"/>
        </w:rPr>
        <w:t xml:space="preserve"> </w:t>
      </w:r>
      <w:proofErr w:type="spellStart"/>
      <w:r w:rsidRPr="00CB4E16">
        <w:rPr>
          <w:bCs/>
          <w:color w:val="000000" w:themeColor="text1"/>
        </w:rPr>
        <w:t>chế</w:t>
      </w:r>
      <w:proofErr w:type="spellEnd"/>
      <w:r w:rsidRPr="00CB4E16">
        <w:rPr>
          <w:bCs/>
          <w:color w:val="000000" w:themeColor="text1"/>
        </w:rPr>
        <w:t xml:space="preserve"> </w:t>
      </w:r>
      <w:proofErr w:type="spellStart"/>
      <w:r w:rsidRPr="00CB4E16">
        <w:rPr>
          <w:bCs/>
          <w:color w:val="000000" w:themeColor="text1"/>
        </w:rPr>
        <w:t>hiện</w:t>
      </w:r>
      <w:proofErr w:type="spellEnd"/>
      <w:r w:rsidRPr="00CB4E16">
        <w:rPr>
          <w:bCs/>
          <w:color w:val="000000" w:themeColor="text1"/>
        </w:rPr>
        <w:t xml:space="preserve"> nay</w:t>
      </w:r>
      <w:bookmarkEnd w:id="23"/>
      <w:bookmarkEnd w:id="24"/>
    </w:p>
    <w:p w14:paraId="1EF82039" w14:textId="77777777" w:rsidR="008C4A44" w:rsidRPr="00CB4E16" w:rsidRDefault="00000000">
      <w:pPr>
        <w:pStyle w:val="Heading3"/>
        <w:keepNext/>
        <w:spacing w:before="180" w:after="120" w:line="276" w:lineRule="auto"/>
        <w:rPr>
          <w:color w:val="000000" w:themeColor="text1"/>
        </w:rPr>
      </w:pPr>
      <w:bookmarkStart w:id="25" w:name="_Toc237786467"/>
      <w:bookmarkStart w:id="26" w:name="_Toc237788994"/>
      <w:r w:rsidRPr="00CB4E16">
        <w:rPr>
          <w:bCs/>
          <w:iCs/>
          <w:color w:val="000000" w:themeColor="text1"/>
        </w:rPr>
        <w:t xml:space="preserve">a) Quy </w:t>
      </w:r>
      <w:proofErr w:type="spellStart"/>
      <w:r w:rsidRPr="00CB4E16">
        <w:rPr>
          <w:bCs/>
          <w:iCs/>
          <w:color w:val="000000" w:themeColor="text1"/>
        </w:rPr>
        <w:t>mô</w:t>
      </w:r>
      <w:proofErr w:type="spellEnd"/>
      <w:r w:rsidRPr="00CB4E16">
        <w:rPr>
          <w:bCs/>
          <w:iCs/>
          <w:color w:val="000000" w:themeColor="text1"/>
        </w:rPr>
        <w:t xml:space="preserve"> </w:t>
      </w:r>
      <w:proofErr w:type="spellStart"/>
      <w:r w:rsidRPr="00CB4E16">
        <w:rPr>
          <w:bCs/>
          <w:iCs/>
          <w:color w:val="000000" w:themeColor="text1"/>
        </w:rPr>
        <w:t>mạng</w:t>
      </w:r>
      <w:proofErr w:type="spellEnd"/>
      <w:r w:rsidRPr="00CB4E16">
        <w:rPr>
          <w:bCs/>
          <w:iCs/>
          <w:color w:val="000000" w:themeColor="text1"/>
        </w:rPr>
        <w:t xml:space="preserve"> </w:t>
      </w:r>
      <w:proofErr w:type="spellStart"/>
      <w:r w:rsidRPr="00CB4E16">
        <w:rPr>
          <w:bCs/>
          <w:iCs/>
          <w:color w:val="000000" w:themeColor="text1"/>
        </w:rPr>
        <w:t>lưới</w:t>
      </w:r>
      <w:proofErr w:type="spellEnd"/>
      <w:r w:rsidRPr="00CB4E16">
        <w:rPr>
          <w:bCs/>
          <w:iCs/>
          <w:color w:val="000000" w:themeColor="text1"/>
        </w:rPr>
        <w:t xml:space="preserve"> </w:t>
      </w:r>
      <w:proofErr w:type="spellStart"/>
      <w:r w:rsidRPr="00CB4E16">
        <w:rPr>
          <w:bCs/>
          <w:iCs/>
          <w:color w:val="000000" w:themeColor="text1"/>
        </w:rPr>
        <w:t>lớn</w:t>
      </w:r>
      <w:proofErr w:type="spellEnd"/>
      <w:r w:rsidRPr="00CB4E16">
        <w:rPr>
          <w:bCs/>
          <w:iCs/>
          <w:color w:val="000000" w:themeColor="text1"/>
        </w:rPr>
        <w:t xml:space="preserve"> </w:t>
      </w:r>
      <w:proofErr w:type="spellStart"/>
      <w:r w:rsidRPr="00CB4E16">
        <w:rPr>
          <w:bCs/>
          <w:iCs/>
          <w:color w:val="000000" w:themeColor="text1"/>
        </w:rPr>
        <w:t>nhưng</w:t>
      </w:r>
      <w:proofErr w:type="spellEnd"/>
      <w:r w:rsidRPr="00CB4E16">
        <w:rPr>
          <w:bCs/>
          <w:iCs/>
          <w:color w:val="000000" w:themeColor="text1"/>
        </w:rPr>
        <w:t xml:space="preserve"> </w:t>
      </w:r>
      <w:proofErr w:type="spellStart"/>
      <w:r w:rsidRPr="00CB4E16">
        <w:rPr>
          <w:bCs/>
          <w:iCs/>
          <w:color w:val="000000" w:themeColor="text1"/>
        </w:rPr>
        <w:t>chưa</w:t>
      </w:r>
      <w:proofErr w:type="spellEnd"/>
      <w:r w:rsidRPr="00CB4E16">
        <w:rPr>
          <w:bCs/>
          <w:iCs/>
          <w:color w:val="000000" w:themeColor="text1"/>
        </w:rPr>
        <w:t xml:space="preserve"> </w:t>
      </w:r>
      <w:proofErr w:type="spellStart"/>
      <w:r w:rsidRPr="00CB4E16">
        <w:rPr>
          <w:bCs/>
          <w:iCs/>
          <w:color w:val="000000" w:themeColor="text1"/>
        </w:rPr>
        <w:t>được</w:t>
      </w:r>
      <w:proofErr w:type="spellEnd"/>
      <w:r w:rsidRPr="00CB4E16">
        <w:rPr>
          <w:bCs/>
          <w:iCs/>
          <w:color w:val="000000" w:themeColor="text1"/>
        </w:rPr>
        <w:t xml:space="preserve"> </w:t>
      </w:r>
      <w:proofErr w:type="spellStart"/>
      <w:r w:rsidRPr="00CB4E16">
        <w:rPr>
          <w:bCs/>
          <w:iCs/>
          <w:color w:val="000000" w:themeColor="text1"/>
        </w:rPr>
        <w:t>số</w:t>
      </w:r>
      <w:proofErr w:type="spellEnd"/>
      <w:r w:rsidRPr="00CB4E16">
        <w:rPr>
          <w:bCs/>
          <w:iCs/>
          <w:color w:val="000000" w:themeColor="text1"/>
        </w:rPr>
        <w:t xml:space="preserve"> </w:t>
      </w:r>
      <w:proofErr w:type="spellStart"/>
      <w:r w:rsidRPr="00CB4E16">
        <w:rPr>
          <w:bCs/>
          <w:iCs/>
          <w:color w:val="000000" w:themeColor="text1"/>
        </w:rPr>
        <w:t>hoá</w:t>
      </w:r>
      <w:proofErr w:type="spellEnd"/>
      <w:r w:rsidRPr="00CB4E16">
        <w:rPr>
          <w:bCs/>
          <w:iCs/>
          <w:color w:val="000000" w:themeColor="text1"/>
        </w:rPr>
        <w:t xml:space="preserve"> </w:t>
      </w:r>
      <w:proofErr w:type="spellStart"/>
      <w:r w:rsidRPr="00CB4E16">
        <w:rPr>
          <w:bCs/>
          <w:iCs/>
          <w:color w:val="000000" w:themeColor="text1"/>
        </w:rPr>
        <w:t>tương</w:t>
      </w:r>
      <w:proofErr w:type="spellEnd"/>
      <w:r w:rsidRPr="00CB4E16">
        <w:rPr>
          <w:bCs/>
          <w:iCs/>
          <w:color w:val="000000" w:themeColor="text1"/>
        </w:rPr>
        <w:t xml:space="preserve"> </w:t>
      </w:r>
      <w:proofErr w:type="spellStart"/>
      <w:r w:rsidRPr="00CB4E16">
        <w:rPr>
          <w:bCs/>
          <w:iCs/>
          <w:color w:val="000000" w:themeColor="text1"/>
        </w:rPr>
        <w:t>xứng</w:t>
      </w:r>
      <w:bookmarkEnd w:id="25"/>
      <w:bookmarkEnd w:id="26"/>
      <w:proofErr w:type="spellEnd"/>
    </w:p>
    <w:p w14:paraId="2FF8E095" w14:textId="77777777" w:rsidR="008C4A44" w:rsidRPr="00CB4E16" w:rsidRDefault="00000000" w:rsidP="00E36B6F">
      <w:pPr>
        <w:spacing w:after="120" w:line="276" w:lineRule="auto"/>
        <w:ind w:firstLine="567"/>
        <w:jc w:val="both"/>
        <w:rPr>
          <w:color w:val="000000" w:themeColor="text1"/>
          <w:sz w:val="26"/>
          <w:szCs w:val="26"/>
          <w:lang w:val="vi-VN"/>
        </w:rPr>
      </w:pPr>
      <w:proofErr w:type="spellStart"/>
      <w:r w:rsidRPr="00CB4E16">
        <w:rPr>
          <w:color w:val="000000" w:themeColor="text1"/>
          <w:sz w:val="26"/>
          <w:szCs w:val="26"/>
        </w:rPr>
        <w:t>Tính</w:t>
      </w:r>
      <w:proofErr w:type="spellEnd"/>
      <w:r w:rsidRPr="00CB4E16">
        <w:rPr>
          <w:color w:val="000000" w:themeColor="text1"/>
          <w:sz w:val="26"/>
          <w:szCs w:val="26"/>
        </w:rPr>
        <w:t xml:space="preserve"> </w:t>
      </w:r>
      <w:proofErr w:type="spellStart"/>
      <w:r w:rsidRPr="00CB4E16">
        <w:rPr>
          <w:color w:val="000000" w:themeColor="text1"/>
          <w:sz w:val="26"/>
          <w:szCs w:val="26"/>
        </w:rPr>
        <w:t>đến</w:t>
      </w:r>
      <w:proofErr w:type="spellEnd"/>
      <w:r w:rsidRPr="00CB4E16">
        <w:rPr>
          <w:color w:val="000000" w:themeColor="text1"/>
          <w:sz w:val="26"/>
          <w:szCs w:val="26"/>
        </w:rPr>
        <w:t xml:space="preserve"> nay, Liên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Việt Nam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152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gồm</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ngành</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tỉnh</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phố</w:t>
      </w:r>
      <w:proofErr w:type="spellEnd"/>
      <w:r w:rsidRPr="00CB4E16">
        <w:rPr>
          <w:color w:val="000000" w:themeColor="text1"/>
          <w:sz w:val="26"/>
          <w:szCs w:val="26"/>
        </w:rPr>
        <w:t xml:space="preserve">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Trung </w:t>
      </w:r>
      <w:proofErr w:type="spellStart"/>
      <w:r w:rsidRPr="00CB4E16">
        <w:rPr>
          <w:color w:val="000000" w:themeColor="text1"/>
          <w:sz w:val="26"/>
          <w:szCs w:val="26"/>
        </w:rPr>
        <w:t>ương</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34 </w:t>
      </w:r>
      <w:proofErr w:type="spellStart"/>
      <w:r w:rsidRPr="00CB4E16">
        <w:rPr>
          <w:color w:val="000000" w:themeColor="text1"/>
          <w:sz w:val="26"/>
          <w:szCs w:val="26"/>
        </w:rPr>
        <w:t>tỉnh</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phố</w:t>
      </w:r>
      <w:proofErr w:type="spellEnd"/>
      <w:r w:rsidRPr="00CB4E16">
        <w:rPr>
          <w:color w:val="000000" w:themeColor="text1"/>
          <w:sz w:val="26"/>
          <w:szCs w:val="26"/>
        </w:rPr>
        <w:t xml:space="preserve"> </w:t>
      </w:r>
      <w:proofErr w:type="spellStart"/>
      <w:r w:rsidRPr="00CB4E16">
        <w:rPr>
          <w:color w:val="000000" w:themeColor="text1"/>
          <w:sz w:val="26"/>
          <w:szCs w:val="26"/>
        </w:rPr>
        <w:t>sau</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sáp</w:t>
      </w:r>
      <w:proofErr w:type="spellEnd"/>
      <w:r w:rsidRPr="00CB4E16">
        <w:rPr>
          <w:color w:val="000000" w:themeColor="text1"/>
          <w:sz w:val="26"/>
          <w:szCs w:val="26"/>
        </w:rPr>
        <w:t xml:space="preserve"> </w:t>
      </w:r>
      <w:proofErr w:type="spellStart"/>
      <w:r w:rsidRPr="00CB4E16">
        <w:rPr>
          <w:color w:val="000000" w:themeColor="text1"/>
          <w:sz w:val="26"/>
          <w:szCs w:val="26"/>
        </w:rPr>
        <w:t>nhập</w:t>
      </w:r>
      <w:proofErr w:type="spellEnd"/>
      <w:r w:rsidRPr="00CB4E16">
        <w:rPr>
          <w:color w:val="000000" w:themeColor="text1"/>
          <w:sz w:val="26"/>
          <w:szCs w:val="26"/>
        </w:rPr>
        <w:t xml:space="preserve"> </w:t>
      </w:r>
      <w:proofErr w:type="spellStart"/>
      <w:r w:rsidRPr="00CB4E16">
        <w:rPr>
          <w:color w:val="000000" w:themeColor="text1"/>
          <w:sz w:val="26"/>
          <w:szCs w:val="26"/>
        </w:rPr>
        <w:t>đơn</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cấp</w:t>
      </w:r>
      <w:proofErr w:type="spellEnd"/>
      <w:r w:rsidRPr="00CB4E16">
        <w:rPr>
          <w:color w:val="000000" w:themeColor="text1"/>
          <w:sz w:val="26"/>
          <w:szCs w:val="26"/>
        </w:rPr>
        <w:t xml:space="preserve"> </w:t>
      </w:r>
      <w:proofErr w:type="spellStart"/>
      <w:r w:rsidRPr="00CB4E16">
        <w:rPr>
          <w:color w:val="000000" w:themeColor="text1"/>
          <w:sz w:val="26"/>
          <w:szCs w:val="26"/>
        </w:rPr>
        <w:t>tỉnh</w:t>
      </w:r>
      <w:proofErr w:type="spellEnd"/>
      <w:r w:rsidRPr="00CB4E16">
        <w:rPr>
          <w:color w:val="000000" w:themeColor="text1"/>
          <w:sz w:val="26"/>
          <w:szCs w:val="26"/>
        </w:rPr>
        <w:t xml:space="preserve">) [1]. </w:t>
      </w:r>
      <w:proofErr w:type="spellStart"/>
      <w:r w:rsidRPr="00CB4E16">
        <w:rPr>
          <w:color w:val="000000" w:themeColor="text1"/>
          <w:sz w:val="26"/>
          <w:szCs w:val="26"/>
        </w:rPr>
        <w:t>Tổng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2,8 </w:t>
      </w:r>
      <w:proofErr w:type="spellStart"/>
      <w:r w:rsidRPr="00CB4E16">
        <w:rPr>
          <w:color w:val="000000" w:themeColor="text1"/>
          <w:sz w:val="26"/>
          <w:szCs w:val="26"/>
        </w:rPr>
        <w:t>triệu</w:t>
      </w:r>
      <w:proofErr w:type="spellEnd"/>
      <w:r w:rsidRPr="00CB4E16">
        <w:rPr>
          <w:color w:val="000000" w:themeColor="text1"/>
          <w:sz w:val="26"/>
          <w:szCs w:val="26"/>
        </w:rPr>
        <w:t xml:space="preserve"> </w:t>
      </w:r>
      <w:proofErr w:type="spellStart"/>
      <w:r w:rsidRPr="00CB4E16">
        <w:rPr>
          <w:color w:val="000000" w:themeColor="text1"/>
          <w:sz w:val="26"/>
          <w:szCs w:val="26"/>
        </w:rPr>
        <w:t>người</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đó</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lượng</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chiếm</w:t>
      </w:r>
      <w:proofErr w:type="spellEnd"/>
      <w:r w:rsidRPr="00CB4E16">
        <w:rPr>
          <w:color w:val="000000" w:themeColor="text1"/>
          <w:sz w:val="26"/>
          <w:szCs w:val="26"/>
        </w:rPr>
        <w:t xml:space="preserve"> </w:t>
      </w:r>
      <w:proofErr w:type="spellStart"/>
      <w:r w:rsidRPr="00CB4E16">
        <w:rPr>
          <w:color w:val="000000" w:themeColor="text1"/>
          <w:sz w:val="26"/>
          <w:szCs w:val="26"/>
        </w:rPr>
        <w:t>hơn</w:t>
      </w:r>
      <w:proofErr w:type="spellEnd"/>
      <w:r w:rsidRPr="00CB4E16">
        <w:rPr>
          <w:color w:val="000000" w:themeColor="text1"/>
          <w:sz w:val="26"/>
          <w:szCs w:val="26"/>
        </w:rPr>
        <w:t xml:space="preserve"> 1,5 </w:t>
      </w:r>
      <w:proofErr w:type="spellStart"/>
      <w:r w:rsidRPr="00CB4E16">
        <w:rPr>
          <w:color w:val="000000" w:themeColor="text1"/>
          <w:sz w:val="26"/>
          <w:szCs w:val="26"/>
        </w:rPr>
        <w:t>triệu</w:t>
      </w:r>
      <w:proofErr w:type="spellEnd"/>
      <w:r w:rsidRPr="00CB4E16">
        <w:rPr>
          <w:color w:val="000000" w:themeColor="text1"/>
          <w:sz w:val="26"/>
          <w:szCs w:val="26"/>
        </w:rPr>
        <w:t xml:space="preserve"> </w:t>
      </w:r>
      <w:proofErr w:type="spellStart"/>
      <w:r w:rsidRPr="00CB4E16">
        <w:rPr>
          <w:color w:val="000000" w:themeColor="text1"/>
          <w:sz w:val="26"/>
          <w:szCs w:val="26"/>
        </w:rPr>
        <w:t>người</w:t>
      </w:r>
      <w:proofErr w:type="spellEnd"/>
      <w:r w:rsidRPr="00CB4E16">
        <w:rPr>
          <w:color w:val="000000" w:themeColor="text1"/>
          <w:sz w:val="26"/>
          <w:szCs w:val="26"/>
        </w:rPr>
        <w:t xml:space="preserve"> [2]. Trong </w:t>
      </w:r>
      <w:proofErr w:type="spellStart"/>
      <w:r w:rsidRPr="00CB4E16">
        <w:rPr>
          <w:color w:val="000000" w:themeColor="text1"/>
          <w:sz w:val="26"/>
          <w:szCs w:val="26"/>
        </w:rPr>
        <w:t>lĩnh</w:t>
      </w:r>
      <w:proofErr w:type="spellEnd"/>
      <w:r w:rsidRPr="00CB4E16">
        <w:rPr>
          <w:color w:val="000000" w:themeColor="text1"/>
          <w:sz w:val="26"/>
          <w:szCs w:val="26"/>
        </w:rPr>
        <w:t xml:space="preserve"> </w:t>
      </w:r>
      <w:proofErr w:type="spellStart"/>
      <w:r w:rsidRPr="00CB4E16">
        <w:rPr>
          <w:color w:val="000000" w:themeColor="text1"/>
          <w:sz w:val="26"/>
          <w:szCs w:val="26"/>
        </w:rPr>
        <w:t>vực</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w:t>
      </w:r>
      <w:proofErr w:type="spellStart"/>
      <w:r w:rsidRPr="00CB4E16">
        <w:rPr>
          <w:color w:val="000000" w:themeColor="text1"/>
          <w:sz w:val="26"/>
          <w:szCs w:val="26"/>
        </w:rPr>
        <w:t>truyền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Liên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101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báo</w:t>
      </w:r>
      <w:proofErr w:type="spellEnd"/>
      <w:r w:rsidRPr="00CB4E16">
        <w:rPr>
          <w:color w:val="000000" w:themeColor="text1"/>
          <w:sz w:val="26"/>
          <w:szCs w:val="26"/>
        </w:rPr>
        <w:t xml:space="preserve"> </w:t>
      </w:r>
      <w:proofErr w:type="spellStart"/>
      <w:r w:rsidRPr="00CB4E16">
        <w:rPr>
          <w:color w:val="000000" w:themeColor="text1"/>
          <w:sz w:val="26"/>
          <w:szCs w:val="26"/>
        </w:rPr>
        <w:t>chí</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hơn</w:t>
      </w:r>
      <w:proofErr w:type="spellEnd"/>
      <w:r w:rsidRPr="00CB4E16">
        <w:rPr>
          <w:color w:val="000000" w:themeColor="text1"/>
          <w:sz w:val="26"/>
          <w:szCs w:val="26"/>
        </w:rPr>
        <w:t xml:space="preserve"> 400 </w:t>
      </w:r>
      <w:proofErr w:type="spellStart"/>
      <w:r w:rsidRPr="00CB4E16">
        <w:rPr>
          <w:color w:val="000000" w:themeColor="text1"/>
          <w:sz w:val="26"/>
          <w:szCs w:val="26"/>
        </w:rPr>
        <w:t>ấn</w:t>
      </w:r>
      <w:proofErr w:type="spellEnd"/>
      <w:r w:rsidRPr="00CB4E16">
        <w:rPr>
          <w:color w:val="000000" w:themeColor="text1"/>
          <w:sz w:val="26"/>
          <w:szCs w:val="26"/>
        </w:rPr>
        <w:t xml:space="preserve"> </w:t>
      </w:r>
      <w:proofErr w:type="spellStart"/>
      <w:r w:rsidRPr="00CB4E16">
        <w:rPr>
          <w:color w:val="000000" w:themeColor="text1"/>
          <w:sz w:val="26"/>
          <w:szCs w:val="26"/>
        </w:rPr>
        <w:t>phẩm</w:t>
      </w:r>
      <w:proofErr w:type="spellEnd"/>
      <w:r w:rsidRPr="00CB4E16">
        <w:rPr>
          <w:color w:val="000000" w:themeColor="text1"/>
          <w:sz w:val="26"/>
          <w:szCs w:val="26"/>
        </w:rPr>
        <w:t xml:space="preserve">, 01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xuất</w:t>
      </w:r>
      <w:proofErr w:type="spellEnd"/>
      <w:r w:rsidRPr="00CB4E16">
        <w:rPr>
          <w:color w:val="000000" w:themeColor="text1"/>
          <w:sz w:val="26"/>
          <w:szCs w:val="26"/>
        </w:rPr>
        <w:t xml:space="preserve"> </w:t>
      </w:r>
      <w:proofErr w:type="spellStart"/>
      <w:r w:rsidRPr="00CB4E16">
        <w:rPr>
          <w:color w:val="000000" w:themeColor="text1"/>
          <w:sz w:val="26"/>
          <w:szCs w:val="26"/>
        </w:rPr>
        <w:t>bản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01 </w:t>
      </w:r>
      <w:proofErr w:type="spellStart"/>
      <w:r w:rsidRPr="00CB4E16">
        <w:rPr>
          <w:color w:val="000000" w:themeColor="text1"/>
          <w:sz w:val="26"/>
          <w:szCs w:val="26"/>
        </w:rPr>
        <w:t>quỹ</w:t>
      </w:r>
      <w:proofErr w:type="spellEnd"/>
      <w:r w:rsidRPr="00CB4E16">
        <w:rPr>
          <w:color w:val="000000" w:themeColor="text1"/>
          <w:sz w:val="26"/>
          <w:szCs w:val="26"/>
        </w:rPr>
        <w:t xml:space="preserve"> </w:t>
      </w:r>
      <w:proofErr w:type="spellStart"/>
      <w:r w:rsidRPr="00CB4E16">
        <w:rPr>
          <w:color w:val="000000" w:themeColor="text1"/>
          <w:sz w:val="26"/>
          <w:szCs w:val="26"/>
        </w:rPr>
        <w:t>hỗ</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[2]. </w:t>
      </w:r>
      <w:proofErr w:type="spellStart"/>
      <w:r w:rsidRPr="00CB4E16">
        <w:rPr>
          <w:color w:val="000000" w:themeColor="text1"/>
          <w:sz w:val="26"/>
          <w:szCs w:val="26"/>
        </w:rPr>
        <w:t>Bên</w:t>
      </w:r>
      <w:proofErr w:type="spellEnd"/>
      <w:r w:rsidRPr="00CB4E16">
        <w:rPr>
          <w:color w:val="000000" w:themeColor="text1"/>
          <w:sz w:val="26"/>
          <w:szCs w:val="26"/>
        </w:rPr>
        <w:t xml:space="preserve"> </w:t>
      </w:r>
      <w:proofErr w:type="spellStart"/>
      <w:r w:rsidRPr="00CB4E16">
        <w:rPr>
          <w:color w:val="000000" w:themeColor="text1"/>
          <w:sz w:val="26"/>
          <w:szCs w:val="26"/>
        </w:rPr>
        <w:t>cạnh</w:t>
      </w:r>
      <w:proofErr w:type="spellEnd"/>
      <w:r w:rsidRPr="00CB4E16">
        <w:rPr>
          <w:color w:val="000000" w:themeColor="text1"/>
          <w:sz w:val="26"/>
          <w:szCs w:val="26"/>
        </w:rPr>
        <w:t xml:space="preserve"> </w:t>
      </w:r>
      <w:proofErr w:type="spellStart"/>
      <w:r w:rsidRPr="00CB4E16">
        <w:rPr>
          <w:color w:val="000000" w:themeColor="text1"/>
          <w:sz w:val="26"/>
          <w:szCs w:val="26"/>
        </w:rPr>
        <w:t>đó</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rà</w:t>
      </w:r>
      <w:proofErr w:type="spellEnd"/>
      <w:r w:rsidRPr="00CB4E16">
        <w:rPr>
          <w:color w:val="000000" w:themeColor="text1"/>
          <w:sz w:val="26"/>
          <w:szCs w:val="26"/>
        </w:rPr>
        <w:t xml:space="preserve"> </w:t>
      </w:r>
      <w:proofErr w:type="spellStart"/>
      <w:r w:rsidRPr="00CB4E16">
        <w:rPr>
          <w:color w:val="000000" w:themeColor="text1"/>
          <w:sz w:val="26"/>
          <w:szCs w:val="26"/>
        </w:rPr>
        <w:t>soát</w:t>
      </w:r>
      <w:proofErr w:type="spellEnd"/>
      <w:r w:rsidRPr="00CB4E16">
        <w:rPr>
          <w:color w:val="000000" w:themeColor="text1"/>
          <w:sz w:val="26"/>
          <w:szCs w:val="26"/>
        </w:rPr>
        <w:t xml:space="preserve"> </w:t>
      </w:r>
      <w:proofErr w:type="spellStart"/>
      <w:r w:rsidRPr="00CB4E16">
        <w:rPr>
          <w:color w:val="000000" w:themeColor="text1"/>
          <w:sz w:val="26"/>
          <w:szCs w:val="26"/>
        </w:rPr>
        <w:t>danh</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bố</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vusta.vn do Viện </w:t>
      </w:r>
      <w:proofErr w:type="spellStart"/>
      <w:r w:rsidRPr="00CB4E16">
        <w:rPr>
          <w:color w:val="000000" w:themeColor="text1"/>
          <w:sz w:val="26"/>
          <w:szCs w:val="26"/>
        </w:rPr>
        <w:t>Kiểm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Công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Môi</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(ETV) </w:t>
      </w:r>
      <w:proofErr w:type="spellStart"/>
      <w:r w:rsidRPr="00CB4E16">
        <w:rPr>
          <w:color w:val="000000" w:themeColor="text1"/>
          <w:sz w:val="26"/>
          <w:szCs w:val="26"/>
        </w:rPr>
        <w:t>tổng</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624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w:t>
      </w:r>
      <w:proofErr w:type="spellStart"/>
      <w:r w:rsidRPr="00CB4E16">
        <w:rPr>
          <w:color w:val="000000" w:themeColor="text1"/>
          <w:sz w:val="26"/>
          <w:szCs w:val="26"/>
        </w:rPr>
        <w:t>đang</w:t>
      </w:r>
      <w:proofErr w:type="spellEnd"/>
      <w:r w:rsidRPr="00CB4E16">
        <w:rPr>
          <w:color w:val="000000" w:themeColor="text1"/>
          <w:sz w:val="26"/>
          <w:szCs w:val="26"/>
        </w:rPr>
        <w:t xml:space="preserve"> </w:t>
      </w:r>
      <w:proofErr w:type="spellStart"/>
      <w:r w:rsidRPr="00CB4E16">
        <w:rPr>
          <w:color w:val="000000" w:themeColor="text1"/>
          <w:sz w:val="26"/>
          <w:szCs w:val="26"/>
        </w:rPr>
        <w:t>hoạt</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gồm</w:t>
      </w:r>
      <w:proofErr w:type="spellEnd"/>
      <w:r w:rsidRPr="00CB4E16">
        <w:rPr>
          <w:color w:val="000000" w:themeColor="text1"/>
          <w:sz w:val="26"/>
          <w:szCs w:val="26"/>
        </w:rPr>
        <w:t xml:space="preserve"> 444 </w:t>
      </w:r>
      <w:proofErr w:type="spellStart"/>
      <w:r w:rsidRPr="00CB4E16">
        <w:rPr>
          <w:color w:val="000000" w:themeColor="text1"/>
          <w:sz w:val="26"/>
          <w:szCs w:val="26"/>
        </w:rPr>
        <w:t>trung</w:t>
      </w:r>
      <w:proofErr w:type="spellEnd"/>
      <w:r w:rsidRPr="00CB4E16">
        <w:rPr>
          <w:color w:val="000000" w:themeColor="text1"/>
          <w:sz w:val="26"/>
          <w:szCs w:val="26"/>
        </w:rPr>
        <w:t xml:space="preserve"> </w:t>
      </w:r>
      <w:proofErr w:type="spellStart"/>
      <w:r w:rsidRPr="00CB4E16">
        <w:rPr>
          <w:color w:val="000000" w:themeColor="text1"/>
          <w:sz w:val="26"/>
          <w:szCs w:val="26"/>
        </w:rPr>
        <w:t>tâm</w:t>
      </w:r>
      <w:proofErr w:type="spellEnd"/>
      <w:r w:rsidRPr="00CB4E16">
        <w:rPr>
          <w:color w:val="000000" w:themeColor="text1"/>
          <w:sz w:val="26"/>
          <w:szCs w:val="26"/>
        </w:rPr>
        <w:t xml:space="preserve">, 141 </w:t>
      </w:r>
      <w:proofErr w:type="spellStart"/>
      <w:r w:rsidRPr="00CB4E16">
        <w:rPr>
          <w:color w:val="000000" w:themeColor="text1"/>
          <w:sz w:val="26"/>
          <w:szCs w:val="26"/>
        </w:rPr>
        <w:t>viện</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w:t>
      </w:r>
      <w:proofErr w:type="spellStart"/>
      <w:r w:rsidRPr="00CB4E16">
        <w:rPr>
          <w:color w:val="000000" w:themeColor="text1"/>
          <w:sz w:val="26"/>
          <w:szCs w:val="26"/>
        </w:rPr>
        <w:t>kiểm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36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loại</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khác</w:t>
      </w:r>
      <w:proofErr w:type="spellEnd"/>
      <w:r w:rsidRPr="00CB4E16">
        <w:rPr>
          <w:color w:val="000000" w:themeColor="text1"/>
          <w:sz w:val="26"/>
          <w:szCs w:val="26"/>
        </w:rPr>
        <w:t xml:space="preserve"> [8]. </w:t>
      </w:r>
      <w:proofErr w:type="spellStart"/>
      <w:r w:rsidRPr="00CB4E16">
        <w:rPr>
          <w:color w:val="000000" w:themeColor="text1"/>
          <w:sz w:val="26"/>
          <w:szCs w:val="26"/>
        </w:rPr>
        <w:t>Đây</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w:t>
      </w:r>
      <w:proofErr w:type="spellStart"/>
      <w:r w:rsidRPr="00CB4E16">
        <w:rPr>
          <w:color w:val="000000" w:themeColor="text1"/>
          <w:sz w:val="26"/>
          <w:szCs w:val="26"/>
        </w:rPr>
        <w:t>rất</w:t>
      </w:r>
      <w:proofErr w:type="spellEnd"/>
      <w:r w:rsidRPr="00CB4E16">
        <w:rPr>
          <w:color w:val="000000" w:themeColor="text1"/>
          <w:sz w:val="26"/>
          <w:szCs w:val="26"/>
        </w:rPr>
        <w:t xml:space="preserve"> </w:t>
      </w:r>
      <w:proofErr w:type="spellStart"/>
      <w:r w:rsidRPr="00CB4E16">
        <w:rPr>
          <w:color w:val="000000" w:themeColor="text1"/>
          <w:sz w:val="26"/>
          <w:szCs w:val="26"/>
        </w:rPr>
        <w:t>lớn</w:t>
      </w:r>
      <w:proofErr w:type="spellEnd"/>
      <w:r w:rsidRPr="00CB4E16">
        <w:rPr>
          <w:color w:val="000000" w:themeColor="text1"/>
          <w:sz w:val="26"/>
          <w:szCs w:val="26"/>
        </w:rPr>
        <w:t xml:space="preserve">, song </w:t>
      </w:r>
      <w:proofErr w:type="spellStart"/>
      <w:r w:rsidRPr="00CB4E16">
        <w:rPr>
          <w:color w:val="000000" w:themeColor="text1"/>
          <w:sz w:val="26"/>
          <w:szCs w:val="26"/>
        </w:rPr>
        <w:t>đến</w:t>
      </w:r>
      <w:proofErr w:type="spellEnd"/>
      <w:r w:rsidRPr="00CB4E16">
        <w:rPr>
          <w:color w:val="000000" w:themeColor="text1"/>
          <w:sz w:val="26"/>
          <w:szCs w:val="26"/>
        </w:rPr>
        <w:t xml:space="preserve"> nay </w:t>
      </w:r>
      <w:proofErr w:type="spellStart"/>
      <w:r w:rsidRPr="00CB4E16">
        <w:rPr>
          <w:color w:val="000000" w:themeColor="text1"/>
          <w:sz w:val="26"/>
          <w:szCs w:val="26"/>
        </w:rPr>
        <w:t>vẫn</w:t>
      </w:r>
      <w:proofErr w:type="spellEnd"/>
      <w:r w:rsidRPr="00CB4E16">
        <w:rPr>
          <w:color w:val="000000" w:themeColor="text1"/>
          <w:sz w:val="26"/>
          <w:szCs w:val="26"/>
        </w:rPr>
        <w:t xml:space="preserve"> </w:t>
      </w:r>
      <w:proofErr w:type="spellStart"/>
      <w:r w:rsidRPr="00CB4E16">
        <w:rPr>
          <w:color w:val="000000" w:themeColor="text1"/>
          <w:sz w:val="26"/>
          <w:szCs w:val="26"/>
        </w:rPr>
        <w:t>chưa</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dùng</w:t>
      </w:r>
      <w:proofErr w:type="spellEnd"/>
      <w:r w:rsidRPr="00CB4E16">
        <w:rPr>
          <w:color w:val="000000" w:themeColor="text1"/>
          <w:sz w:val="26"/>
          <w:szCs w:val="26"/>
        </w:rPr>
        <w:t xml:space="preserve"> </w:t>
      </w:r>
      <w:proofErr w:type="spellStart"/>
      <w:r w:rsidRPr="00CB4E16">
        <w:rPr>
          <w:color w:val="000000" w:themeColor="text1"/>
          <w:sz w:val="26"/>
          <w:szCs w:val="26"/>
        </w:rPr>
        <w:t>chung</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thác</w:t>
      </w:r>
      <w:proofErr w:type="spellEnd"/>
      <w:r w:rsidRPr="00CB4E16">
        <w:rPr>
          <w:color w:val="000000" w:themeColor="text1"/>
          <w:sz w:val="26"/>
          <w:szCs w:val="26"/>
        </w:rPr>
        <w:t xml:space="preserve"> </w:t>
      </w:r>
      <w:proofErr w:type="spellStart"/>
      <w:r w:rsidRPr="00CB4E16">
        <w:rPr>
          <w:color w:val="000000" w:themeColor="text1"/>
          <w:sz w:val="26"/>
          <w:szCs w:val="26"/>
        </w:rPr>
        <w:t>hiệu</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này</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phạm</w:t>
      </w:r>
      <w:proofErr w:type="spellEnd"/>
      <w:r w:rsidRPr="00CB4E16">
        <w:rPr>
          <w:color w:val="000000" w:themeColor="text1"/>
          <w:sz w:val="26"/>
          <w:szCs w:val="26"/>
        </w:rPr>
        <w:t xml:space="preserve"> vi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w:t>
      </w:r>
    </w:p>
    <w:p w14:paraId="79CC7E9B" w14:textId="77777777" w:rsidR="008C4A44" w:rsidRPr="000D6BC2" w:rsidRDefault="00000000">
      <w:pPr>
        <w:pStyle w:val="Heading3"/>
        <w:keepNext/>
        <w:spacing w:before="180" w:after="120" w:line="276" w:lineRule="auto"/>
        <w:rPr>
          <w:color w:val="000000" w:themeColor="text1"/>
          <w:lang w:val="vi-VN"/>
          <w:rPrChange w:id="27" w:author="Administrator" w:date="2026-08-16T18:41:00Z" w16du:dateUtc="2026-08-16T11:41:00Z">
            <w:rPr>
              <w:color w:val="000000" w:themeColor="text1"/>
            </w:rPr>
          </w:rPrChange>
        </w:rPr>
      </w:pPr>
      <w:bookmarkStart w:id="28" w:name="_Toc237786468"/>
      <w:bookmarkStart w:id="29" w:name="_Toc237788995"/>
      <w:r w:rsidRPr="000D6BC2">
        <w:rPr>
          <w:bCs/>
          <w:iCs/>
          <w:color w:val="000000" w:themeColor="text1"/>
          <w:lang w:val="vi-VN"/>
          <w:rPrChange w:id="30" w:author="Administrator" w:date="2026-08-16T18:41:00Z" w16du:dateUtc="2026-08-16T11:41:00Z">
            <w:rPr>
              <w:bCs/>
              <w:iCs/>
              <w:color w:val="000000" w:themeColor="text1"/>
            </w:rPr>
          </w:rPrChange>
        </w:rPr>
        <w:t>b) Cơ sở dữ liệu chuyên gia còn phân tán, quy mô nhỏ lẻ theo từng địa phương</w:t>
      </w:r>
      <w:bookmarkEnd w:id="28"/>
      <w:bookmarkEnd w:id="29"/>
    </w:p>
    <w:p w14:paraId="3521EF47" w14:textId="77777777" w:rsidR="008C4A44" w:rsidRPr="000D6BC2" w:rsidRDefault="00000000">
      <w:pPr>
        <w:spacing w:after="120" w:line="276" w:lineRule="auto"/>
        <w:ind w:firstLine="567"/>
        <w:jc w:val="both"/>
        <w:rPr>
          <w:color w:val="000000" w:themeColor="text1"/>
          <w:sz w:val="26"/>
          <w:szCs w:val="26"/>
          <w:lang w:val="vi-VN"/>
          <w:rPrChange w:id="31" w:author="Administrator" w:date="2026-08-16T18:41:00Z" w16du:dateUtc="2026-08-16T11:41:00Z">
            <w:rPr>
              <w:color w:val="000000" w:themeColor="text1"/>
              <w:sz w:val="26"/>
              <w:szCs w:val="26"/>
            </w:rPr>
          </w:rPrChange>
        </w:rPr>
      </w:pPr>
      <w:r w:rsidRPr="000D6BC2">
        <w:rPr>
          <w:color w:val="000000" w:themeColor="text1"/>
          <w:sz w:val="26"/>
          <w:szCs w:val="26"/>
          <w:lang w:val="vi-VN"/>
          <w:rPrChange w:id="32" w:author="Administrator" w:date="2026-08-16T18:41:00Z" w16du:dateUtc="2026-08-16T11:41:00Z">
            <w:rPr>
              <w:color w:val="000000" w:themeColor="text1"/>
              <w:sz w:val="26"/>
              <w:szCs w:val="26"/>
            </w:rPr>
          </w:rPrChange>
        </w:rPr>
        <w:t xml:space="preserve">Trên thực tế, việc xây dựng ngân hàng dữ liệu chuyên gia hiện được từng liên hiệp hội tỉnh/thành tự triển khai riêng lẻ, không có nền tảng dùng chung. Đơn cử, Liên hiệp Hội tỉnh Cao Bằng </w:t>
      </w:r>
      <w:r w:rsidR="005B481C" w:rsidRPr="000D6BC2">
        <w:rPr>
          <w:color w:val="000000" w:themeColor="text1"/>
          <w:sz w:val="26"/>
          <w:szCs w:val="26"/>
          <w:lang w:val="vi-VN"/>
          <w:rPrChange w:id="33" w:author="Administrator" w:date="2026-08-16T18:41:00Z" w16du:dateUtc="2026-08-16T11:41:00Z">
            <w:rPr>
              <w:color w:val="000000" w:themeColor="text1"/>
              <w:sz w:val="26"/>
              <w:szCs w:val="26"/>
            </w:rPr>
          </w:rPrChange>
        </w:rPr>
        <w:t>-</w:t>
      </w:r>
      <w:r w:rsidRPr="000D6BC2">
        <w:rPr>
          <w:color w:val="000000" w:themeColor="text1"/>
          <w:sz w:val="26"/>
          <w:szCs w:val="26"/>
          <w:lang w:val="vi-VN"/>
          <w:rPrChange w:id="34" w:author="Administrator" w:date="2026-08-16T18:41:00Z" w16du:dateUtc="2026-08-16T11:41:00Z">
            <w:rPr>
              <w:color w:val="000000" w:themeColor="text1"/>
              <w:sz w:val="26"/>
              <w:szCs w:val="26"/>
            </w:rPr>
          </w:rPrChange>
        </w:rPr>
        <w:t xml:space="preserve"> sau nhiều năm chủ động xây dựng ngân hàng dữ liệu chuyên gia </w:t>
      </w:r>
      <w:r w:rsidR="005B481C" w:rsidRPr="000D6BC2">
        <w:rPr>
          <w:color w:val="000000" w:themeColor="text1"/>
          <w:sz w:val="26"/>
          <w:szCs w:val="26"/>
          <w:lang w:val="vi-VN"/>
          <w:rPrChange w:id="35" w:author="Administrator" w:date="2026-08-16T18:41:00Z" w16du:dateUtc="2026-08-16T11:41:00Z">
            <w:rPr>
              <w:color w:val="000000" w:themeColor="text1"/>
              <w:sz w:val="26"/>
              <w:szCs w:val="26"/>
            </w:rPr>
          </w:rPrChange>
        </w:rPr>
        <w:t>-</w:t>
      </w:r>
      <w:r w:rsidRPr="000D6BC2">
        <w:rPr>
          <w:color w:val="000000" w:themeColor="text1"/>
          <w:sz w:val="26"/>
          <w:szCs w:val="26"/>
          <w:lang w:val="vi-VN"/>
          <w:rPrChange w:id="36" w:author="Administrator" w:date="2026-08-16T18:41:00Z" w16du:dateUtc="2026-08-16T11:41:00Z">
            <w:rPr>
              <w:color w:val="000000" w:themeColor="text1"/>
              <w:sz w:val="26"/>
              <w:szCs w:val="26"/>
            </w:rPr>
          </w:rPrChange>
        </w:rPr>
        <w:t xml:space="preserve"> đến nay mới tập hợp được đầy đủ dữ liệu của 98 chuyên gia trên các lĩnh vực, trong đó trên 60% chuyên gia tích cực tham gia tư vấn, phản biện khi được huy động [3]. Quy mô này cho thấy rõ khoảng cách giữa nguồn lực trí thức rất lớn của toàn hệ thống (hơn 1,5 triệu người [2]) với năng lực thực tế huy động được thông qua các công cụ quản lý dữ liệu thủ công, phân tán theo từng địa phương, thiếu liên thông, chuẩn hoá và chia sẻ giữa Trung ương và các hội thành viên.</w:t>
      </w:r>
    </w:p>
    <w:p w14:paraId="71E55114" w14:textId="77777777" w:rsidR="008C4A44" w:rsidRPr="000D6BC2" w:rsidRDefault="00000000">
      <w:pPr>
        <w:pStyle w:val="Heading3"/>
        <w:keepNext/>
        <w:spacing w:before="180" w:after="120" w:line="276" w:lineRule="auto"/>
        <w:rPr>
          <w:color w:val="000000" w:themeColor="text1"/>
          <w:lang w:val="vi-VN"/>
          <w:rPrChange w:id="37" w:author="Administrator" w:date="2026-08-16T18:41:00Z" w16du:dateUtc="2026-08-16T11:41:00Z">
            <w:rPr>
              <w:color w:val="000000" w:themeColor="text1"/>
            </w:rPr>
          </w:rPrChange>
        </w:rPr>
      </w:pPr>
      <w:bookmarkStart w:id="38" w:name="_Toc237786469"/>
      <w:bookmarkStart w:id="39" w:name="_Toc237788996"/>
      <w:r w:rsidRPr="000D6BC2">
        <w:rPr>
          <w:bCs/>
          <w:iCs/>
          <w:color w:val="000000" w:themeColor="text1"/>
          <w:lang w:val="vi-VN"/>
          <w:rPrChange w:id="40" w:author="Administrator" w:date="2026-08-16T18:41:00Z" w16du:dateUtc="2026-08-16T11:41:00Z">
            <w:rPr>
              <w:bCs/>
              <w:iCs/>
              <w:color w:val="000000" w:themeColor="text1"/>
            </w:rPr>
          </w:rPrChange>
        </w:rPr>
        <w:t>c) Hoạt động tư vấn, phản biện và giám định xã hội chưa được hiện đại hoá bằng công cụ số</w:t>
      </w:r>
      <w:bookmarkEnd w:id="38"/>
      <w:bookmarkEnd w:id="39"/>
    </w:p>
    <w:p w14:paraId="056467C0" w14:textId="77777777" w:rsidR="008C4A44" w:rsidRPr="000D6BC2" w:rsidRDefault="00000000">
      <w:pPr>
        <w:spacing w:after="120" w:line="276" w:lineRule="auto"/>
        <w:ind w:firstLine="567"/>
        <w:jc w:val="both"/>
        <w:rPr>
          <w:color w:val="000000" w:themeColor="text1"/>
          <w:sz w:val="26"/>
          <w:szCs w:val="26"/>
          <w:lang w:val="vi-VN"/>
          <w:rPrChange w:id="41" w:author="Administrator" w:date="2026-08-16T18:41:00Z" w16du:dateUtc="2026-08-16T11:41:00Z">
            <w:rPr>
              <w:color w:val="000000" w:themeColor="text1"/>
              <w:sz w:val="26"/>
              <w:szCs w:val="26"/>
            </w:rPr>
          </w:rPrChange>
        </w:rPr>
      </w:pPr>
      <w:r w:rsidRPr="000D6BC2">
        <w:rPr>
          <w:color w:val="000000" w:themeColor="text1"/>
          <w:sz w:val="26"/>
          <w:szCs w:val="26"/>
          <w:lang w:val="vi-VN"/>
          <w:rPrChange w:id="42" w:author="Administrator" w:date="2026-08-16T18:41:00Z" w16du:dateUtc="2026-08-16T11:41:00Z">
            <w:rPr>
              <w:color w:val="000000" w:themeColor="text1"/>
              <w:sz w:val="26"/>
              <w:szCs w:val="26"/>
            </w:rPr>
          </w:rPrChange>
        </w:rPr>
        <w:t xml:space="preserve">Tại hội thảo sơ kết hoạt động tư vấn, phản biện và giám định xã hội của Liên hiệp Hội Việt Nam, các chuyên gia nhận định hệ thống Liên hiệp Hội cần "tăng cường xây dựng, chia sẻ cơ sở dữ liệu chuyên gia" và "hiện đại hóa các thiết chế tư vấn thông qua nền tảng số và công cụ phân tích chính sách có hỗ trợ của AI" theo tinh thần Nghị quyết số 57-NQ/TW [4]. Điều này cho thấy chính đội ngũ chuyên gia trong hệ thống VUSTA đã nhận diện rõ khoảng trống về nền tảng số phục vụ công tác tư vấn, phản biện </w:t>
      </w:r>
      <w:r w:rsidR="005B481C" w:rsidRPr="000D6BC2">
        <w:rPr>
          <w:color w:val="000000" w:themeColor="text1"/>
          <w:sz w:val="26"/>
          <w:szCs w:val="26"/>
          <w:lang w:val="vi-VN"/>
          <w:rPrChange w:id="43" w:author="Administrator" w:date="2026-08-16T18:41:00Z" w16du:dateUtc="2026-08-16T11:41:00Z">
            <w:rPr>
              <w:color w:val="000000" w:themeColor="text1"/>
              <w:sz w:val="26"/>
              <w:szCs w:val="26"/>
            </w:rPr>
          </w:rPrChange>
        </w:rPr>
        <w:t>-</w:t>
      </w:r>
      <w:r w:rsidRPr="000D6BC2">
        <w:rPr>
          <w:color w:val="000000" w:themeColor="text1"/>
          <w:sz w:val="26"/>
          <w:szCs w:val="26"/>
          <w:lang w:val="vi-VN"/>
          <w:rPrChange w:id="44" w:author="Administrator" w:date="2026-08-16T18:41:00Z" w16du:dateUtc="2026-08-16T11:41:00Z">
            <w:rPr>
              <w:color w:val="000000" w:themeColor="text1"/>
              <w:sz w:val="26"/>
              <w:szCs w:val="26"/>
            </w:rPr>
          </w:rPrChange>
        </w:rPr>
        <w:t xml:space="preserve"> một trong những chức năng cốt lõi của Liên hiệp Hội </w:t>
      </w:r>
      <w:r w:rsidR="005B481C" w:rsidRPr="000D6BC2">
        <w:rPr>
          <w:color w:val="000000" w:themeColor="text1"/>
          <w:sz w:val="26"/>
          <w:szCs w:val="26"/>
          <w:lang w:val="vi-VN"/>
          <w:rPrChange w:id="45" w:author="Administrator" w:date="2026-08-16T18:41:00Z" w16du:dateUtc="2026-08-16T11:41:00Z">
            <w:rPr>
              <w:color w:val="000000" w:themeColor="text1"/>
              <w:sz w:val="26"/>
              <w:szCs w:val="26"/>
            </w:rPr>
          </w:rPrChange>
        </w:rPr>
        <w:t>-</w:t>
      </w:r>
      <w:r w:rsidRPr="000D6BC2">
        <w:rPr>
          <w:color w:val="000000" w:themeColor="text1"/>
          <w:sz w:val="26"/>
          <w:szCs w:val="26"/>
          <w:lang w:val="vi-VN"/>
          <w:rPrChange w:id="46" w:author="Administrator" w:date="2026-08-16T18:41:00Z" w16du:dateUtc="2026-08-16T11:41:00Z">
            <w:rPr>
              <w:color w:val="000000" w:themeColor="text1"/>
              <w:sz w:val="26"/>
              <w:szCs w:val="26"/>
            </w:rPr>
          </w:rPrChange>
        </w:rPr>
        <w:t xml:space="preserve"> và đặt ra yêu cầu cấp thiết phải xây dựng công cụ số dùng chung thay vì tiếp tục vận hành theo phương thức thủ công như hiện nay.</w:t>
      </w:r>
    </w:p>
    <w:p w14:paraId="77ECF169" w14:textId="77777777" w:rsidR="008C4A44" w:rsidRPr="000D6BC2" w:rsidRDefault="00000000">
      <w:pPr>
        <w:pStyle w:val="Heading3"/>
        <w:keepNext/>
        <w:spacing w:before="180" w:after="120" w:line="276" w:lineRule="auto"/>
        <w:rPr>
          <w:color w:val="000000" w:themeColor="text1"/>
          <w:lang w:val="vi-VN"/>
          <w:rPrChange w:id="47" w:author="Administrator" w:date="2026-08-16T18:41:00Z" w16du:dateUtc="2026-08-16T11:41:00Z">
            <w:rPr>
              <w:color w:val="000000" w:themeColor="text1"/>
            </w:rPr>
          </w:rPrChange>
        </w:rPr>
      </w:pPr>
      <w:bookmarkStart w:id="48" w:name="_Toc237786470"/>
      <w:bookmarkStart w:id="49" w:name="_Toc237788997"/>
      <w:r w:rsidRPr="000D6BC2">
        <w:rPr>
          <w:bCs/>
          <w:iCs/>
          <w:color w:val="000000" w:themeColor="text1"/>
          <w:lang w:val="vi-VN"/>
          <w:rPrChange w:id="50" w:author="Administrator" w:date="2026-08-16T18:41:00Z" w16du:dateUtc="2026-08-16T11:41:00Z">
            <w:rPr>
              <w:bCs/>
              <w:iCs/>
              <w:color w:val="000000" w:themeColor="text1"/>
            </w:rPr>
          </w:rPrChange>
        </w:rPr>
        <w:lastRenderedPageBreak/>
        <w:t xml:space="preserve">d) Thiếu kênh chính thức kết nối cung </w:t>
      </w:r>
      <w:r w:rsidR="005B481C" w:rsidRPr="000D6BC2">
        <w:rPr>
          <w:bCs/>
          <w:iCs/>
          <w:color w:val="000000" w:themeColor="text1"/>
          <w:lang w:val="vi-VN"/>
          <w:rPrChange w:id="51" w:author="Administrator" w:date="2026-08-16T18:41:00Z" w16du:dateUtc="2026-08-16T11:41:00Z">
            <w:rPr>
              <w:bCs/>
              <w:iCs/>
              <w:color w:val="000000" w:themeColor="text1"/>
            </w:rPr>
          </w:rPrChange>
        </w:rPr>
        <w:t>-</w:t>
      </w:r>
      <w:r w:rsidRPr="000D6BC2">
        <w:rPr>
          <w:bCs/>
          <w:iCs/>
          <w:color w:val="000000" w:themeColor="text1"/>
          <w:lang w:val="vi-VN"/>
          <w:rPrChange w:id="52" w:author="Administrator" w:date="2026-08-16T18:41:00Z" w16du:dateUtc="2026-08-16T11:41:00Z">
            <w:rPr>
              <w:bCs/>
              <w:iCs/>
              <w:color w:val="000000" w:themeColor="text1"/>
            </w:rPr>
          </w:rPrChange>
        </w:rPr>
        <w:t xml:space="preserve"> cầu công nghệ và đầu tư dành cho khối trí thức Liên hiệp Hội</w:t>
      </w:r>
      <w:bookmarkEnd w:id="48"/>
      <w:bookmarkEnd w:id="49"/>
    </w:p>
    <w:p w14:paraId="57F63FFB" w14:textId="77777777" w:rsidR="008C4A44" w:rsidRPr="000D6BC2" w:rsidRDefault="00000000">
      <w:pPr>
        <w:spacing w:after="120" w:line="276" w:lineRule="auto"/>
        <w:ind w:firstLine="567"/>
        <w:jc w:val="both"/>
        <w:rPr>
          <w:color w:val="000000" w:themeColor="text1"/>
          <w:sz w:val="26"/>
          <w:szCs w:val="26"/>
          <w:lang w:val="vi-VN"/>
          <w:rPrChange w:id="53" w:author="Administrator" w:date="2026-08-16T18:41:00Z" w16du:dateUtc="2026-08-16T11:41:00Z">
            <w:rPr>
              <w:color w:val="000000" w:themeColor="text1"/>
              <w:sz w:val="26"/>
              <w:szCs w:val="26"/>
            </w:rPr>
          </w:rPrChange>
        </w:rPr>
      </w:pPr>
      <w:r w:rsidRPr="000D6BC2">
        <w:rPr>
          <w:color w:val="000000" w:themeColor="text1"/>
          <w:sz w:val="26"/>
          <w:szCs w:val="26"/>
          <w:lang w:val="vi-VN"/>
          <w:rPrChange w:id="54" w:author="Administrator" w:date="2026-08-16T18:41:00Z" w16du:dateUtc="2026-08-16T11:41:00Z">
            <w:rPr>
              <w:color w:val="000000" w:themeColor="text1"/>
              <w:sz w:val="26"/>
              <w:szCs w:val="26"/>
            </w:rPr>
          </w:rPrChange>
        </w:rPr>
        <w:t xml:space="preserve">Ở cấp quốc gia, Bộ Khoa học và Công nghệ đã ra mắt Sàn giao dịch Khoa học và Công nghệ Việt Nam (techmartvietnam.vn) vào ngày 30/6/2025, với dữ liệu ban đầu (pha 1) gồm 600 công nghệ, thiết bị chào bán, 50 nhu cầu tìm mua công nghệ và 150 chuyên gia tư vấn, môi giới công nghệ [5]. Tuy nhiên, sàn giao dịch này do Cục Thông tin, Thống kê (Bộ KH&amp;CN) chủ trì, tập trung chủ yếu vào giao dịch mua </w:t>
      </w:r>
      <w:r w:rsidR="005B481C" w:rsidRPr="000D6BC2">
        <w:rPr>
          <w:color w:val="000000" w:themeColor="text1"/>
          <w:sz w:val="26"/>
          <w:szCs w:val="26"/>
          <w:lang w:val="vi-VN"/>
          <w:rPrChange w:id="55" w:author="Administrator" w:date="2026-08-16T18:41:00Z" w16du:dateUtc="2026-08-16T11:41:00Z">
            <w:rPr>
              <w:color w:val="000000" w:themeColor="text1"/>
              <w:sz w:val="26"/>
              <w:szCs w:val="26"/>
            </w:rPr>
          </w:rPrChange>
        </w:rPr>
        <w:t>-</w:t>
      </w:r>
      <w:r w:rsidRPr="000D6BC2">
        <w:rPr>
          <w:color w:val="000000" w:themeColor="text1"/>
          <w:sz w:val="26"/>
          <w:szCs w:val="26"/>
          <w:lang w:val="vi-VN"/>
          <w:rPrChange w:id="56" w:author="Administrator" w:date="2026-08-16T18:41:00Z" w16du:dateUtc="2026-08-16T11:41:00Z">
            <w:rPr>
              <w:color w:val="000000" w:themeColor="text1"/>
              <w:sz w:val="26"/>
              <w:szCs w:val="26"/>
            </w:rPr>
          </w:rPrChange>
        </w:rPr>
        <w:t xml:space="preserve"> bán công nghệ, thiết bị giữa doanh nghiệp và tổ chức KH&amp;CN [6], chưa khai thác được mạng lưới hơn 1,5 triệu trí thức và 152 hội thành viên hiện có của VUSTA [1][2]. Hệ thống Liên hiệp Hội hiện chưa có một kênh chính thức, thống nhất để kết nối các chuyên gia, kết quả nghiên cứu của mạng lưới hội thành viên với doanh nghiệp, nhà đầu tư và các chương trình tài trợ cho hoạt động KH,CN&amp;ĐMST.</w:t>
      </w:r>
    </w:p>
    <w:p w14:paraId="1D015D2C" w14:textId="77777777" w:rsidR="008C4A44" w:rsidRPr="000D6BC2" w:rsidRDefault="00000000">
      <w:pPr>
        <w:pStyle w:val="Heading3"/>
        <w:keepNext/>
        <w:spacing w:before="180" w:after="120" w:line="276" w:lineRule="auto"/>
        <w:rPr>
          <w:color w:val="000000" w:themeColor="text1"/>
          <w:lang w:val="vi-VN"/>
          <w:rPrChange w:id="57" w:author="Administrator" w:date="2026-08-16T18:41:00Z" w16du:dateUtc="2026-08-16T11:41:00Z">
            <w:rPr>
              <w:color w:val="000000" w:themeColor="text1"/>
            </w:rPr>
          </w:rPrChange>
        </w:rPr>
      </w:pPr>
      <w:bookmarkStart w:id="58" w:name="_Toc237786471"/>
      <w:bookmarkStart w:id="59" w:name="_Toc237788998"/>
      <w:r w:rsidRPr="000D6BC2">
        <w:rPr>
          <w:bCs/>
          <w:iCs/>
          <w:color w:val="000000" w:themeColor="text1"/>
          <w:lang w:val="vi-VN"/>
          <w:rPrChange w:id="60" w:author="Administrator" w:date="2026-08-16T18:41:00Z" w16du:dateUtc="2026-08-16T11:41:00Z">
            <w:rPr>
              <w:bCs/>
              <w:iCs/>
              <w:color w:val="000000" w:themeColor="text1"/>
            </w:rPr>
          </w:rPrChange>
        </w:rPr>
        <w:t>e) Thiếu công cụ quản trị số cho công tác điều hành mạng lưới</w:t>
      </w:r>
      <w:bookmarkEnd w:id="58"/>
      <w:bookmarkEnd w:id="59"/>
    </w:p>
    <w:p w14:paraId="5860246B" w14:textId="77777777" w:rsidR="008C4A44" w:rsidRPr="000D6BC2" w:rsidRDefault="00000000">
      <w:pPr>
        <w:spacing w:after="120" w:line="276" w:lineRule="auto"/>
        <w:ind w:firstLine="567"/>
        <w:jc w:val="both"/>
        <w:rPr>
          <w:color w:val="000000" w:themeColor="text1"/>
          <w:sz w:val="26"/>
          <w:szCs w:val="26"/>
          <w:lang w:val="vi-VN"/>
          <w:rPrChange w:id="61" w:author="Administrator" w:date="2026-08-16T18:41:00Z" w16du:dateUtc="2026-08-16T11:41:00Z">
            <w:rPr>
              <w:color w:val="000000" w:themeColor="text1"/>
              <w:sz w:val="26"/>
              <w:szCs w:val="26"/>
            </w:rPr>
          </w:rPrChange>
        </w:rPr>
      </w:pPr>
      <w:r w:rsidRPr="000D6BC2">
        <w:rPr>
          <w:color w:val="000000" w:themeColor="text1"/>
          <w:sz w:val="26"/>
          <w:szCs w:val="26"/>
          <w:lang w:val="vi-VN"/>
          <w:rPrChange w:id="62" w:author="Administrator" w:date="2026-08-16T18:41:00Z" w16du:dateUtc="2026-08-16T11:41:00Z">
            <w:rPr>
              <w:color w:val="000000" w:themeColor="text1"/>
              <w:sz w:val="26"/>
              <w:szCs w:val="26"/>
            </w:rPr>
          </w:rPrChange>
        </w:rPr>
        <w:t>Ban lãnh đạo VUSTA và các hội thành viên hiện chưa có công cụ số để theo dõi, thống kê theo thời gian thực về năng lực, hoạt động và đóng góp của mạng lưới trí thức trên phạm vi toàn quốc; các báo cáo, thống kê hiện vẫn chủ yếu tổng hợp thủ công theo từng đợt sơ kết, tổng kết hoặc đại hội nhiệm kỳ [1][2], làm hạn chế khả năng ra quyết định kịp thời và huy động nguồn lực chủ động của Ban lãnh đạo VUSTA.</w:t>
      </w:r>
    </w:p>
    <w:p w14:paraId="7B6208FD" w14:textId="77777777" w:rsidR="001E39AE" w:rsidRPr="000D6BC2" w:rsidRDefault="00E36B6F">
      <w:pPr>
        <w:pStyle w:val="Heading3"/>
        <w:keepNext/>
        <w:spacing w:before="180" w:after="120" w:line="276" w:lineRule="auto"/>
        <w:rPr>
          <w:color w:val="000000" w:themeColor="text1"/>
          <w:lang w:val="vi-VN"/>
          <w:rPrChange w:id="63" w:author="Administrator" w:date="2026-08-16T18:41:00Z" w16du:dateUtc="2026-08-16T11:41:00Z">
            <w:rPr>
              <w:color w:val="000000" w:themeColor="text1"/>
            </w:rPr>
          </w:rPrChange>
        </w:rPr>
      </w:pPr>
      <w:bookmarkStart w:id="64" w:name="_Toc237786472"/>
      <w:bookmarkStart w:id="65" w:name="_Toc237788999"/>
      <w:r w:rsidRPr="000D6BC2">
        <w:rPr>
          <w:color w:val="000000" w:themeColor="text1"/>
          <w:lang w:val="vi-VN"/>
          <w:rPrChange w:id="66" w:author="Administrator" w:date="2026-08-16T18:41:00Z" w16du:dateUtc="2026-08-16T11:41:00Z">
            <w:rPr>
              <w:color w:val="000000" w:themeColor="text1"/>
            </w:rPr>
          </w:rPrChange>
        </w:rPr>
        <w:t>Tóm</w:t>
      </w:r>
      <w:r w:rsidRPr="00CB4E16">
        <w:rPr>
          <w:color w:val="000000" w:themeColor="text1"/>
          <w:lang w:val="vi-VN"/>
        </w:rPr>
        <w:t xml:space="preserve"> lại</w:t>
      </w:r>
      <w:r w:rsidRPr="000D6BC2">
        <w:rPr>
          <w:color w:val="000000" w:themeColor="text1"/>
          <w:lang w:val="vi-VN"/>
          <w:rPrChange w:id="67" w:author="Administrator" w:date="2026-08-16T18:41:00Z" w16du:dateUtc="2026-08-16T11:41:00Z">
            <w:rPr>
              <w:color w:val="000000" w:themeColor="text1"/>
            </w:rPr>
          </w:rPrChange>
        </w:rPr>
        <w:t xml:space="preserve"> vì sao VI CONNECT là yêu cầu cấp thiết</w:t>
      </w:r>
      <w:bookmarkEnd w:id="64"/>
      <w:bookmarkEnd w:id="65"/>
    </w:p>
    <w:p w14:paraId="7AFFD63B" w14:textId="77777777" w:rsidR="001E39AE" w:rsidRPr="000D6BC2" w:rsidRDefault="00000000" w:rsidP="00E36B6F">
      <w:pPr>
        <w:spacing w:after="120"/>
        <w:ind w:firstLine="720"/>
        <w:jc w:val="both"/>
        <w:rPr>
          <w:color w:val="000000" w:themeColor="text1"/>
          <w:sz w:val="26"/>
          <w:szCs w:val="26"/>
          <w:lang w:val="vi-VN"/>
          <w:rPrChange w:id="68" w:author="Administrator" w:date="2026-08-16T18:41:00Z" w16du:dateUtc="2026-08-16T11:41:00Z">
            <w:rPr>
              <w:color w:val="000000" w:themeColor="text1"/>
              <w:sz w:val="26"/>
              <w:szCs w:val="26"/>
            </w:rPr>
          </w:rPrChange>
        </w:rPr>
      </w:pPr>
      <w:r w:rsidRPr="000D6BC2">
        <w:rPr>
          <w:color w:val="000000" w:themeColor="text1"/>
          <w:sz w:val="26"/>
          <w:szCs w:val="26"/>
          <w:lang w:val="vi-VN"/>
          <w:rPrChange w:id="69" w:author="Administrator" w:date="2026-08-16T18:41:00Z" w16du:dateUtc="2026-08-16T11:41:00Z">
            <w:rPr>
              <w:color w:val="000000" w:themeColor="text1"/>
              <w:sz w:val="26"/>
              <w:szCs w:val="26"/>
            </w:rPr>
          </w:rPrChange>
        </w:rPr>
        <w:t>Năm khoảng trống nêu tại các điểm a-e cùng chỉ ra một hệ quả chung: mạng lưới hơn 1,5 triệu trí thức và 624 tổ chức KH&amp;CN của VUSTA đang vận hành như tập hợp các đơn vị rời rạc, chưa có công cụ số dùng chung để huy động nhanh, đúng người, đúng việc. Cụ thể: (i) VUSTA không thể trả lời trong thời gian ngắn câu hỏi “ai có năng lực phù hợp với yêu cầu tư vấn, phản biện này” vì dữ liệu chuyên gia phân tán theo từng địa phương, như thực tế 98 hồ sơ chuyên gia sau nhiều năm xây dựng tại Cao Bằng minh chứng; (ii) doanh nghiệp và nhà đầu tư có nhu cầu công nghệ chưa có kênh chính thức tiếp cận khối trí thức Liên hiệp Hội, trong khi Techmart Vietnam mới khai thác nguồn cung từ doanh nghiệp, viện, trường, chưa bao trùm mạng lưới VUSTA; (iii) Ban lãnh đạo VUSTA chưa có công cụ số theo dõi thời gian thực năng lực, hoạt động và đóng góp của mạng lưới, khiến việc ra quyết định huy động nguồn lực phụ thuộc vào báo cáo tổng hợp theo từng đợt sơ kết, tổng kết. Ba hệ quả này cùng làm suy giảm khả năng của VUSTA thực hiện đúng chức năng cốt lõi được giao: tập hợp, đoàn kết trí thức; tư vấn, phản biện, giám định xã hội; kết nối nguồn lực phục vụ KH,CN&amp;ĐMST.</w:t>
      </w:r>
    </w:p>
    <w:p w14:paraId="43CA8D18" w14:textId="77777777" w:rsidR="001E39AE" w:rsidRPr="000D6BC2" w:rsidRDefault="00000000" w:rsidP="00E36B6F">
      <w:pPr>
        <w:spacing w:after="120"/>
        <w:ind w:firstLine="720"/>
        <w:jc w:val="both"/>
        <w:rPr>
          <w:color w:val="000000" w:themeColor="text1"/>
          <w:sz w:val="26"/>
          <w:szCs w:val="26"/>
          <w:lang w:val="vi-VN"/>
          <w:rPrChange w:id="70" w:author="Administrator" w:date="2026-08-16T18:41:00Z" w16du:dateUtc="2026-08-16T11:41:00Z">
            <w:rPr>
              <w:color w:val="000000" w:themeColor="text1"/>
              <w:sz w:val="26"/>
              <w:szCs w:val="26"/>
            </w:rPr>
          </w:rPrChange>
        </w:rPr>
      </w:pPr>
      <w:r w:rsidRPr="000D6BC2">
        <w:rPr>
          <w:color w:val="000000" w:themeColor="text1"/>
          <w:sz w:val="26"/>
          <w:szCs w:val="26"/>
          <w:lang w:val="vi-VN"/>
          <w:rPrChange w:id="71" w:author="Administrator" w:date="2026-08-16T18:41:00Z" w16du:dateUtc="2026-08-16T11:41:00Z">
            <w:rPr>
              <w:color w:val="000000" w:themeColor="text1"/>
              <w:sz w:val="26"/>
              <w:szCs w:val="26"/>
            </w:rPr>
          </w:rPrChange>
        </w:rPr>
        <w:t xml:space="preserve">Về thời điểm, việc xây dựng VI CONNECT trùng với giai đoạn thể chế đang mở cho mô hình này: Nghị quyết số 57-NQ/TW (2024) xác lập chủ trương; Luật Khoa học, Công nghệ và Đổi mới sáng tạo số 93/2025/QH15 có hiệu lực từ 01/10/2025 cùng các Nghị định hướng dẫn số 262, 263, 265, 267, 268/2025/NĐ-CP mới ban hành tạo khung pháp lý cho các mô hình huy động nguồn lực ngoài ngân sách; đồng thời Bộ Khoa học và Công nghệ mới đưa vào vận hành Techmart Vietnam (6/2025) và Cổng Sáng kiến quốc gia (8/2025), cho thấy quá trình số hoá hệ sinh thái KH,CN&amp;ĐMST đang diễn ra đồng loạt ở cấp quốc gia. Nếu VUSTA không chủ động xây dựng nền tảng dùng chung ngay trong giai đoạn này, mạng lưới trí thức lớn nhất cả nước có nguy cơ đứng ngoài quá trình số hoá đang định hình cấu trúc của toàn hệ sinh thái, đồng thời suy giảm vị thế </w:t>
      </w:r>
      <w:r w:rsidRPr="000D6BC2">
        <w:rPr>
          <w:color w:val="000000" w:themeColor="text1"/>
          <w:sz w:val="26"/>
          <w:szCs w:val="26"/>
          <w:lang w:val="vi-VN"/>
          <w:rPrChange w:id="72" w:author="Administrator" w:date="2026-08-16T18:41:00Z" w16du:dateUtc="2026-08-16T11:41:00Z">
            <w:rPr>
              <w:color w:val="000000" w:themeColor="text1"/>
              <w:sz w:val="26"/>
              <w:szCs w:val="26"/>
            </w:rPr>
          </w:rPrChange>
        </w:rPr>
        <w:lastRenderedPageBreak/>
        <w:t>đầu mối tự nhiên vốn có do chính khoảng trống về công cụ quản trị số của mình. Đây là căn cứ để xác định xây dựng VI CONNECT là yêu cầu cấp thiết, cần triển khai theo hình thức thí điểm có kiểm soát theo lộ trình tại Phần V, thay vì trì hoãn chờ điều kiện lý tưởng.</w:t>
      </w:r>
    </w:p>
    <w:p w14:paraId="4C93AEB4" w14:textId="77777777" w:rsidR="008C4A44" w:rsidRPr="000D6BC2" w:rsidRDefault="00000000" w:rsidP="00CA545F">
      <w:pPr>
        <w:pStyle w:val="Heading2"/>
        <w:keepNext/>
        <w:spacing w:before="240" w:after="120" w:line="276" w:lineRule="auto"/>
        <w:jc w:val="both"/>
        <w:rPr>
          <w:color w:val="000000" w:themeColor="text1"/>
          <w:lang w:val="vi-VN"/>
          <w:rPrChange w:id="73" w:author="Administrator" w:date="2026-08-16T18:41:00Z" w16du:dateUtc="2026-08-16T11:41:00Z">
            <w:rPr>
              <w:color w:val="000000" w:themeColor="text1"/>
            </w:rPr>
          </w:rPrChange>
        </w:rPr>
      </w:pPr>
      <w:bookmarkStart w:id="74" w:name="_Toc237786473"/>
      <w:bookmarkStart w:id="75" w:name="_Toc237789000"/>
      <w:r w:rsidRPr="000D6BC2">
        <w:rPr>
          <w:bCs/>
          <w:color w:val="000000" w:themeColor="text1"/>
          <w:lang w:val="vi-VN"/>
          <w:rPrChange w:id="76" w:author="Administrator" w:date="2026-08-16T18:41:00Z" w16du:dateUtc="2026-08-16T11:41:00Z">
            <w:rPr>
              <w:bCs/>
              <w:color w:val="000000" w:themeColor="text1"/>
            </w:rPr>
          </w:rPrChange>
        </w:rPr>
        <w:t>3. Phân tích đối sánh với Sàn giao dịch Khoa học và Công nghệ Việt Nam</w:t>
      </w:r>
      <w:bookmarkEnd w:id="74"/>
      <w:bookmarkEnd w:id="75"/>
    </w:p>
    <w:p w14:paraId="58A21930" w14:textId="77777777" w:rsidR="008C4A44" w:rsidRPr="000D6BC2" w:rsidRDefault="00000000">
      <w:pPr>
        <w:spacing w:after="120" w:line="276" w:lineRule="auto"/>
        <w:ind w:firstLine="567"/>
        <w:jc w:val="both"/>
        <w:rPr>
          <w:color w:val="000000" w:themeColor="text1"/>
          <w:sz w:val="26"/>
          <w:szCs w:val="26"/>
          <w:lang w:val="vi-VN"/>
          <w:rPrChange w:id="77" w:author="Administrator" w:date="2026-08-16T18:41:00Z" w16du:dateUtc="2026-08-16T11:41:00Z">
            <w:rPr>
              <w:color w:val="000000" w:themeColor="text1"/>
              <w:sz w:val="26"/>
              <w:szCs w:val="26"/>
            </w:rPr>
          </w:rPrChange>
        </w:rPr>
      </w:pPr>
      <w:r w:rsidRPr="000D6BC2">
        <w:rPr>
          <w:color w:val="000000" w:themeColor="text1"/>
          <w:sz w:val="26"/>
          <w:szCs w:val="26"/>
          <w:lang w:val="vi-VN"/>
          <w:rPrChange w:id="78" w:author="Administrator" w:date="2026-08-16T18:41:00Z" w16du:dateUtc="2026-08-16T11:41:00Z">
            <w:rPr>
              <w:color w:val="000000" w:themeColor="text1"/>
              <w:sz w:val="26"/>
              <w:szCs w:val="26"/>
            </w:rPr>
          </w:rPrChange>
        </w:rPr>
        <w:t xml:space="preserve">Nhằm làm rõ tính không trùng lặp và khả năng bổ trợ giữa </w:t>
      </w:r>
      <w:r w:rsidR="00BF230E" w:rsidRPr="000D6BC2">
        <w:rPr>
          <w:color w:val="000000" w:themeColor="text1"/>
          <w:sz w:val="26"/>
          <w:szCs w:val="26"/>
          <w:lang w:val="vi-VN"/>
          <w:rPrChange w:id="79" w:author="Administrator" w:date="2026-08-16T18:41:00Z" w16du:dateUtc="2026-08-16T11:41:00Z">
            <w:rPr>
              <w:color w:val="000000" w:themeColor="text1"/>
              <w:sz w:val="26"/>
              <w:szCs w:val="26"/>
            </w:rPr>
          </w:rPrChange>
        </w:rPr>
        <w:t>VI CONNECT</w:t>
      </w:r>
      <w:r w:rsidRPr="000D6BC2">
        <w:rPr>
          <w:color w:val="000000" w:themeColor="text1"/>
          <w:sz w:val="26"/>
          <w:szCs w:val="26"/>
          <w:lang w:val="vi-VN"/>
          <w:rPrChange w:id="80" w:author="Administrator" w:date="2026-08-16T18:41:00Z" w16du:dateUtc="2026-08-16T11:41:00Z">
            <w:rPr>
              <w:color w:val="000000" w:themeColor="text1"/>
              <w:sz w:val="26"/>
              <w:szCs w:val="26"/>
            </w:rPr>
          </w:rPrChange>
        </w:rPr>
        <w:t xml:space="preserve"> với các nền tảng số đã có trong hệ sinh thái KH,CN&amp;ĐMST quốc gia, Đề án tiến hành đối sánh với Sàn giao dịch Khoa học và Công nghệ Việt Nam (techmartvietnam.vn) </w:t>
      </w:r>
      <w:r w:rsidR="005B481C" w:rsidRPr="000D6BC2">
        <w:rPr>
          <w:color w:val="000000" w:themeColor="text1"/>
          <w:sz w:val="26"/>
          <w:szCs w:val="26"/>
          <w:lang w:val="vi-VN"/>
          <w:rPrChange w:id="81" w:author="Administrator" w:date="2026-08-16T18:41:00Z" w16du:dateUtc="2026-08-16T11:41:00Z">
            <w:rPr>
              <w:color w:val="000000" w:themeColor="text1"/>
              <w:sz w:val="26"/>
              <w:szCs w:val="26"/>
            </w:rPr>
          </w:rPrChange>
        </w:rPr>
        <w:t>-</w:t>
      </w:r>
      <w:r w:rsidRPr="000D6BC2">
        <w:rPr>
          <w:color w:val="000000" w:themeColor="text1"/>
          <w:sz w:val="26"/>
          <w:szCs w:val="26"/>
          <w:lang w:val="vi-VN"/>
          <w:rPrChange w:id="82" w:author="Administrator" w:date="2026-08-16T18:41:00Z" w16du:dateUtc="2026-08-16T11:41:00Z">
            <w:rPr>
              <w:color w:val="000000" w:themeColor="text1"/>
              <w:sz w:val="26"/>
              <w:szCs w:val="26"/>
            </w:rPr>
          </w:rPrChange>
        </w:rPr>
        <w:t xml:space="preserve"> nền tảng số gần nhất hiện nay về mục tiêu kết nối cung </w:t>
      </w:r>
      <w:r w:rsidR="005B481C" w:rsidRPr="000D6BC2">
        <w:rPr>
          <w:color w:val="000000" w:themeColor="text1"/>
          <w:sz w:val="26"/>
          <w:szCs w:val="26"/>
          <w:lang w:val="vi-VN"/>
          <w:rPrChange w:id="83" w:author="Administrator" w:date="2026-08-16T18:41:00Z" w16du:dateUtc="2026-08-16T11:41:00Z">
            <w:rPr>
              <w:color w:val="000000" w:themeColor="text1"/>
              <w:sz w:val="26"/>
              <w:szCs w:val="26"/>
            </w:rPr>
          </w:rPrChange>
        </w:rPr>
        <w:t>-</w:t>
      </w:r>
      <w:r w:rsidRPr="000D6BC2">
        <w:rPr>
          <w:color w:val="000000" w:themeColor="text1"/>
          <w:sz w:val="26"/>
          <w:szCs w:val="26"/>
          <w:lang w:val="vi-VN"/>
          <w:rPrChange w:id="84" w:author="Administrator" w:date="2026-08-16T18:41:00Z" w16du:dateUtc="2026-08-16T11:41:00Z">
            <w:rPr>
              <w:color w:val="000000" w:themeColor="text1"/>
              <w:sz w:val="26"/>
              <w:szCs w:val="26"/>
            </w:rPr>
          </w:rPrChange>
        </w:rPr>
        <w:t xml:space="preserve"> cầu công nghệ:</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3720"/>
        <w:gridCol w:w="3367"/>
      </w:tblGrid>
      <w:tr w:rsidR="008C4A44" w:rsidRPr="00CB4E16" w14:paraId="7F07C675" w14:textId="77777777" w:rsidTr="0040442E">
        <w:trPr>
          <w:tblHeader/>
        </w:trPr>
        <w:tc>
          <w:tcPr>
            <w:tcW w:w="1980" w:type="dxa"/>
            <w:shd w:val="clear" w:color="auto" w:fill="D9E1F2"/>
            <w:tcMar>
              <w:top w:w="80" w:type="dxa"/>
              <w:left w:w="100" w:type="dxa"/>
              <w:bottom w:w="80" w:type="dxa"/>
              <w:right w:w="100" w:type="dxa"/>
            </w:tcMar>
            <w:vAlign w:val="center"/>
          </w:tcPr>
          <w:p w14:paraId="5DAD328F" w14:textId="77777777" w:rsidR="008C4A44" w:rsidRPr="00CB4E16" w:rsidRDefault="00000000" w:rsidP="00CA545F">
            <w:pPr>
              <w:spacing w:line="276" w:lineRule="auto"/>
              <w:jc w:val="center"/>
              <w:rPr>
                <w:color w:val="000000" w:themeColor="text1"/>
                <w:sz w:val="26"/>
                <w:szCs w:val="26"/>
              </w:rPr>
            </w:pPr>
            <w:proofErr w:type="spellStart"/>
            <w:r w:rsidRPr="00CB4E16">
              <w:rPr>
                <w:b/>
                <w:bCs/>
                <w:color w:val="000000" w:themeColor="text1"/>
                <w:sz w:val="26"/>
                <w:szCs w:val="26"/>
              </w:rPr>
              <w:t>Tiêu</w:t>
            </w:r>
            <w:proofErr w:type="spellEnd"/>
            <w:r w:rsidRPr="00CB4E16">
              <w:rPr>
                <w:b/>
                <w:bCs/>
                <w:color w:val="000000" w:themeColor="text1"/>
                <w:sz w:val="26"/>
                <w:szCs w:val="26"/>
              </w:rPr>
              <w:t xml:space="preserve"> </w:t>
            </w:r>
            <w:proofErr w:type="spellStart"/>
            <w:r w:rsidRPr="00CB4E16">
              <w:rPr>
                <w:b/>
                <w:bCs/>
                <w:color w:val="000000" w:themeColor="text1"/>
                <w:sz w:val="26"/>
                <w:szCs w:val="26"/>
              </w:rPr>
              <w:t>chí</w:t>
            </w:r>
            <w:proofErr w:type="spellEnd"/>
          </w:p>
        </w:tc>
        <w:tc>
          <w:tcPr>
            <w:tcW w:w="3720" w:type="dxa"/>
            <w:shd w:val="clear" w:color="auto" w:fill="D9E1F2"/>
            <w:tcMar>
              <w:top w:w="80" w:type="dxa"/>
              <w:left w:w="100" w:type="dxa"/>
              <w:bottom w:w="80" w:type="dxa"/>
              <w:right w:w="100" w:type="dxa"/>
            </w:tcMar>
            <w:vAlign w:val="center"/>
          </w:tcPr>
          <w:p w14:paraId="587975E8" w14:textId="625E9786" w:rsidR="008C4A44" w:rsidRPr="00CB4E16" w:rsidRDefault="00000000" w:rsidP="00CA545F">
            <w:pPr>
              <w:spacing w:line="276" w:lineRule="auto"/>
              <w:jc w:val="center"/>
              <w:rPr>
                <w:color w:val="000000" w:themeColor="text1"/>
                <w:sz w:val="26"/>
                <w:szCs w:val="26"/>
              </w:rPr>
            </w:pPr>
            <w:proofErr w:type="spellStart"/>
            <w:r w:rsidRPr="00CB4E16">
              <w:rPr>
                <w:b/>
                <w:bCs/>
                <w:color w:val="000000" w:themeColor="text1"/>
                <w:sz w:val="26"/>
                <w:szCs w:val="26"/>
              </w:rPr>
              <w:t>Sàn</w:t>
            </w:r>
            <w:proofErr w:type="spellEnd"/>
            <w:r w:rsidRPr="00CB4E16">
              <w:rPr>
                <w:b/>
                <w:bCs/>
                <w:color w:val="000000" w:themeColor="text1"/>
                <w:sz w:val="26"/>
                <w:szCs w:val="26"/>
              </w:rPr>
              <w:t xml:space="preserve"> </w:t>
            </w:r>
            <w:proofErr w:type="spellStart"/>
            <w:r w:rsidRPr="00CB4E16">
              <w:rPr>
                <w:b/>
                <w:bCs/>
                <w:color w:val="000000" w:themeColor="text1"/>
                <w:sz w:val="26"/>
                <w:szCs w:val="26"/>
              </w:rPr>
              <w:t>giao</w:t>
            </w:r>
            <w:proofErr w:type="spellEnd"/>
            <w:r w:rsidRPr="00CB4E16">
              <w:rPr>
                <w:b/>
                <w:bCs/>
                <w:color w:val="000000" w:themeColor="text1"/>
                <w:sz w:val="26"/>
                <w:szCs w:val="26"/>
              </w:rPr>
              <w:t xml:space="preserve"> </w:t>
            </w:r>
            <w:proofErr w:type="spellStart"/>
            <w:r w:rsidRPr="00CB4E16">
              <w:rPr>
                <w:b/>
                <w:bCs/>
                <w:color w:val="000000" w:themeColor="text1"/>
                <w:sz w:val="26"/>
                <w:szCs w:val="26"/>
              </w:rPr>
              <w:t>dịch</w:t>
            </w:r>
            <w:proofErr w:type="spellEnd"/>
            <w:r w:rsidRPr="00CB4E16">
              <w:rPr>
                <w:b/>
                <w:bCs/>
                <w:color w:val="000000" w:themeColor="text1"/>
                <w:sz w:val="26"/>
                <w:szCs w:val="26"/>
              </w:rPr>
              <w:t xml:space="preserve"> KH&amp;CN V</w:t>
            </w:r>
            <w:r w:rsidR="0040442E" w:rsidRPr="00CB4E16">
              <w:rPr>
                <w:b/>
                <w:bCs/>
                <w:color w:val="000000" w:themeColor="text1"/>
                <w:sz w:val="26"/>
                <w:szCs w:val="26"/>
              </w:rPr>
              <w:t>N</w:t>
            </w:r>
            <w:r w:rsidRPr="00CB4E16">
              <w:rPr>
                <w:b/>
                <w:bCs/>
                <w:color w:val="000000" w:themeColor="text1"/>
                <w:sz w:val="26"/>
                <w:szCs w:val="26"/>
              </w:rPr>
              <w:t xml:space="preserve"> (</w:t>
            </w:r>
            <w:proofErr w:type="spellStart"/>
            <w:r w:rsidRPr="00CB4E16">
              <w:rPr>
                <w:b/>
                <w:bCs/>
                <w:color w:val="000000" w:themeColor="text1"/>
                <w:sz w:val="26"/>
                <w:szCs w:val="26"/>
              </w:rPr>
              <w:t>Techmart</w:t>
            </w:r>
            <w:proofErr w:type="spellEnd"/>
            <w:r w:rsidRPr="00CB4E16">
              <w:rPr>
                <w:b/>
                <w:bCs/>
                <w:color w:val="000000" w:themeColor="text1"/>
                <w:sz w:val="26"/>
                <w:szCs w:val="26"/>
              </w:rPr>
              <w:t xml:space="preserve"> Vietnam)</w:t>
            </w:r>
          </w:p>
        </w:tc>
        <w:tc>
          <w:tcPr>
            <w:tcW w:w="3367" w:type="dxa"/>
            <w:shd w:val="clear" w:color="auto" w:fill="D9E1F2"/>
            <w:tcMar>
              <w:top w:w="80" w:type="dxa"/>
              <w:left w:w="100" w:type="dxa"/>
              <w:bottom w:w="80" w:type="dxa"/>
              <w:right w:w="100" w:type="dxa"/>
            </w:tcMar>
            <w:vAlign w:val="center"/>
          </w:tcPr>
          <w:p w14:paraId="46AD3CF1" w14:textId="77777777" w:rsidR="008C4A44" w:rsidRPr="00CB4E16" w:rsidRDefault="00BF230E" w:rsidP="00CA545F">
            <w:pPr>
              <w:spacing w:line="276" w:lineRule="auto"/>
              <w:jc w:val="center"/>
              <w:rPr>
                <w:color w:val="000000" w:themeColor="text1"/>
                <w:sz w:val="26"/>
                <w:szCs w:val="26"/>
              </w:rPr>
            </w:pPr>
            <w:r w:rsidRPr="00CB4E16">
              <w:rPr>
                <w:b/>
                <w:bCs/>
                <w:color w:val="000000" w:themeColor="text1"/>
                <w:sz w:val="26"/>
                <w:szCs w:val="26"/>
              </w:rPr>
              <w:t>VI CONNECT</w:t>
            </w:r>
          </w:p>
        </w:tc>
      </w:tr>
      <w:tr w:rsidR="008C4A44" w:rsidRPr="00CB4E16" w14:paraId="71D0F75B" w14:textId="77777777" w:rsidTr="0040442E">
        <w:tc>
          <w:tcPr>
            <w:tcW w:w="1980" w:type="dxa"/>
            <w:tcMar>
              <w:top w:w="80" w:type="dxa"/>
              <w:left w:w="100" w:type="dxa"/>
              <w:bottom w:w="80" w:type="dxa"/>
              <w:right w:w="100" w:type="dxa"/>
            </w:tcMar>
            <w:vAlign w:val="center"/>
          </w:tcPr>
          <w:p w14:paraId="68557FB2"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trì</w:t>
            </w:r>
            <w:proofErr w:type="spellEnd"/>
          </w:p>
        </w:tc>
        <w:tc>
          <w:tcPr>
            <w:tcW w:w="3720" w:type="dxa"/>
            <w:tcMar>
              <w:top w:w="80" w:type="dxa"/>
              <w:left w:w="100" w:type="dxa"/>
              <w:bottom w:w="80" w:type="dxa"/>
              <w:right w:w="100" w:type="dxa"/>
            </w:tcMar>
            <w:vAlign w:val="center"/>
          </w:tcPr>
          <w:p w14:paraId="3310BFFC" w14:textId="77777777" w:rsidR="008C4A44" w:rsidRPr="00CB4E16" w:rsidRDefault="00000000" w:rsidP="0040442E">
            <w:pPr>
              <w:spacing w:line="276" w:lineRule="auto"/>
              <w:jc w:val="both"/>
              <w:rPr>
                <w:color w:val="000000" w:themeColor="text1"/>
                <w:sz w:val="26"/>
                <w:szCs w:val="26"/>
              </w:rPr>
            </w:pPr>
            <w:proofErr w:type="spellStart"/>
            <w:r w:rsidRPr="00CB4E16">
              <w:rPr>
                <w:color w:val="000000" w:themeColor="text1"/>
                <w:sz w:val="26"/>
                <w:szCs w:val="26"/>
              </w:rPr>
              <w:t>Bộ</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Công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Cục</w:t>
            </w:r>
            <w:proofErr w:type="spellEnd"/>
            <w:r w:rsidRPr="00CB4E16">
              <w:rPr>
                <w:color w:val="000000" w:themeColor="text1"/>
                <w:sz w:val="26"/>
                <w:szCs w:val="26"/>
              </w:rPr>
              <w:t xml:space="preserve"> Thông tin,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kê</w:t>
            </w:r>
            <w:proofErr w:type="spellEnd"/>
            <w:r w:rsidRPr="00CB4E16">
              <w:rPr>
                <w:color w:val="000000" w:themeColor="text1"/>
                <w:sz w:val="26"/>
                <w:szCs w:val="26"/>
              </w:rPr>
              <w:t>) [5][6]</w:t>
            </w:r>
          </w:p>
        </w:tc>
        <w:tc>
          <w:tcPr>
            <w:tcW w:w="3367" w:type="dxa"/>
            <w:tcMar>
              <w:top w:w="80" w:type="dxa"/>
              <w:left w:w="100" w:type="dxa"/>
              <w:bottom w:w="80" w:type="dxa"/>
              <w:right w:w="100" w:type="dxa"/>
            </w:tcMar>
            <w:vAlign w:val="center"/>
          </w:tcPr>
          <w:p w14:paraId="24A1E4BD"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Liên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Việt Nam (VUSTA)</w:t>
            </w:r>
          </w:p>
        </w:tc>
      </w:tr>
      <w:tr w:rsidR="008C4A44" w:rsidRPr="00CB4E16" w14:paraId="4A85740D" w14:textId="77777777" w:rsidTr="0040442E">
        <w:tc>
          <w:tcPr>
            <w:tcW w:w="1980" w:type="dxa"/>
            <w:tcMar>
              <w:top w:w="80" w:type="dxa"/>
              <w:left w:w="100" w:type="dxa"/>
              <w:bottom w:w="80" w:type="dxa"/>
              <w:right w:w="100" w:type="dxa"/>
            </w:tcMar>
            <w:vAlign w:val="center"/>
          </w:tcPr>
          <w:p w14:paraId="78AE4FF2"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tượng</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p>
        </w:tc>
        <w:tc>
          <w:tcPr>
            <w:tcW w:w="3720" w:type="dxa"/>
            <w:tcMar>
              <w:top w:w="80" w:type="dxa"/>
              <w:left w:w="100" w:type="dxa"/>
              <w:bottom w:w="80" w:type="dxa"/>
              <w:right w:w="100" w:type="dxa"/>
            </w:tcMar>
            <w:vAlign w:val="center"/>
          </w:tcPr>
          <w:p w14:paraId="523DFAB6"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Doanh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mua</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bán</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bị</w:t>
            </w:r>
            <w:proofErr w:type="spellEnd"/>
            <w:r w:rsidRPr="00CB4E16">
              <w:rPr>
                <w:color w:val="000000" w:themeColor="text1"/>
                <w:sz w:val="26"/>
                <w:szCs w:val="26"/>
              </w:rPr>
              <w:t xml:space="preserve"> [5]</w:t>
            </w:r>
          </w:p>
        </w:tc>
        <w:tc>
          <w:tcPr>
            <w:tcW w:w="3367" w:type="dxa"/>
            <w:tcMar>
              <w:top w:w="80" w:type="dxa"/>
              <w:left w:w="100" w:type="dxa"/>
              <w:bottom w:w="80" w:type="dxa"/>
              <w:right w:w="100" w:type="dxa"/>
            </w:tcMar>
            <w:vAlign w:val="center"/>
          </w:tcPr>
          <w:p w14:paraId="2EC80570"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Trí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p>
        </w:tc>
      </w:tr>
      <w:tr w:rsidR="008C4A44" w:rsidRPr="00CB4E16" w14:paraId="3388D47F" w14:textId="77777777" w:rsidTr="0040442E">
        <w:tc>
          <w:tcPr>
            <w:tcW w:w="1980" w:type="dxa"/>
            <w:tcMar>
              <w:top w:w="80" w:type="dxa"/>
              <w:left w:w="100" w:type="dxa"/>
              <w:bottom w:w="80" w:type="dxa"/>
              <w:right w:w="100" w:type="dxa"/>
            </w:tcMar>
            <w:vAlign w:val="center"/>
          </w:tcPr>
          <w:p w14:paraId="7CC1F2CE"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Trọng</w:t>
            </w:r>
            <w:proofErr w:type="spellEnd"/>
            <w:r w:rsidRPr="00CB4E16">
              <w:rPr>
                <w:color w:val="000000" w:themeColor="text1"/>
                <w:sz w:val="26"/>
                <w:szCs w:val="26"/>
              </w:rPr>
              <w:t xml:space="preserve"> </w:t>
            </w:r>
            <w:proofErr w:type="spellStart"/>
            <w:r w:rsidRPr="00CB4E16">
              <w:rPr>
                <w:color w:val="000000" w:themeColor="text1"/>
                <w:sz w:val="26"/>
                <w:szCs w:val="26"/>
              </w:rPr>
              <w:t>tâm</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p>
        </w:tc>
        <w:tc>
          <w:tcPr>
            <w:tcW w:w="3720" w:type="dxa"/>
            <w:tcMar>
              <w:top w:w="80" w:type="dxa"/>
              <w:left w:w="100" w:type="dxa"/>
              <w:bottom w:w="80" w:type="dxa"/>
              <w:right w:w="100" w:type="dxa"/>
            </w:tcMar>
            <w:vAlign w:val="center"/>
          </w:tcPr>
          <w:p w14:paraId="378CD21B"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Giao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thương</w:t>
            </w:r>
            <w:proofErr w:type="spellEnd"/>
            <w:r w:rsidRPr="00CB4E16">
              <w:rPr>
                <w:color w:val="000000" w:themeColor="text1"/>
                <w:sz w:val="26"/>
                <w:szCs w:val="26"/>
              </w:rPr>
              <w:t xml:space="preserve"> </w:t>
            </w:r>
            <w:proofErr w:type="spellStart"/>
            <w:r w:rsidRPr="00CB4E16">
              <w:rPr>
                <w:color w:val="000000" w:themeColor="text1"/>
                <w:sz w:val="26"/>
                <w:szCs w:val="26"/>
              </w:rPr>
              <w:t>mại</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bị</w:t>
            </w:r>
            <w:proofErr w:type="spellEnd"/>
            <w:r w:rsidRPr="00CB4E16">
              <w:rPr>
                <w:color w:val="000000" w:themeColor="text1"/>
                <w:sz w:val="26"/>
                <w:szCs w:val="26"/>
              </w:rPr>
              <w:t xml:space="preserve">: 600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chào</w:t>
            </w:r>
            <w:proofErr w:type="spellEnd"/>
            <w:r w:rsidRPr="00CB4E16">
              <w:rPr>
                <w:color w:val="000000" w:themeColor="text1"/>
                <w:sz w:val="26"/>
                <w:szCs w:val="26"/>
              </w:rPr>
              <w:t xml:space="preserve"> </w:t>
            </w:r>
            <w:proofErr w:type="spellStart"/>
            <w:r w:rsidRPr="00CB4E16">
              <w:rPr>
                <w:color w:val="000000" w:themeColor="text1"/>
                <w:sz w:val="26"/>
                <w:szCs w:val="26"/>
              </w:rPr>
              <w:t>bán</w:t>
            </w:r>
            <w:proofErr w:type="spellEnd"/>
            <w:r w:rsidRPr="00CB4E16">
              <w:rPr>
                <w:color w:val="000000" w:themeColor="text1"/>
                <w:sz w:val="26"/>
                <w:szCs w:val="26"/>
              </w:rPr>
              <w:t xml:space="preserve">, 50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mua</w:t>
            </w:r>
            <w:proofErr w:type="spellEnd"/>
            <w:r w:rsidRPr="00CB4E16">
              <w:rPr>
                <w:color w:val="000000" w:themeColor="text1"/>
                <w:sz w:val="26"/>
                <w:szCs w:val="26"/>
              </w:rPr>
              <w:t xml:space="preserve">, 150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môi</w:t>
            </w:r>
            <w:proofErr w:type="spellEnd"/>
            <w:r w:rsidRPr="00CB4E16">
              <w:rPr>
                <w:color w:val="000000" w:themeColor="text1"/>
                <w:sz w:val="26"/>
                <w:szCs w:val="26"/>
              </w:rPr>
              <w:t xml:space="preserve"> </w:t>
            </w:r>
            <w:proofErr w:type="spellStart"/>
            <w:r w:rsidRPr="00CB4E16">
              <w:rPr>
                <w:color w:val="000000" w:themeColor="text1"/>
                <w:sz w:val="26"/>
                <w:szCs w:val="26"/>
              </w:rPr>
              <w:t>giới</w:t>
            </w:r>
            <w:proofErr w:type="spellEnd"/>
            <w:r w:rsidRPr="00CB4E16">
              <w:rPr>
                <w:color w:val="000000" w:themeColor="text1"/>
                <w:sz w:val="26"/>
                <w:szCs w:val="26"/>
              </w:rPr>
              <w:t xml:space="preserve"> (</w:t>
            </w:r>
            <w:proofErr w:type="spellStart"/>
            <w:r w:rsidRPr="00CB4E16">
              <w:rPr>
                <w:color w:val="000000" w:themeColor="text1"/>
                <w:sz w:val="26"/>
                <w:szCs w:val="26"/>
              </w:rPr>
              <w:t>pha</w:t>
            </w:r>
            <w:proofErr w:type="spellEnd"/>
            <w:r w:rsidRPr="00CB4E16">
              <w:rPr>
                <w:color w:val="000000" w:themeColor="text1"/>
                <w:sz w:val="26"/>
                <w:szCs w:val="26"/>
              </w:rPr>
              <w:t xml:space="preserve"> 1) [5]</w:t>
            </w:r>
          </w:p>
        </w:tc>
        <w:tc>
          <w:tcPr>
            <w:tcW w:w="3367" w:type="dxa"/>
            <w:tcMar>
              <w:top w:w="80" w:type="dxa"/>
              <w:left w:w="100" w:type="dxa"/>
              <w:bottom w:w="80" w:type="dxa"/>
              <w:right w:w="100" w:type="dxa"/>
            </w:tcMar>
            <w:vAlign w:val="center"/>
          </w:tcPr>
          <w:p w14:paraId="306526A8"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Quản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vấn</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phản</w:t>
            </w:r>
            <w:proofErr w:type="spellEnd"/>
            <w:r w:rsidRPr="00CB4E16">
              <w:rPr>
                <w:color w:val="000000" w:themeColor="text1"/>
                <w:sz w:val="26"/>
                <w:szCs w:val="26"/>
              </w:rPr>
              <w:t xml:space="preserve"> </w:t>
            </w:r>
            <w:proofErr w:type="spellStart"/>
            <w:r w:rsidRPr="00CB4E16">
              <w:rPr>
                <w:color w:val="000000" w:themeColor="text1"/>
                <w:sz w:val="26"/>
                <w:szCs w:val="26"/>
              </w:rPr>
              <w:t>biện</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phổ</w:t>
            </w:r>
            <w:proofErr w:type="spellEnd"/>
            <w:r w:rsidRPr="00CB4E16">
              <w:rPr>
                <w:color w:val="000000" w:themeColor="text1"/>
                <w:sz w:val="26"/>
                <w:szCs w:val="26"/>
              </w:rPr>
              <w:t xml:space="preserve"> </w:t>
            </w:r>
            <w:proofErr w:type="spellStart"/>
            <w:r w:rsidRPr="00CB4E16">
              <w:rPr>
                <w:color w:val="000000" w:themeColor="text1"/>
                <w:sz w:val="26"/>
                <w:szCs w:val="26"/>
              </w:rPr>
              <w:t>biến</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p>
        </w:tc>
      </w:tr>
      <w:tr w:rsidR="008C4A44" w:rsidRPr="00CB4E16" w14:paraId="12EB9CEA" w14:textId="77777777" w:rsidTr="0040442E">
        <w:tc>
          <w:tcPr>
            <w:tcW w:w="1980" w:type="dxa"/>
            <w:tcMar>
              <w:top w:w="80" w:type="dxa"/>
              <w:left w:w="100" w:type="dxa"/>
              <w:bottom w:w="80" w:type="dxa"/>
              <w:right w:w="100" w:type="dxa"/>
            </w:tcMar>
            <w:vAlign w:val="center"/>
          </w:tcPr>
          <w:p w14:paraId="234CE155"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vào</w:t>
            </w:r>
            <w:proofErr w:type="spellEnd"/>
          </w:p>
        </w:tc>
        <w:tc>
          <w:tcPr>
            <w:tcW w:w="3720" w:type="dxa"/>
            <w:tcMar>
              <w:top w:w="80" w:type="dxa"/>
              <w:left w:w="100" w:type="dxa"/>
              <w:bottom w:w="80" w:type="dxa"/>
              <w:right w:w="100" w:type="dxa"/>
            </w:tcMar>
            <w:vAlign w:val="center"/>
          </w:tcPr>
          <w:p w14:paraId="576D4182"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Doanh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viện</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w:t>
            </w:r>
            <w:proofErr w:type="spellStart"/>
            <w:r w:rsidRPr="00CB4E16">
              <w:rPr>
                <w:color w:val="000000" w:themeColor="text1"/>
                <w:sz w:val="26"/>
                <w:szCs w:val="26"/>
              </w:rPr>
              <w:t>đăng</w:t>
            </w:r>
            <w:proofErr w:type="spellEnd"/>
            <w:r w:rsidRPr="00CB4E16">
              <w:rPr>
                <w:color w:val="000000" w:themeColor="text1"/>
                <w:sz w:val="26"/>
                <w:szCs w:val="26"/>
              </w:rPr>
              <w:t xml:space="preserve"> </w:t>
            </w:r>
            <w:proofErr w:type="spellStart"/>
            <w:r w:rsidRPr="00CB4E16">
              <w:rPr>
                <w:color w:val="000000" w:themeColor="text1"/>
                <w:sz w:val="26"/>
                <w:szCs w:val="26"/>
              </w:rPr>
              <w:t>ký</w:t>
            </w:r>
            <w:proofErr w:type="spellEnd"/>
            <w:r w:rsidRPr="00CB4E16">
              <w:rPr>
                <w:color w:val="000000" w:themeColor="text1"/>
                <w:sz w:val="26"/>
                <w:szCs w:val="26"/>
              </w:rPr>
              <w:t xml:space="preserve"> </w:t>
            </w:r>
            <w:proofErr w:type="spellStart"/>
            <w:r w:rsidRPr="00CB4E16">
              <w:rPr>
                <w:color w:val="000000" w:themeColor="text1"/>
                <w:sz w:val="26"/>
                <w:szCs w:val="26"/>
              </w:rPr>
              <w:t>chào</w:t>
            </w:r>
            <w:proofErr w:type="spellEnd"/>
            <w:r w:rsidRPr="00CB4E16">
              <w:rPr>
                <w:color w:val="000000" w:themeColor="text1"/>
                <w:sz w:val="26"/>
                <w:szCs w:val="26"/>
              </w:rPr>
              <w:t xml:space="preserve"> </w:t>
            </w:r>
            <w:proofErr w:type="spellStart"/>
            <w:r w:rsidRPr="00CB4E16">
              <w:rPr>
                <w:color w:val="000000" w:themeColor="text1"/>
                <w:sz w:val="26"/>
                <w:szCs w:val="26"/>
              </w:rPr>
              <w:t>bán</w:t>
            </w:r>
            <w:proofErr w:type="spellEnd"/>
            <w:r w:rsidRPr="00CB4E16">
              <w:rPr>
                <w:color w:val="000000" w:themeColor="text1"/>
                <w:sz w:val="26"/>
                <w:szCs w:val="26"/>
              </w:rPr>
              <w:t>/</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mua</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[5]</w:t>
            </w:r>
          </w:p>
        </w:tc>
        <w:tc>
          <w:tcPr>
            <w:tcW w:w="3367" w:type="dxa"/>
            <w:tcMar>
              <w:top w:w="80" w:type="dxa"/>
              <w:left w:w="100" w:type="dxa"/>
              <w:bottom w:w="80" w:type="dxa"/>
              <w:right w:w="100" w:type="dxa"/>
            </w:tcMar>
            <w:vAlign w:val="center"/>
          </w:tcPr>
          <w:p w14:paraId="15770AF2" w14:textId="77777777" w:rsidR="008C4A44" w:rsidRPr="00CB4E16" w:rsidRDefault="00000000" w:rsidP="0040442E">
            <w:pPr>
              <w:spacing w:line="276" w:lineRule="auto"/>
              <w:jc w:val="both"/>
              <w:rPr>
                <w:color w:val="000000" w:themeColor="text1"/>
                <w:sz w:val="26"/>
                <w:szCs w:val="26"/>
              </w:rPr>
            </w:pP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152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hơn</w:t>
            </w:r>
            <w:proofErr w:type="spellEnd"/>
            <w:r w:rsidRPr="00CB4E16">
              <w:rPr>
                <w:color w:val="000000" w:themeColor="text1"/>
                <w:sz w:val="26"/>
                <w:szCs w:val="26"/>
              </w:rPr>
              <w:t xml:space="preserve"> 1,5 </w:t>
            </w:r>
            <w:proofErr w:type="spellStart"/>
            <w:r w:rsidRPr="00CB4E16">
              <w:rPr>
                <w:color w:val="000000" w:themeColor="text1"/>
                <w:sz w:val="26"/>
                <w:szCs w:val="26"/>
              </w:rPr>
              <w:t>triệu</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VUSTA [1][2]</w:t>
            </w:r>
          </w:p>
        </w:tc>
      </w:tr>
      <w:tr w:rsidR="008C4A44" w:rsidRPr="00CB4E16" w14:paraId="536B4FAE" w14:textId="77777777" w:rsidTr="0040442E">
        <w:tc>
          <w:tcPr>
            <w:tcW w:w="1980" w:type="dxa"/>
            <w:tcMar>
              <w:top w:w="80" w:type="dxa"/>
              <w:left w:w="100" w:type="dxa"/>
              <w:bottom w:w="80" w:type="dxa"/>
              <w:right w:w="100" w:type="dxa"/>
            </w:tcMar>
            <w:vAlign w:val="center"/>
          </w:tcPr>
          <w:p w14:paraId="73EF7CEB"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p>
        </w:tc>
        <w:tc>
          <w:tcPr>
            <w:tcW w:w="3720" w:type="dxa"/>
            <w:tcMar>
              <w:top w:w="80" w:type="dxa"/>
              <w:left w:w="100" w:type="dxa"/>
              <w:bottom w:w="80" w:type="dxa"/>
              <w:right w:w="100" w:type="dxa"/>
            </w:tcMar>
            <w:vAlign w:val="center"/>
          </w:tcPr>
          <w:p w14:paraId="45984140" w14:textId="77777777" w:rsidR="008C4A44" w:rsidRPr="00CB4E16" w:rsidRDefault="00000000" w:rsidP="0040442E">
            <w:pPr>
              <w:spacing w:line="276" w:lineRule="auto"/>
              <w:jc w:val="both"/>
              <w:rPr>
                <w:color w:val="000000" w:themeColor="text1"/>
                <w:sz w:val="26"/>
                <w:szCs w:val="26"/>
              </w:rPr>
            </w:pP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[6]</w:t>
            </w:r>
          </w:p>
        </w:tc>
        <w:tc>
          <w:tcPr>
            <w:tcW w:w="3367" w:type="dxa"/>
            <w:tcMar>
              <w:top w:w="80" w:type="dxa"/>
              <w:left w:w="100" w:type="dxa"/>
              <w:bottom w:w="80" w:type="dxa"/>
              <w:right w:w="100" w:type="dxa"/>
            </w:tcMar>
            <w:vAlign w:val="center"/>
          </w:tcPr>
          <w:p w14:paraId="7D0C1414"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VUSTA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trì</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ngân</w:t>
            </w:r>
            <w:proofErr w:type="spellEnd"/>
            <w:r w:rsidRPr="00CB4E16">
              <w:rPr>
                <w:color w:val="000000" w:themeColor="text1"/>
                <w:sz w:val="26"/>
                <w:szCs w:val="26"/>
              </w:rPr>
              <w:t xml:space="preserve"> </w:t>
            </w:r>
            <w:proofErr w:type="spellStart"/>
            <w:r w:rsidRPr="00CB4E16">
              <w:rPr>
                <w:color w:val="000000" w:themeColor="text1"/>
                <w:sz w:val="26"/>
                <w:szCs w:val="26"/>
              </w:rPr>
              <w:t>sách</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tăng</w:t>
            </w:r>
            <w:proofErr w:type="spellEnd"/>
          </w:p>
        </w:tc>
      </w:tr>
      <w:tr w:rsidR="008C4A44" w:rsidRPr="00CB4E16" w14:paraId="0674CCE4" w14:textId="77777777" w:rsidTr="0040442E">
        <w:tc>
          <w:tcPr>
            <w:tcW w:w="1980" w:type="dxa"/>
            <w:tcMar>
              <w:top w:w="80" w:type="dxa"/>
              <w:left w:w="100" w:type="dxa"/>
              <w:bottom w:w="80" w:type="dxa"/>
              <w:right w:w="100" w:type="dxa"/>
            </w:tcMar>
            <w:vAlign w:val="center"/>
          </w:tcPr>
          <w:p w14:paraId="56DCAF2F"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Khả</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p>
        </w:tc>
        <w:tc>
          <w:tcPr>
            <w:tcW w:w="3720" w:type="dxa"/>
            <w:tcMar>
              <w:top w:w="80" w:type="dxa"/>
              <w:left w:w="100" w:type="dxa"/>
              <w:bottom w:w="80" w:type="dxa"/>
              <w:right w:w="100" w:type="dxa"/>
            </w:tcMar>
            <w:vAlign w:val="center"/>
          </w:tcPr>
          <w:p w14:paraId="6B398A45" w14:textId="77777777" w:rsidR="008C4A44" w:rsidRPr="00CB4E16" w:rsidRDefault="00000000" w:rsidP="0040442E">
            <w:pPr>
              <w:spacing w:line="276" w:lineRule="auto"/>
              <w:jc w:val="both"/>
              <w:rPr>
                <w:color w:val="000000" w:themeColor="text1"/>
                <w:sz w:val="26"/>
                <w:szCs w:val="26"/>
              </w:rPr>
            </w:pPr>
            <w:proofErr w:type="spellStart"/>
            <w:r w:rsidRPr="00CB4E16">
              <w:rPr>
                <w:color w:val="000000" w:themeColor="text1"/>
                <w:sz w:val="26"/>
                <w:szCs w:val="26"/>
              </w:rPr>
              <w:t>Đang</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KH&amp;CN </w:t>
            </w:r>
            <w:proofErr w:type="spellStart"/>
            <w:r w:rsidRPr="00CB4E16">
              <w:rPr>
                <w:color w:val="000000" w:themeColor="text1"/>
                <w:sz w:val="26"/>
                <w:szCs w:val="26"/>
              </w:rPr>
              <w:t>thúc</w:t>
            </w:r>
            <w:proofErr w:type="spellEnd"/>
            <w:r w:rsidRPr="00CB4E16">
              <w:rPr>
                <w:color w:val="000000" w:themeColor="text1"/>
                <w:sz w:val="26"/>
                <w:szCs w:val="26"/>
              </w:rPr>
              <w:t xml:space="preserve"> </w:t>
            </w:r>
            <w:proofErr w:type="spellStart"/>
            <w:r w:rsidRPr="00CB4E16">
              <w:rPr>
                <w:color w:val="000000" w:themeColor="text1"/>
                <w:sz w:val="26"/>
                <w:szCs w:val="26"/>
              </w:rPr>
              <w:t>đẩy</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sàn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KH&amp;CN </w:t>
            </w:r>
            <w:proofErr w:type="spellStart"/>
            <w:r w:rsidRPr="00CB4E16">
              <w:rPr>
                <w:color w:val="000000" w:themeColor="text1"/>
                <w:sz w:val="26"/>
                <w:szCs w:val="26"/>
              </w:rPr>
              <w:t>địa</w:t>
            </w:r>
            <w:proofErr w:type="spellEnd"/>
            <w:r w:rsidRPr="00CB4E16">
              <w:rPr>
                <w:color w:val="000000" w:themeColor="text1"/>
                <w:sz w:val="26"/>
                <w:szCs w:val="26"/>
              </w:rPr>
              <w:t xml:space="preserve"> </w:t>
            </w:r>
            <w:proofErr w:type="spellStart"/>
            <w:r w:rsidRPr="00CB4E16">
              <w:rPr>
                <w:color w:val="000000" w:themeColor="text1"/>
                <w:sz w:val="26"/>
                <w:szCs w:val="26"/>
              </w:rPr>
              <w:t>phương</w:t>
            </w:r>
            <w:proofErr w:type="spellEnd"/>
            <w:r w:rsidRPr="00CB4E16">
              <w:rPr>
                <w:color w:val="000000" w:themeColor="text1"/>
                <w:sz w:val="26"/>
                <w:szCs w:val="26"/>
              </w:rPr>
              <w:t xml:space="preserve"> [7]</w:t>
            </w:r>
          </w:p>
        </w:tc>
        <w:tc>
          <w:tcPr>
            <w:tcW w:w="3367" w:type="dxa"/>
            <w:tcMar>
              <w:top w:w="80" w:type="dxa"/>
              <w:left w:w="100" w:type="dxa"/>
              <w:bottom w:w="80" w:type="dxa"/>
              <w:right w:w="100" w:type="dxa"/>
            </w:tcMar>
            <w:vAlign w:val="center"/>
          </w:tcPr>
          <w:p w14:paraId="197A5DFF" w14:textId="77777777" w:rsidR="008C4A44" w:rsidRPr="00CB4E16" w:rsidRDefault="00000000" w:rsidP="0040442E">
            <w:pPr>
              <w:spacing w:line="276" w:lineRule="auto"/>
              <w:jc w:val="both"/>
              <w:rPr>
                <w:color w:val="000000" w:themeColor="text1"/>
                <w:sz w:val="26"/>
                <w:szCs w:val="26"/>
              </w:rPr>
            </w:pPr>
            <w:r w:rsidRPr="00CB4E16">
              <w:rPr>
                <w:color w:val="000000" w:themeColor="text1"/>
                <w:sz w:val="26"/>
                <w:szCs w:val="26"/>
              </w:rPr>
              <w:t xml:space="preserve">Định </w:t>
            </w:r>
            <w:proofErr w:type="spellStart"/>
            <w:r w:rsidRPr="00CB4E16">
              <w:rPr>
                <w:color w:val="000000" w:themeColor="text1"/>
                <w:sz w:val="26"/>
                <w:szCs w:val="26"/>
              </w:rPr>
              <w:t>hướng</w:t>
            </w:r>
            <w:proofErr w:type="spellEnd"/>
            <w:r w:rsidRPr="00CB4E16">
              <w:rPr>
                <w:color w:val="000000" w:themeColor="text1"/>
                <w:sz w:val="26"/>
                <w:szCs w:val="26"/>
              </w:rPr>
              <w:t xml:space="preserve"> </w:t>
            </w:r>
            <w:proofErr w:type="spellStart"/>
            <w:r w:rsidRPr="00CB4E16">
              <w:rPr>
                <w:color w:val="000000" w:themeColor="text1"/>
                <w:sz w:val="26"/>
                <w:szCs w:val="26"/>
              </w:rPr>
              <w:t>tích</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Techmart</w:t>
            </w:r>
            <w:proofErr w:type="spellEnd"/>
            <w:r w:rsidRPr="00CB4E16">
              <w:rPr>
                <w:color w:val="000000" w:themeColor="text1"/>
                <w:sz w:val="26"/>
                <w:szCs w:val="26"/>
              </w:rPr>
              <w:t xml:space="preserve"> Vietnam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CSDL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ở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w:t>
            </w:r>
            <w:proofErr w:type="spellStart"/>
            <w:r w:rsidRPr="00CB4E16">
              <w:rPr>
                <w:color w:val="000000" w:themeColor="text1"/>
                <w:sz w:val="26"/>
                <w:szCs w:val="26"/>
              </w:rPr>
              <w:t>sau</w:t>
            </w:r>
            <w:proofErr w:type="spellEnd"/>
          </w:p>
        </w:tc>
      </w:tr>
    </w:tbl>
    <w:p w14:paraId="49E504B8"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Như </w:t>
      </w:r>
      <w:proofErr w:type="spellStart"/>
      <w:r w:rsidRPr="00CB4E16">
        <w:rPr>
          <w:color w:val="000000" w:themeColor="text1"/>
          <w:sz w:val="26"/>
          <w:szCs w:val="26"/>
        </w:rPr>
        <w:t>vậy</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cạnh</w:t>
      </w:r>
      <w:proofErr w:type="spellEnd"/>
      <w:r w:rsidRPr="00CB4E16">
        <w:rPr>
          <w:color w:val="000000" w:themeColor="text1"/>
          <w:sz w:val="26"/>
          <w:szCs w:val="26"/>
        </w:rPr>
        <w:t xml:space="preserve"> </w:t>
      </w:r>
      <w:proofErr w:type="spellStart"/>
      <w:r w:rsidRPr="00CB4E16">
        <w:rPr>
          <w:color w:val="000000" w:themeColor="text1"/>
          <w:sz w:val="26"/>
          <w:szCs w:val="26"/>
        </w:rPr>
        <w:t>tranh</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Techmart</w:t>
      </w:r>
      <w:proofErr w:type="spellEnd"/>
      <w:r w:rsidRPr="00CB4E16">
        <w:rPr>
          <w:color w:val="000000" w:themeColor="text1"/>
          <w:sz w:val="26"/>
          <w:szCs w:val="26"/>
        </w:rPr>
        <w:t xml:space="preserve"> Vietnam </w:t>
      </w:r>
      <w:proofErr w:type="spellStart"/>
      <w:r w:rsidRPr="00CB4E16">
        <w:rPr>
          <w:color w:val="000000" w:themeColor="text1"/>
          <w:sz w:val="26"/>
          <w:szCs w:val="26"/>
        </w:rPr>
        <w:t>mà</w:t>
      </w:r>
      <w:proofErr w:type="spellEnd"/>
      <w:r w:rsidRPr="00CB4E16">
        <w:rPr>
          <w:color w:val="000000" w:themeColor="text1"/>
          <w:sz w:val="26"/>
          <w:szCs w:val="26"/>
        </w:rPr>
        <w:t xml:space="preserve"> </w:t>
      </w:r>
      <w:proofErr w:type="spellStart"/>
      <w:r w:rsidRPr="00CB4E16">
        <w:rPr>
          <w:color w:val="000000" w:themeColor="text1"/>
          <w:sz w:val="26"/>
          <w:szCs w:val="26"/>
        </w:rPr>
        <w:t>bổ</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ở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chuẩn</w:t>
      </w:r>
      <w:proofErr w:type="spellEnd"/>
      <w:r w:rsidRPr="00CB4E16">
        <w:rPr>
          <w:color w:val="000000" w:themeColor="text1"/>
          <w:sz w:val="26"/>
          <w:szCs w:val="26"/>
        </w:rPr>
        <w:t xml:space="preserve"> </w:t>
      </w:r>
      <w:proofErr w:type="spellStart"/>
      <w:r w:rsidRPr="00CB4E16">
        <w:rPr>
          <w:color w:val="000000" w:themeColor="text1"/>
          <w:sz w:val="26"/>
          <w:szCs w:val="26"/>
        </w:rPr>
        <w:t>hóa</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nhóm</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ngành</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độc</w:t>
      </w:r>
      <w:proofErr w:type="spellEnd"/>
      <w:r w:rsidRPr="00CB4E16">
        <w:rPr>
          <w:color w:val="000000" w:themeColor="text1"/>
          <w:sz w:val="26"/>
          <w:szCs w:val="26"/>
        </w:rPr>
        <w:t xml:space="preserve"> </w:t>
      </w:r>
      <w:proofErr w:type="spellStart"/>
      <w:r w:rsidRPr="00CB4E16">
        <w:rPr>
          <w:color w:val="000000" w:themeColor="text1"/>
          <w:sz w:val="26"/>
          <w:szCs w:val="26"/>
        </w:rPr>
        <w:t>lập</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tiến</w:t>
      </w:r>
      <w:proofErr w:type="spellEnd"/>
      <w:r w:rsidRPr="00CB4E16">
        <w:rPr>
          <w:color w:val="000000" w:themeColor="text1"/>
          <w:sz w:val="26"/>
          <w:szCs w:val="26"/>
        </w:rPr>
        <w:t xml:space="preserve"> </w:t>
      </w:r>
      <w:proofErr w:type="spellStart"/>
      <w:r w:rsidRPr="00CB4E16">
        <w:rPr>
          <w:color w:val="000000" w:themeColor="text1"/>
          <w:sz w:val="26"/>
          <w:szCs w:val="26"/>
        </w:rPr>
        <w:t>độ</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thời</w:t>
      </w:r>
      <w:proofErr w:type="spellEnd"/>
      <w:r w:rsidRPr="00CB4E16">
        <w:rPr>
          <w:color w:val="000000" w:themeColor="text1"/>
          <w:sz w:val="26"/>
          <w:szCs w:val="26"/>
        </w:rPr>
        <w:t xml:space="preserve"> </w:t>
      </w:r>
      <w:proofErr w:type="spellStart"/>
      <w:r w:rsidRPr="00CB4E16">
        <w:rPr>
          <w:color w:val="000000" w:themeColor="text1"/>
          <w:sz w:val="26"/>
          <w:szCs w:val="26"/>
        </w:rPr>
        <w:t>cung</w:t>
      </w:r>
      <w:proofErr w:type="spellEnd"/>
      <w:r w:rsidRPr="00CB4E16">
        <w:rPr>
          <w:color w:val="000000" w:themeColor="text1"/>
          <w:sz w:val="26"/>
          <w:szCs w:val="26"/>
        </w:rPr>
        <w:t xml:space="preserve"> </w:t>
      </w:r>
      <w:proofErr w:type="spellStart"/>
      <w:r w:rsidRPr="00CB4E16">
        <w:rPr>
          <w:color w:val="000000" w:themeColor="text1"/>
          <w:sz w:val="26"/>
          <w:szCs w:val="26"/>
        </w:rPr>
        <w:t>cấp</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VUSTA; </w:t>
      </w:r>
      <w:proofErr w:type="spellStart"/>
      <w:r w:rsidRPr="00CB4E16">
        <w:rPr>
          <w:color w:val="000000" w:themeColor="text1"/>
          <w:sz w:val="26"/>
          <w:szCs w:val="26"/>
        </w:rPr>
        <w:t>Techmart</w:t>
      </w:r>
      <w:proofErr w:type="spellEnd"/>
      <w:r w:rsidRPr="00CB4E16">
        <w:rPr>
          <w:color w:val="000000" w:themeColor="text1"/>
          <w:sz w:val="26"/>
          <w:szCs w:val="26"/>
        </w:rPr>
        <w:t xml:space="preserve"> Vietnam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tiềm</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mua</w:t>
      </w:r>
      <w:proofErr w:type="spellEnd"/>
      <w:r w:rsidRPr="00CB4E16">
        <w:rPr>
          <w:color w:val="000000" w:themeColor="text1"/>
          <w:sz w:val="26"/>
          <w:szCs w:val="26"/>
        </w:rPr>
        <w:t xml:space="preserve"> </w:t>
      </w:r>
      <w:proofErr w:type="spellStart"/>
      <w:r w:rsidRPr="00CB4E16">
        <w:rPr>
          <w:color w:val="000000" w:themeColor="text1"/>
          <w:sz w:val="26"/>
          <w:szCs w:val="26"/>
        </w:rPr>
        <w:t>bán</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phù</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[7].</w:t>
      </w:r>
    </w:p>
    <w:p w14:paraId="71F2E207" w14:textId="77777777" w:rsidR="008C4A44" w:rsidRPr="00CB4E16" w:rsidRDefault="00000000">
      <w:pPr>
        <w:pStyle w:val="Heading2"/>
        <w:keepNext/>
        <w:spacing w:before="240" w:after="120" w:line="276" w:lineRule="auto"/>
        <w:rPr>
          <w:color w:val="000000" w:themeColor="text1"/>
        </w:rPr>
      </w:pPr>
      <w:bookmarkStart w:id="85" w:name="_Toc237786474"/>
      <w:bookmarkStart w:id="86" w:name="_Toc237789001"/>
      <w:r w:rsidRPr="00CB4E16">
        <w:rPr>
          <w:bCs/>
          <w:color w:val="000000" w:themeColor="text1"/>
        </w:rPr>
        <w:lastRenderedPageBreak/>
        <w:t xml:space="preserve">4. Kinh </w:t>
      </w:r>
      <w:proofErr w:type="spellStart"/>
      <w:r w:rsidRPr="00CB4E16">
        <w:rPr>
          <w:bCs/>
          <w:color w:val="000000" w:themeColor="text1"/>
        </w:rPr>
        <w:t>nghiệm</w:t>
      </w:r>
      <w:proofErr w:type="spellEnd"/>
      <w:r w:rsidRPr="00CB4E16">
        <w:rPr>
          <w:bCs/>
          <w:color w:val="000000" w:themeColor="text1"/>
        </w:rPr>
        <w:t xml:space="preserve"> </w:t>
      </w:r>
      <w:proofErr w:type="spellStart"/>
      <w:r w:rsidRPr="00CB4E16">
        <w:rPr>
          <w:bCs/>
          <w:color w:val="000000" w:themeColor="text1"/>
        </w:rPr>
        <w:t>quốc</w:t>
      </w:r>
      <w:proofErr w:type="spellEnd"/>
      <w:r w:rsidRPr="00CB4E16">
        <w:rPr>
          <w:bCs/>
          <w:color w:val="000000" w:themeColor="text1"/>
        </w:rPr>
        <w:t xml:space="preserve"> </w:t>
      </w:r>
      <w:proofErr w:type="spellStart"/>
      <w:r w:rsidRPr="00CB4E16">
        <w:rPr>
          <w:bCs/>
          <w:color w:val="000000" w:themeColor="text1"/>
        </w:rPr>
        <w:t>tế</w:t>
      </w:r>
      <w:proofErr w:type="spellEnd"/>
      <w:r w:rsidRPr="00CB4E16">
        <w:rPr>
          <w:bCs/>
          <w:color w:val="000000" w:themeColor="text1"/>
        </w:rPr>
        <w:t xml:space="preserve"> </w:t>
      </w:r>
      <w:proofErr w:type="spellStart"/>
      <w:r w:rsidRPr="00CB4E16">
        <w:rPr>
          <w:bCs/>
          <w:color w:val="000000" w:themeColor="text1"/>
        </w:rPr>
        <w:t>và</w:t>
      </w:r>
      <w:proofErr w:type="spellEnd"/>
      <w:r w:rsidRPr="00CB4E16">
        <w:rPr>
          <w:bCs/>
          <w:color w:val="000000" w:themeColor="text1"/>
        </w:rPr>
        <w:t xml:space="preserve"> </w:t>
      </w:r>
      <w:proofErr w:type="spellStart"/>
      <w:r w:rsidRPr="00CB4E16">
        <w:rPr>
          <w:bCs/>
          <w:color w:val="000000" w:themeColor="text1"/>
        </w:rPr>
        <w:t>định</w:t>
      </w:r>
      <w:proofErr w:type="spellEnd"/>
      <w:r w:rsidRPr="00CB4E16">
        <w:rPr>
          <w:bCs/>
          <w:color w:val="000000" w:themeColor="text1"/>
        </w:rPr>
        <w:t xml:space="preserve"> </w:t>
      </w:r>
      <w:proofErr w:type="spellStart"/>
      <w:r w:rsidRPr="00CB4E16">
        <w:rPr>
          <w:bCs/>
          <w:color w:val="000000" w:themeColor="text1"/>
        </w:rPr>
        <w:t>vị</w:t>
      </w:r>
      <w:proofErr w:type="spellEnd"/>
      <w:r w:rsidRPr="00CB4E16">
        <w:rPr>
          <w:bCs/>
          <w:color w:val="000000" w:themeColor="text1"/>
        </w:rPr>
        <w:t xml:space="preserve"> </w:t>
      </w:r>
      <w:proofErr w:type="spellStart"/>
      <w:r w:rsidRPr="00CB4E16">
        <w:rPr>
          <w:bCs/>
          <w:color w:val="000000" w:themeColor="text1"/>
        </w:rPr>
        <w:t>mô</w:t>
      </w:r>
      <w:proofErr w:type="spellEnd"/>
      <w:r w:rsidRPr="00CB4E16">
        <w:rPr>
          <w:bCs/>
          <w:color w:val="000000" w:themeColor="text1"/>
        </w:rPr>
        <w:t xml:space="preserve"> </w:t>
      </w:r>
      <w:proofErr w:type="spellStart"/>
      <w:r w:rsidRPr="00CB4E16">
        <w:rPr>
          <w:bCs/>
          <w:color w:val="000000" w:themeColor="text1"/>
        </w:rPr>
        <w:t>hình</w:t>
      </w:r>
      <w:proofErr w:type="spellEnd"/>
      <w:r w:rsidRPr="00CB4E16">
        <w:rPr>
          <w:bCs/>
          <w:color w:val="000000" w:themeColor="text1"/>
        </w:rPr>
        <w:t xml:space="preserve"> </w:t>
      </w:r>
      <w:r w:rsidR="00BF230E" w:rsidRPr="00CB4E16">
        <w:rPr>
          <w:bCs/>
          <w:color w:val="000000" w:themeColor="text1"/>
        </w:rPr>
        <w:t>VI CONNECT</w:t>
      </w:r>
      <w:bookmarkEnd w:id="85"/>
      <w:bookmarkEnd w:id="86"/>
    </w:p>
    <w:p w14:paraId="0DD628EC" w14:textId="77777777" w:rsidR="008C4A44" w:rsidRPr="00CB4E16" w:rsidRDefault="00000000">
      <w:pPr>
        <w:pStyle w:val="Heading3"/>
        <w:keepNext/>
        <w:spacing w:before="180" w:after="120" w:line="276" w:lineRule="auto"/>
        <w:rPr>
          <w:color w:val="000000" w:themeColor="text1"/>
        </w:rPr>
      </w:pPr>
      <w:bookmarkStart w:id="87" w:name="_Toc237786475"/>
      <w:bookmarkStart w:id="88" w:name="_Toc237789002"/>
      <w:r w:rsidRPr="00CB4E16">
        <w:rPr>
          <w:bCs/>
          <w:iCs/>
          <w:color w:val="000000" w:themeColor="text1"/>
        </w:rPr>
        <w:t xml:space="preserve">a) Các </w:t>
      </w:r>
      <w:proofErr w:type="spellStart"/>
      <w:r w:rsidRPr="00CB4E16">
        <w:rPr>
          <w:bCs/>
          <w:iCs/>
          <w:color w:val="000000" w:themeColor="text1"/>
        </w:rPr>
        <w:t>mô</w:t>
      </w:r>
      <w:proofErr w:type="spellEnd"/>
      <w:r w:rsidRPr="00CB4E16">
        <w:rPr>
          <w:bCs/>
          <w:iCs/>
          <w:color w:val="000000" w:themeColor="text1"/>
        </w:rPr>
        <w:t xml:space="preserve"> </w:t>
      </w:r>
      <w:proofErr w:type="spellStart"/>
      <w:r w:rsidRPr="00CB4E16">
        <w:rPr>
          <w:bCs/>
          <w:iCs/>
          <w:color w:val="000000" w:themeColor="text1"/>
        </w:rPr>
        <w:t>hình</w:t>
      </w:r>
      <w:proofErr w:type="spellEnd"/>
      <w:r w:rsidRPr="00CB4E16">
        <w:rPr>
          <w:bCs/>
          <w:iCs/>
          <w:color w:val="000000" w:themeColor="text1"/>
        </w:rPr>
        <w:t xml:space="preserve"> </w:t>
      </w:r>
      <w:proofErr w:type="spellStart"/>
      <w:r w:rsidRPr="00CB4E16">
        <w:rPr>
          <w:bCs/>
          <w:iCs/>
          <w:color w:val="000000" w:themeColor="text1"/>
        </w:rPr>
        <w:t>nền</w:t>
      </w:r>
      <w:proofErr w:type="spellEnd"/>
      <w:r w:rsidRPr="00CB4E16">
        <w:rPr>
          <w:bCs/>
          <w:iCs/>
          <w:color w:val="000000" w:themeColor="text1"/>
        </w:rPr>
        <w:t xml:space="preserve"> </w:t>
      </w:r>
      <w:proofErr w:type="spellStart"/>
      <w:r w:rsidRPr="00CB4E16">
        <w:rPr>
          <w:bCs/>
          <w:iCs/>
          <w:color w:val="000000" w:themeColor="text1"/>
        </w:rPr>
        <w:t>tảng</w:t>
      </w:r>
      <w:proofErr w:type="spellEnd"/>
      <w:r w:rsidRPr="00CB4E16">
        <w:rPr>
          <w:bCs/>
          <w:iCs/>
          <w:color w:val="000000" w:themeColor="text1"/>
        </w:rPr>
        <w:t xml:space="preserve"> </w:t>
      </w:r>
      <w:proofErr w:type="spellStart"/>
      <w:r w:rsidRPr="00CB4E16">
        <w:rPr>
          <w:bCs/>
          <w:iCs/>
          <w:color w:val="000000" w:themeColor="text1"/>
        </w:rPr>
        <w:t>số</w:t>
      </w:r>
      <w:proofErr w:type="spellEnd"/>
      <w:r w:rsidRPr="00CB4E16">
        <w:rPr>
          <w:bCs/>
          <w:iCs/>
          <w:color w:val="000000" w:themeColor="text1"/>
        </w:rPr>
        <w:t xml:space="preserve"> KH,CN&amp;ĐMST </w:t>
      </w:r>
      <w:proofErr w:type="spellStart"/>
      <w:r w:rsidRPr="00CB4E16">
        <w:rPr>
          <w:bCs/>
          <w:iCs/>
          <w:color w:val="000000" w:themeColor="text1"/>
        </w:rPr>
        <w:t>trên</w:t>
      </w:r>
      <w:proofErr w:type="spellEnd"/>
      <w:r w:rsidRPr="00CB4E16">
        <w:rPr>
          <w:bCs/>
          <w:iCs/>
          <w:color w:val="000000" w:themeColor="text1"/>
        </w:rPr>
        <w:t xml:space="preserve"> </w:t>
      </w:r>
      <w:proofErr w:type="spellStart"/>
      <w:r w:rsidRPr="00CB4E16">
        <w:rPr>
          <w:bCs/>
          <w:iCs/>
          <w:color w:val="000000" w:themeColor="text1"/>
        </w:rPr>
        <w:t>thế</w:t>
      </w:r>
      <w:proofErr w:type="spellEnd"/>
      <w:r w:rsidRPr="00CB4E16">
        <w:rPr>
          <w:bCs/>
          <w:iCs/>
          <w:color w:val="000000" w:themeColor="text1"/>
        </w:rPr>
        <w:t xml:space="preserve"> </w:t>
      </w:r>
      <w:proofErr w:type="spellStart"/>
      <w:r w:rsidRPr="00CB4E16">
        <w:rPr>
          <w:bCs/>
          <w:iCs/>
          <w:color w:val="000000" w:themeColor="text1"/>
        </w:rPr>
        <w:t>giới</w:t>
      </w:r>
      <w:bookmarkEnd w:id="87"/>
      <w:bookmarkEnd w:id="88"/>
      <w:proofErr w:type="spellEnd"/>
    </w:p>
    <w:p w14:paraId="6BEC9B4E"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Trong </w:t>
      </w:r>
      <w:proofErr w:type="spellStart"/>
      <w:r w:rsidRPr="00CB4E16">
        <w:rPr>
          <w:color w:val="000000" w:themeColor="text1"/>
          <w:sz w:val="26"/>
          <w:szCs w:val="26"/>
        </w:rPr>
        <w:t>phạm</w:t>
      </w:r>
      <w:proofErr w:type="spellEnd"/>
      <w:r w:rsidRPr="00CB4E16">
        <w:rPr>
          <w:color w:val="000000" w:themeColor="text1"/>
          <w:sz w:val="26"/>
          <w:szCs w:val="26"/>
        </w:rPr>
        <w:t xml:space="preserve"> vi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mới</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thế</w:t>
      </w:r>
      <w:proofErr w:type="spellEnd"/>
      <w:r w:rsidRPr="00CB4E16">
        <w:rPr>
          <w:color w:val="000000" w:themeColor="text1"/>
          <w:sz w:val="26"/>
          <w:szCs w:val="26"/>
        </w:rPr>
        <w:t xml:space="preserve"> </w:t>
      </w:r>
      <w:proofErr w:type="spellStart"/>
      <w:r w:rsidRPr="00CB4E16">
        <w:rPr>
          <w:color w:val="000000" w:themeColor="text1"/>
          <w:sz w:val="26"/>
          <w:szCs w:val="26"/>
        </w:rPr>
        <w:t>giới</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duy</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mà</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chia </w:t>
      </w:r>
      <w:proofErr w:type="spellStart"/>
      <w:r w:rsidRPr="00CB4E16">
        <w:rPr>
          <w:color w:val="000000" w:themeColor="text1"/>
          <w:sz w:val="26"/>
          <w:szCs w:val="26"/>
        </w:rPr>
        <w:t>thành</w:t>
      </w:r>
      <w:proofErr w:type="spellEnd"/>
      <w:r w:rsidRPr="00CB4E16">
        <w:rPr>
          <w:color w:val="000000" w:themeColor="text1"/>
          <w:sz w:val="26"/>
          <w:szCs w:val="26"/>
        </w:rPr>
        <w:t xml:space="preserve"> 5 </w:t>
      </w:r>
      <w:proofErr w:type="spellStart"/>
      <w:r w:rsidRPr="00CB4E16">
        <w:rPr>
          <w:color w:val="000000" w:themeColor="text1"/>
          <w:sz w:val="26"/>
          <w:szCs w:val="26"/>
        </w:rPr>
        <w:t>nhóm</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xu </w:t>
      </w:r>
      <w:proofErr w:type="spellStart"/>
      <w:r w:rsidRPr="00CB4E16">
        <w:rPr>
          <w:color w:val="000000" w:themeColor="text1"/>
          <w:sz w:val="26"/>
          <w:szCs w:val="26"/>
        </w:rPr>
        <w:t>hướng</w:t>
      </w:r>
      <w:proofErr w:type="spellEnd"/>
      <w:r w:rsidRPr="00CB4E16">
        <w:rPr>
          <w:color w:val="000000" w:themeColor="text1"/>
          <w:sz w:val="26"/>
          <w:szCs w:val="26"/>
        </w:rPr>
        <w:t xml:space="preserve"> </w:t>
      </w:r>
      <w:proofErr w:type="spellStart"/>
      <w:r w:rsidRPr="00CB4E16">
        <w:rPr>
          <w:color w:val="000000" w:themeColor="text1"/>
          <w:sz w:val="26"/>
          <w:szCs w:val="26"/>
        </w:rPr>
        <w:t>tiên</w:t>
      </w:r>
      <w:proofErr w:type="spellEnd"/>
      <w:r w:rsidRPr="00CB4E16">
        <w:rPr>
          <w:color w:val="000000" w:themeColor="text1"/>
          <w:sz w:val="26"/>
          <w:szCs w:val="26"/>
        </w:rPr>
        <w:t xml:space="preserve"> </w:t>
      </w:r>
      <w:proofErr w:type="spellStart"/>
      <w:r w:rsidRPr="00CB4E16">
        <w:rPr>
          <w:color w:val="000000" w:themeColor="text1"/>
          <w:sz w:val="26"/>
          <w:szCs w:val="26"/>
        </w:rPr>
        <w:t>tiến</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tích</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nhóm</w:t>
      </w:r>
      <w:proofErr w:type="spellEnd"/>
      <w:r w:rsidRPr="00CB4E16">
        <w:rPr>
          <w:color w:val="000000" w:themeColor="text1"/>
          <w:sz w:val="26"/>
          <w:szCs w:val="26"/>
        </w:rPr>
        <w:t xml:space="preserve"> </w:t>
      </w:r>
      <w:proofErr w:type="spellStart"/>
      <w:r w:rsidRPr="00CB4E16">
        <w:rPr>
          <w:color w:val="000000" w:themeColor="text1"/>
          <w:sz w:val="26"/>
          <w:szCs w:val="26"/>
        </w:rPr>
        <w:t>này</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sinh</w:t>
      </w:r>
      <w:proofErr w:type="spellEnd"/>
      <w:r w:rsidRPr="00CB4E16">
        <w:rPr>
          <w:color w:val="000000" w:themeColor="text1"/>
          <w:sz w:val="26"/>
          <w:szCs w:val="26"/>
        </w:rPr>
        <w:t xml:space="preserve"> </w:t>
      </w:r>
      <w:proofErr w:type="spellStart"/>
      <w:r w:rsidRPr="00CB4E16">
        <w:rPr>
          <w:color w:val="000000" w:themeColor="text1"/>
          <w:sz w:val="26"/>
          <w:szCs w:val="26"/>
        </w:rPr>
        <w:t>thái</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mới</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[9]:</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55"/>
      </w:tblGrid>
      <w:tr w:rsidR="008C4A44" w:rsidRPr="00CB4E16" w14:paraId="797C8BFC" w14:textId="77777777">
        <w:trPr>
          <w:tblHeader/>
        </w:trPr>
        <w:tc>
          <w:tcPr>
            <w:tcW w:w="2300" w:type="dxa"/>
            <w:shd w:val="clear" w:color="auto" w:fill="D9E1F2"/>
            <w:tcMar>
              <w:top w:w="80" w:type="dxa"/>
              <w:left w:w="100" w:type="dxa"/>
              <w:bottom w:w="80" w:type="dxa"/>
              <w:right w:w="100" w:type="dxa"/>
            </w:tcMar>
            <w:vAlign w:val="center"/>
          </w:tcPr>
          <w:p w14:paraId="6F0EFAAA" w14:textId="77777777" w:rsidR="008C4A44" w:rsidRPr="00CB4E16" w:rsidRDefault="00000000" w:rsidP="00CA545F">
            <w:pPr>
              <w:spacing w:line="276" w:lineRule="auto"/>
              <w:jc w:val="center"/>
              <w:rPr>
                <w:color w:val="000000" w:themeColor="text1"/>
                <w:sz w:val="26"/>
                <w:szCs w:val="26"/>
              </w:rPr>
            </w:pPr>
            <w:proofErr w:type="spellStart"/>
            <w:r w:rsidRPr="00CB4E16">
              <w:rPr>
                <w:b/>
                <w:bCs/>
                <w:color w:val="000000" w:themeColor="text1"/>
                <w:sz w:val="26"/>
                <w:szCs w:val="26"/>
              </w:rPr>
              <w:t>Nhóm</w:t>
            </w:r>
            <w:proofErr w:type="spellEnd"/>
            <w:r w:rsidRPr="00CB4E16">
              <w:rPr>
                <w:b/>
                <w:bCs/>
                <w:color w:val="000000" w:themeColor="text1"/>
                <w:sz w:val="26"/>
                <w:szCs w:val="26"/>
              </w:rPr>
              <w:t xml:space="preserve"> </w:t>
            </w:r>
            <w:proofErr w:type="spellStart"/>
            <w:r w:rsidRPr="00CB4E16">
              <w:rPr>
                <w:b/>
                <w:bCs/>
                <w:color w:val="000000" w:themeColor="text1"/>
                <w:sz w:val="26"/>
                <w:szCs w:val="26"/>
              </w:rPr>
              <w:t>nền</w:t>
            </w:r>
            <w:proofErr w:type="spellEnd"/>
            <w:r w:rsidRPr="00CB4E16">
              <w:rPr>
                <w:b/>
                <w:bCs/>
                <w:color w:val="000000" w:themeColor="text1"/>
                <w:sz w:val="26"/>
                <w:szCs w:val="26"/>
              </w:rPr>
              <w:t xml:space="preserve"> </w:t>
            </w:r>
            <w:proofErr w:type="spellStart"/>
            <w:r w:rsidRPr="00CB4E16">
              <w:rPr>
                <w:b/>
                <w:bCs/>
                <w:color w:val="000000" w:themeColor="text1"/>
                <w:sz w:val="26"/>
                <w:szCs w:val="26"/>
              </w:rPr>
              <w:t>tảng</w:t>
            </w:r>
            <w:proofErr w:type="spellEnd"/>
          </w:p>
        </w:tc>
        <w:tc>
          <w:tcPr>
            <w:tcW w:w="2600" w:type="dxa"/>
            <w:shd w:val="clear" w:color="auto" w:fill="D9E1F2"/>
            <w:tcMar>
              <w:top w:w="80" w:type="dxa"/>
              <w:left w:w="100" w:type="dxa"/>
              <w:bottom w:w="80" w:type="dxa"/>
              <w:right w:w="100" w:type="dxa"/>
            </w:tcMar>
            <w:vAlign w:val="center"/>
          </w:tcPr>
          <w:p w14:paraId="2CB34B36" w14:textId="77777777" w:rsidR="008C4A44" w:rsidRPr="00CB4E16" w:rsidRDefault="00000000" w:rsidP="00CA545F">
            <w:pPr>
              <w:spacing w:line="276" w:lineRule="auto"/>
              <w:jc w:val="center"/>
              <w:rPr>
                <w:color w:val="000000" w:themeColor="text1"/>
                <w:sz w:val="26"/>
                <w:szCs w:val="26"/>
              </w:rPr>
            </w:pPr>
            <w:proofErr w:type="spellStart"/>
            <w:r w:rsidRPr="00CB4E16">
              <w:rPr>
                <w:b/>
                <w:bCs/>
                <w:color w:val="000000" w:themeColor="text1"/>
                <w:sz w:val="26"/>
                <w:szCs w:val="26"/>
              </w:rPr>
              <w:t>Ví</w:t>
            </w:r>
            <w:proofErr w:type="spellEnd"/>
            <w:r w:rsidRPr="00CB4E16">
              <w:rPr>
                <w:b/>
                <w:bCs/>
                <w:color w:val="000000" w:themeColor="text1"/>
                <w:sz w:val="26"/>
                <w:szCs w:val="26"/>
              </w:rPr>
              <w:t xml:space="preserve"> </w:t>
            </w:r>
            <w:proofErr w:type="spellStart"/>
            <w:r w:rsidRPr="00CB4E16">
              <w:rPr>
                <w:b/>
                <w:bCs/>
                <w:color w:val="000000" w:themeColor="text1"/>
                <w:sz w:val="26"/>
                <w:szCs w:val="26"/>
              </w:rPr>
              <w:t>dụ</w:t>
            </w:r>
            <w:proofErr w:type="spellEnd"/>
            <w:r w:rsidRPr="00CB4E16">
              <w:rPr>
                <w:b/>
                <w:bCs/>
                <w:color w:val="000000" w:themeColor="text1"/>
                <w:sz w:val="26"/>
                <w:szCs w:val="26"/>
              </w:rPr>
              <w:t xml:space="preserve"> </w:t>
            </w:r>
            <w:proofErr w:type="spellStart"/>
            <w:r w:rsidRPr="00CB4E16">
              <w:rPr>
                <w:b/>
                <w:bCs/>
                <w:color w:val="000000" w:themeColor="text1"/>
                <w:sz w:val="26"/>
                <w:szCs w:val="26"/>
              </w:rPr>
              <w:t>tiêu</w:t>
            </w:r>
            <w:proofErr w:type="spellEnd"/>
            <w:r w:rsidRPr="00CB4E16">
              <w:rPr>
                <w:b/>
                <w:bCs/>
                <w:color w:val="000000" w:themeColor="text1"/>
                <w:sz w:val="26"/>
                <w:szCs w:val="26"/>
              </w:rPr>
              <w:t xml:space="preserve"> </w:t>
            </w:r>
            <w:proofErr w:type="spellStart"/>
            <w:r w:rsidRPr="00CB4E16">
              <w:rPr>
                <w:b/>
                <w:bCs/>
                <w:color w:val="000000" w:themeColor="text1"/>
                <w:sz w:val="26"/>
                <w:szCs w:val="26"/>
              </w:rPr>
              <w:t>biểu</w:t>
            </w:r>
            <w:proofErr w:type="spellEnd"/>
          </w:p>
        </w:tc>
        <w:tc>
          <w:tcPr>
            <w:tcW w:w="4455" w:type="dxa"/>
            <w:shd w:val="clear" w:color="auto" w:fill="D9E1F2"/>
            <w:tcMar>
              <w:top w:w="80" w:type="dxa"/>
              <w:left w:w="100" w:type="dxa"/>
              <w:bottom w:w="80" w:type="dxa"/>
              <w:right w:w="100" w:type="dxa"/>
            </w:tcMar>
            <w:vAlign w:val="center"/>
          </w:tcPr>
          <w:p w14:paraId="75592F67" w14:textId="77777777" w:rsidR="008C4A44" w:rsidRPr="00CB4E16" w:rsidRDefault="00000000" w:rsidP="00CA545F">
            <w:pPr>
              <w:spacing w:line="276" w:lineRule="auto"/>
              <w:jc w:val="center"/>
              <w:rPr>
                <w:color w:val="000000" w:themeColor="text1"/>
                <w:sz w:val="26"/>
                <w:szCs w:val="26"/>
              </w:rPr>
            </w:pPr>
            <w:proofErr w:type="spellStart"/>
            <w:r w:rsidRPr="00CB4E16">
              <w:rPr>
                <w:b/>
                <w:bCs/>
                <w:color w:val="000000" w:themeColor="text1"/>
                <w:sz w:val="26"/>
                <w:szCs w:val="26"/>
              </w:rPr>
              <w:t>Bài</w:t>
            </w:r>
            <w:proofErr w:type="spellEnd"/>
            <w:r w:rsidRPr="00CB4E16">
              <w:rPr>
                <w:b/>
                <w:bCs/>
                <w:color w:val="000000" w:themeColor="text1"/>
                <w:sz w:val="26"/>
                <w:szCs w:val="26"/>
              </w:rPr>
              <w:t xml:space="preserve"> </w:t>
            </w:r>
            <w:proofErr w:type="spellStart"/>
            <w:r w:rsidRPr="00CB4E16">
              <w:rPr>
                <w:b/>
                <w:bCs/>
                <w:color w:val="000000" w:themeColor="text1"/>
                <w:sz w:val="26"/>
                <w:szCs w:val="26"/>
              </w:rPr>
              <w:t>học</w:t>
            </w:r>
            <w:proofErr w:type="spellEnd"/>
            <w:r w:rsidRPr="00CB4E16">
              <w:rPr>
                <w:b/>
                <w:bCs/>
                <w:color w:val="000000" w:themeColor="text1"/>
                <w:sz w:val="26"/>
                <w:szCs w:val="26"/>
              </w:rPr>
              <w:t xml:space="preserve"> </w:t>
            </w:r>
            <w:proofErr w:type="spellStart"/>
            <w:r w:rsidRPr="00CB4E16">
              <w:rPr>
                <w:b/>
                <w:bCs/>
                <w:color w:val="000000" w:themeColor="text1"/>
                <w:sz w:val="26"/>
                <w:szCs w:val="26"/>
              </w:rPr>
              <w:t>cho</w:t>
            </w:r>
            <w:proofErr w:type="spellEnd"/>
            <w:r w:rsidRPr="00CB4E16">
              <w:rPr>
                <w:b/>
                <w:bCs/>
                <w:color w:val="000000" w:themeColor="text1"/>
                <w:sz w:val="26"/>
                <w:szCs w:val="26"/>
              </w:rPr>
              <w:t xml:space="preserve"> </w:t>
            </w:r>
            <w:r w:rsidR="00BF230E" w:rsidRPr="00CB4E16">
              <w:rPr>
                <w:b/>
                <w:bCs/>
                <w:color w:val="000000" w:themeColor="text1"/>
                <w:sz w:val="26"/>
                <w:szCs w:val="26"/>
              </w:rPr>
              <w:t>VI CONNECT</w:t>
            </w:r>
          </w:p>
        </w:tc>
      </w:tr>
      <w:tr w:rsidR="008C4A44" w:rsidRPr="00CB4E16" w14:paraId="1DB87E86" w14:textId="77777777">
        <w:tc>
          <w:tcPr>
            <w:tcW w:w="2300" w:type="dxa"/>
            <w:tcMar>
              <w:top w:w="80" w:type="dxa"/>
              <w:left w:w="100" w:type="dxa"/>
              <w:bottom w:w="80" w:type="dxa"/>
              <w:right w:w="100" w:type="dxa"/>
            </w:tcMar>
            <w:vAlign w:val="center"/>
          </w:tcPr>
          <w:p w14:paraId="3A132F45"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R&amp;D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(CRIS)</w:t>
            </w:r>
          </w:p>
        </w:tc>
        <w:tc>
          <w:tcPr>
            <w:tcW w:w="2600" w:type="dxa"/>
            <w:tcMar>
              <w:top w:w="80" w:type="dxa"/>
              <w:left w:w="100" w:type="dxa"/>
              <w:bottom w:w="80" w:type="dxa"/>
              <w:right w:w="100" w:type="dxa"/>
            </w:tcMar>
            <w:vAlign w:val="center"/>
          </w:tcPr>
          <w:p w14:paraId="0D093320" w14:textId="77777777" w:rsidR="008C4A44" w:rsidRPr="00CB4E16" w:rsidRDefault="00000000">
            <w:pPr>
              <w:spacing w:line="276" w:lineRule="auto"/>
              <w:rPr>
                <w:color w:val="000000" w:themeColor="text1"/>
                <w:sz w:val="26"/>
                <w:szCs w:val="26"/>
              </w:rPr>
            </w:pPr>
            <w:r w:rsidRPr="00CB4E16">
              <w:rPr>
                <w:color w:val="000000" w:themeColor="text1"/>
                <w:sz w:val="26"/>
                <w:szCs w:val="26"/>
              </w:rPr>
              <w:t>NTIS (</w:t>
            </w:r>
            <w:proofErr w:type="spellStart"/>
            <w:r w:rsidRPr="00CB4E16">
              <w:rPr>
                <w:color w:val="000000" w:themeColor="text1"/>
                <w:sz w:val="26"/>
                <w:szCs w:val="26"/>
              </w:rPr>
              <w:t>Hàn</w:t>
            </w:r>
            <w:proofErr w:type="spellEnd"/>
            <w:r w:rsidRPr="00CB4E16">
              <w:rPr>
                <w:color w:val="000000" w:themeColor="text1"/>
                <w:sz w:val="26"/>
                <w:szCs w:val="26"/>
              </w:rPr>
              <w:t xml:space="preserve"> Quốc), </w:t>
            </w:r>
            <w:proofErr w:type="spellStart"/>
            <w:r w:rsidRPr="00CB4E16">
              <w:rPr>
                <w:color w:val="000000" w:themeColor="text1"/>
                <w:sz w:val="26"/>
                <w:szCs w:val="26"/>
              </w:rPr>
              <w:t>BrCris</w:t>
            </w:r>
            <w:proofErr w:type="spellEnd"/>
            <w:r w:rsidRPr="00CB4E16">
              <w:rPr>
                <w:color w:val="000000" w:themeColor="text1"/>
                <w:sz w:val="26"/>
                <w:szCs w:val="26"/>
              </w:rPr>
              <w:t xml:space="preserve"> (Brazil)</w:t>
            </w:r>
          </w:p>
        </w:tc>
        <w:tc>
          <w:tcPr>
            <w:tcW w:w="4455" w:type="dxa"/>
            <w:tcMar>
              <w:top w:w="80" w:type="dxa"/>
              <w:left w:w="100" w:type="dxa"/>
              <w:bottom w:w="80" w:type="dxa"/>
              <w:right w:w="100" w:type="dxa"/>
            </w:tcMar>
            <w:vAlign w:val="center"/>
          </w:tcPr>
          <w:p w14:paraId="34FB09EC"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Làm</w:t>
            </w:r>
            <w:proofErr w:type="spellEnd"/>
            <w:r w:rsidRPr="00CB4E16">
              <w:rPr>
                <w:color w:val="000000" w:themeColor="text1"/>
                <w:sz w:val="26"/>
                <w:szCs w:val="26"/>
              </w:rPr>
              <w:t xml:space="preserve"> </w:t>
            </w:r>
            <w:proofErr w:type="spellStart"/>
            <w:r w:rsidRPr="00CB4E16">
              <w:rPr>
                <w:color w:val="000000" w:themeColor="text1"/>
                <w:sz w:val="26"/>
                <w:szCs w:val="26"/>
              </w:rPr>
              <w:t>lõi</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KH&amp;CN: </w:t>
            </w:r>
            <w:proofErr w:type="spellStart"/>
            <w:r w:rsidRPr="00CB4E16">
              <w:rPr>
                <w:color w:val="000000" w:themeColor="text1"/>
                <w:sz w:val="26"/>
                <w:szCs w:val="26"/>
              </w:rPr>
              <w:t>nhà</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p>
        </w:tc>
      </w:tr>
      <w:tr w:rsidR="008C4A44" w:rsidRPr="00CB4E16" w14:paraId="6E47074D" w14:textId="77777777">
        <w:tc>
          <w:tcPr>
            <w:tcW w:w="2300" w:type="dxa"/>
            <w:tcMar>
              <w:top w:w="80" w:type="dxa"/>
              <w:left w:w="100" w:type="dxa"/>
              <w:bottom w:w="80" w:type="dxa"/>
              <w:right w:w="100" w:type="dxa"/>
            </w:tcMar>
            <w:vAlign w:val="center"/>
          </w:tcPr>
          <w:p w14:paraId="49DAA1B6" w14:textId="77777777" w:rsidR="008C4A44" w:rsidRPr="00CB4E16" w:rsidRDefault="00000000">
            <w:pPr>
              <w:spacing w:line="276" w:lineRule="auto"/>
              <w:rPr>
                <w:color w:val="000000" w:themeColor="text1"/>
                <w:sz w:val="26"/>
                <w:szCs w:val="26"/>
              </w:rPr>
            </w:pPr>
            <w:r w:rsidRPr="00CB4E16">
              <w:rPr>
                <w:color w:val="000000" w:themeColor="text1"/>
                <w:sz w:val="26"/>
                <w:szCs w:val="26"/>
              </w:rPr>
              <w:t>Knowledge Graph / Expert Finder</w:t>
            </w:r>
          </w:p>
        </w:tc>
        <w:tc>
          <w:tcPr>
            <w:tcW w:w="2600" w:type="dxa"/>
            <w:tcMar>
              <w:top w:w="80" w:type="dxa"/>
              <w:left w:w="100" w:type="dxa"/>
              <w:bottom w:w="80" w:type="dxa"/>
              <w:right w:w="100" w:type="dxa"/>
            </w:tcMar>
            <w:vAlign w:val="center"/>
          </w:tcPr>
          <w:p w14:paraId="637AA472"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VIVO, </w:t>
            </w:r>
            <w:proofErr w:type="spellStart"/>
            <w:r w:rsidRPr="00CB4E16">
              <w:rPr>
                <w:color w:val="000000" w:themeColor="text1"/>
                <w:sz w:val="26"/>
                <w:szCs w:val="26"/>
              </w:rPr>
              <w:t>OpenAlex</w:t>
            </w:r>
            <w:proofErr w:type="spellEnd"/>
            <w:r w:rsidRPr="00CB4E16">
              <w:rPr>
                <w:color w:val="000000" w:themeColor="text1"/>
                <w:sz w:val="26"/>
                <w:szCs w:val="26"/>
              </w:rPr>
              <w:t xml:space="preserve">, J-GLOBAL (Nhật </w:t>
            </w:r>
            <w:proofErr w:type="spellStart"/>
            <w:r w:rsidRPr="00CB4E16">
              <w:rPr>
                <w:color w:val="000000" w:themeColor="text1"/>
                <w:sz w:val="26"/>
                <w:szCs w:val="26"/>
              </w:rPr>
              <w:t>Bản</w:t>
            </w:r>
            <w:proofErr w:type="spellEnd"/>
            <w:r w:rsidRPr="00CB4E16">
              <w:rPr>
                <w:color w:val="000000" w:themeColor="text1"/>
                <w:sz w:val="26"/>
                <w:szCs w:val="26"/>
              </w:rPr>
              <w:t>)</w:t>
            </w:r>
          </w:p>
        </w:tc>
        <w:tc>
          <w:tcPr>
            <w:tcW w:w="4455" w:type="dxa"/>
            <w:tcMar>
              <w:top w:w="80" w:type="dxa"/>
              <w:left w:w="100" w:type="dxa"/>
              <w:bottom w:w="80" w:type="dxa"/>
              <w:right w:w="100" w:type="dxa"/>
            </w:tcMar>
            <w:vAlign w:val="center"/>
          </w:tcPr>
          <w:p w14:paraId="7303A7BE"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Làm</w:t>
            </w:r>
            <w:proofErr w:type="spellEnd"/>
            <w:r w:rsidRPr="00CB4E16">
              <w:rPr>
                <w:color w:val="000000" w:themeColor="text1"/>
                <w:sz w:val="26"/>
                <w:szCs w:val="26"/>
              </w:rPr>
              <w:t xml:space="preserve"> </w:t>
            </w:r>
            <w:proofErr w:type="spellStart"/>
            <w:r w:rsidRPr="00CB4E16">
              <w:rPr>
                <w:color w:val="000000" w:themeColor="text1"/>
                <w:sz w:val="26"/>
                <w:szCs w:val="26"/>
              </w:rPr>
              <w:t>lõi</w:t>
            </w:r>
            <w:proofErr w:type="spellEnd"/>
            <w:r w:rsidRPr="00CB4E16">
              <w:rPr>
                <w:color w:val="000000" w:themeColor="text1"/>
                <w:sz w:val="26"/>
                <w:szCs w:val="26"/>
              </w:rPr>
              <w:t xml:space="preserve"> tri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AI matching: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người</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bố</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p>
        </w:tc>
      </w:tr>
      <w:tr w:rsidR="008C4A44" w:rsidRPr="00CB4E16" w14:paraId="4F4A35B6" w14:textId="77777777">
        <w:tc>
          <w:tcPr>
            <w:tcW w:w="2300" w:type="dxa"/>
            <w:tcMar>
              <w:top w:w="80" w:type="dxa"/>
              <w:left w:w="100" w:type="dxa"/>
              <w:bottom w:w="80" w:type="dxa"/>
              <w:right w:w="100" w:type="dxa"/>
            </w:tcMar>
            <w:vAlign w:val="center"/>
          </w:tcPr>
          <w:p w14:paraId="35F008BD"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Quản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p>
        </w:tc>
        <w:tc>
          <w:tcPr>
            <w:tcW w:w="2600" w:type="dxa"/>
            <w:tcMar>
              <w:top w:w="80" w:type="dxa"/>
              <w:left w:w="100" w:type="dxa"/>
              <w:bottom w:w="80" w:type="dxa"/>
              <w:right w:w="100" w:type="dxa"/>
            </w:tcMar>
            <w:vAlign w:val="center"/>
          </w:tcPr>
          <w:p w14:paraId="548C0690" w14:textId="77777777" w:rsidR="008C4A44" w:rsidRPr="00CB4E16" w:rsidRDefault="00000000">
            <w:pPr>
              <w:spacing w:line="276" w:lineRule="auto"/>
              <w:rPr>
                <w:color w:val="000000" w:themeColor="text1"/>
                <w:sz w:val="26"/>
                <w:szCs w:val="26"/>
              </w:rPr>
            </w:pPr>
            <w:r w:rsidRPr="00CB4E16">
              <w:rPr>
                <w:color w:val="000000" w:themeColor="text1"/>
                <w:sz w:val="26"/>
                <w:szCs w:val="26"/>
              </w:rPr>
              <w:t>CORDIS, EU Funding &amp; Tenders</w:t>
            </w:r>
          </w:p>
        </w:tc>
        <w:tc>
          <w:tcPr>
            <w:tcW w:w="4455" w:type="dxa"/>
            <w:tcMar>
              <w:top w:w="80" w:type="dxa"/>
              <w:left w:w="100" w:type="dxa"/>
              <w:bottom w:w="80" w:type="dxa"/>
              <w:right w:w="100" w:type="dxa"/>
            </w:tcMar>
            <w:vAlign w:val="center"/>
          </w:tcPr>
          <w:p w14:paraId="1AE49C3B"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Funding Hub: call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funding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p>
        </w:tc>
      </w:tr>
      <w:tr w:rsidR="008C4A44" w:rsidRPr="00CB4E16" w14:paraId="77984BE3" w14:textId="77777777">
        <w:tc>
          <w:tcPr>
            <w:tcW w:w="2300" w:type="dxa"/>
            <w:tcMar>
              <w:top w:w="80" w:type="dxa"/>
              <w:left w:w="100" w:type="dxa"/>
              <w:bottom w:w="80" w:type="dxa"/>
              <w:right w:w="100" w:type="dxa"/>
            </w:tcMar>
            <w:vAlign w:val="center"/>
          </w:tcPr>
          <w:p w14:paraId="6CFB5C62" w14:textId="77777777" w:rsidR="008C4A44" w:rsidRPr="00CB4E16" w:rsidRDefault="00000000">
            <w:pPr>
              <w:spacing w:line="276" w:lineRule="auto"/>
              <w:rPr>
                <w:color w:val="000000" w:themeColor="text1"/>
                <w:sz w:val="26"/>
                <w:szCs w:val="26"/>
              </w:rPr>
            </w:pPr>
            <w:r w:rsidRPr="00CB4E16">
              <w:rPr>
                <w:color w:val="000000" w:themeColor="text1"/>
                <w:sz w:val="26"/>
                <w:szCs w:val="26"/>
              </w:rPr>
              <w:t>Technology Marketplace</w:t>
            </w:r>
          </w:p>
        </w:tc>
        <w:tc>
          <w:tcPr>
            <w:tcW w:w="2600" w:type="dxa"/>
            <w:tcMar>
              <w:top w:w="80" w:type="dxa"/>
              <w:left w:w="100" w:type="dxa"/>
              <w:bottom w:w="80" w:type="dxa"/>
              <w:right w:w="100" w:type="dxa"/>
            </w:tcMar>
            <w:vAlign w:val="center"/>
          </w:tcPr>
          <w:p w14:paraId="02141092" w14:textId="77777777" w:rsidR="008C4A44" w:rsidRPr="00CB4E16" w:rsidRDefault="00000000">
            <w:pPr>
              <w:spacing w:line="276" w:lineRule="auto"/>
              <w:rPr>
                <w:color w:val="000000" w:themeColor="text1"/>
                <w:sz w:val="26"/>
                <w:szCs w:val="26"/>
              </w:rPr>
            </w:pPr>
            <w:r w:rsidRPr="00CB4E16">
              <w:rPr>
                <w:color w:val="000000" w:themeColor="text1"/>
                <w:sz w:val="26"/>
                <w:szCs w:val="26"/>
              </w:rPr>
              <w:t>WIPO GREEN, EEN</w:t>
            </w:r>
          </w:p>
        </w:tc>
        <w:tc>
          <w:tcPr>
            <w:tcW w:w="4455" w:type="dxa"/>
            <w:tcMar>
              <w:top w:w="80" w:type="dxa"/>
              <w:left w:w="100" w:type="dxa"/>
              <w:bottom w:w="80" w:type="dxa"/>
              <w:right w:w="100" w:type="dxa"/>
            </w:tcMar>
            <w:vAlign w:val="center"/>
          </w:tcPr>
          <w:p w14:paraId="56CC52FB"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Technology/Challenge Marketplace: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licensing</w:t>
            </w:r>
          </w:p>
        </w:tc>
      </w:tr>
      <w:tr w:rsidR="008C4A44" w:rsidRPr="00CB4E16" w14:paraId="6F28F959" w14:textId="77777777">
        <w:tc>
          <w:tcPr>
            <w:tcW w:w="2300" w:type="dxa"/>
            <w:tcMar>
              <w:top w:w="80" w:type="dxa"/>
              <w:left w:w="100" w:type="dxa"/>
              <w:bottom w:w="80" w:type="dxa"/>
              <w:right w:w="100" w:type="dxa"/>
            </w:tcMar>
            <w:vAlign w:val="center"/>
          </w:tcPr>
          <w:p w14:paraId="28A4391B"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w:t>
            </w:r>
          </w:p>
        </w:tc>
        <w:tc>
          <w:tcPr>
            <w:tcW w:w="2600" w:type="dxa"/>
            <w:tcMar>
              <w:top w:w="80" w:type="dxa"/>
              <w:left w:w="100" w:type="dxa"/>
              <w:bottom w:w="80" w:type="dxa"/>
              <w:right w:w="100" w:type="dxa"/>
            </w:tcMar>
            <w:vAlign w:val="center"/>
          </w:tcPr>
          <w:p w14:paraId="3F2F7B07"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Smart CAST, </w:t>
            </w:r>
            <w:proofErr w:type="spellStart"/>
            <w:r w:rsidRPr="00CB4E16">
              <w:rPr>
                <w:color w:val="000000" w:themeColor="text1"/>
                <w:sz w:val="26"/>
                <w:szCs w:val="26"/>
              </w:rPr>
              <w:t>科创中国</w:t>
            </w:r>
            <w:proofErr w:type="spellEnd"/>
            <w:r w:rsidRPr="00CB4E16">
              <w:rPr>
                <w:color w:val="000000" w:themeColor="text1"/>
                <w:sz w:val="26"/>
                <w:szCs w:val="26"/>
              </w:rPr>
              <w:t xml:space="preserve"> (Trung Quốc); KOFST (</w:t>
            </w:r>
            <w:proofErr w:type="spellStart"/>
            <w:r w:rsidRPr="00CB4E16">
              <w:rPr>
                <w:color w:val="000000" w:themeColor="text1"/>
                <w:sz w:val="26"/>
                <w:szCs w:val="26"/>
              </w:rPr>
              <w:t>Hàn</w:t>
            </w:r>
            <w:proofErr w:type="spellEnd"/>
            <w:r w:rsidRPr="00CB4E16">
              <w:rPr>
                <w:color w:val="000000" w:themeColor="text1"/>
                <w:sz w:val="26"/>
                <w:szCs w:val="26"/>
              </w:rPr>
              <w:t xml:space="preserve"> Quốc)</w:t>
            </w:r>
          </w:p>
        </w:tc>
        <w:tc>
          <w:tcPr>
            <w:tcW w:w="4455" w:type="dxa"/>
            <w:tcMar>
              <w:top w:w="80" w:type="dxa"/>
              <w:left w:w="100" w:type="dxa"/>
              <w:bottom w:w="80" w:type="dxa"/>
              <w:right w:w="100" w:type="dxa"/>
            </w:tcMar>
            <w:vAlign w:val="center"/>
          </w:tcPr>
          <w:p w14:paraId="1B8F9A8E"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Gần</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mặt</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địa</w:t>
            </w:r>
            <w:proofErr w:type="spellEnd"/>
            <w:r w:rsidRPr="00CB4E16">
              <w:rPr>
                <w:color w:val="000000" w:themeColor="text1"/>
                <w:sz w:val="26"/>
                <w:szCs w:val="26"/>
              </w:rPr>
              <w:t xml:space="preserve"> </w:t>
            </w:r>
            <w:proofErr w:type="spellStart"/>
            <w:r w:rsidRPr="00CB4E16">
              <w:rPr>
                <w:color w:val="000000" w:themeColor="text1"/>
                <w:sz w:val="26"/>
                <w:szCs w:val="26"/>
              </w:rPr>
              <w:t>phương</w:t>
            </w:r>
            <w:proofErr w:type="spellEnd"/>
          </w:p>
        </w:tc>
      </w:tr>
      <w:tr w:rsidR="008C4A44" w:rsidRPr="00CB4E16" w14:paraId="41294147" w14:textId="77777777">
        <w:tc>
          <w:tcPr>
            <w:tcW w:w="2300" w:type="dxa"/>
            <w:tcMar>
              <w:top w:w="80" w:type="dxa"/>
              <w:left w:w="100" w:type="dxa"/>
              <w:bottom w:w="80" w:type="dxa"/>
              <w:right w:w="100" w:type="dxa"/>
            </w:tcMar>
            <w:vAlign w:val="center"/>
          </w:tcPr>
          <w:p w14:paraId="11F2BB47"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CSDL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p>
        </w:tc>
        <w:tc>
          <w:tcPr>
            <w:tcW w:w="2600" w:type="dxa"/>
            <w:tcMar>
              <w:top w:w="80" w:type="dxa"/>
              <w:left w:w="100" w:type="dxa"/>
              <w:bottom w:w="80" w:type="dxa"/>
              <w:right w:w="100" w:type="dxa"/>
            </w:tcMar>
            <w:vAlign w:val="center"/>
          </w:tcPr>
          <w:p w14:paraId="28075482" w14:textId="77777777" w:rsidR="008C4A44" w:rsidRPr="00CB4E16" w:rsidRDefault="00000000">
            <w:pPr>
              <w:spacing w:line="276" w:lineRule="auto"/>
              <w:rPr>
                <w:color w:val="000000" w:themeColor="text1"/>
                <w:sz w:val="26"/>
                <w:szCs w:val="26"/>
              </w:rPr>
            </w:pPr>
            <w:r w:rsidRPr="00CB4E16">
              <w:rPr>
                <w:color w:val="000000" w:themeColor="text1"/>
                <w:sz w:val="26"/>
                <w:szCs w:val="26"/>
              </w:rPr>
              <w:t>VIDWAN - IRINS (</w:t>
            </w:r>
            <w:proofErr w:type="spellStart"/>
            <w:r w:rsidRPr="00CB4E16">
              <w:rPr>
                <w:color w:val="000000" w:themeColor="text1"/>
                <w:sz w:val="26"/>
                <w:szCs w:val="26"/>
              </w:rPr>
              <w:t>Ấn</w:t>
            </w:r>
            <w:proofErr w:type="spellEnd"/>
            <w:r w:rsidRPr="00CB4E16">
              <w:rPr>
                <w:color w:val="000000" w:themeColor="text1"/>
                <w:sz w:val="26"/>
                <w:szCs w:val="26"/>
              </w:rPr>
              <w:t xml:space="preserve"> </w:t>
            </w:r>
            <w:proofErr w:type="spellStart"/>
            <w:r w:rsidRPr="00CB4E16">
              <w:rPr>
                <w:color w:val="000000" w:themeColor="text1"/>
                <w:sz w:val="26"/>
                <w:szCs w:val="26"/>
              </w:rPr>
              <w:t>Độ</w:t>
            </w:r>
            <w:proofErr w:type="spellEnd"/>
            <w:r w:rsidRPr="00CB4E16">
              <w:rPr>
                <w:color w:val="000000" w:themeColor="text1"/>
                <w:sz w:val="26"/>
                <w:szCs w:val="26"/>
              </w:rPr>
              <w:t>), SINTA (Indonesia)</w:t>
            </w:r>
          </w:p>
        </w:tc>
        <w:tc>
          <w:tcPr>
            <w:tcW w:w="4455" w:type="dxa"/>
            <w:tcMar>
              <w:top w:w="80" w:type="dxa"/>
              <w:left w:w="100" w:type="dxa"/>
              <w:bottom w:w="80" w:type="dxa"/>
              <w:right w:w="100" w:type="dxa"/>
            </w:tcMar>
            <w:vAlign w:val="center"/>
          </w:tcPr>
          <w:p w14:paraId="3C41BE2B"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Gần</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vấn</w:t>
            </w:r>
            <w:proofErr w:type="spellEnd"/>
            <w:r w:rsidRPr="00CB4E16">
              <w:rPr>
                <w:color w:val="000000" w:themeColor="text1"/>
                <w:sz w:val="26"/>
                <w:szCs w:val="26"/>
              </w:rPr>
              <w:t xml:space="preserve">, </w:t>
            </w:r>
            <w:proofErr w:type="spellStart"/>
            <w:r w:rsidRPr="00CB4E16">
              <w:rPr>
                <w:color w:val="000000" w:themeColor="text1"/>
                <w:sz w:val="26"/>
                <w:szCs w:val="26"/>
              </w:rPr>
              <w:t>phản</w:t>
            </w:r>
            <w:proofErr w:type="spellEnd"/>
            <w:r w:rsidRPr="00CB4E16">
              <w:rPr>
                <w:color w:val="000000" w:themeColor="text1"/>
                <w:sz w:val="26"/>
                <w:szCs w:val="26"/>
              </w:rPr>
              <w:t xml:space="preserve"> </w:t>
            </w:r>
            <w:proofErr w:type="spellStart"/>
            <w:r w:rsidRPr="00CB4E16">
              <w:rPr>
                <w:color w:val="000000" w:themeColor="text1"/>
                <w:sz w:val="26"/>
                <w:szCs w:val="26"/>
              </w:rPr>
              <w:t>biện</w:t>
            </w:r>
            <w:proofErr w:type="spellEnd"/>
            <w:r w:rsidRPr="00CB4E16">
              <w:rPr>
                <w:color w:val="000000" w:themeColor="text1"/>
                <w:sz w:val="26"/>
                <w:szCs w:val="26"/>
              </w:rPr>
              <w:t xml:space="preserve">, </w:t>
            </w:r>
            <w:proofErr w:type="spellStart"/>
            <w:r w:rsidRPr="00CB4E16">
              <w:rPr>
                <w:color w:val="000000" w:themeColor="text1"/>
                <w:sz w:val="26"/>
                <w:szCs w:val="26"/>
              </w:rPr>
              <w:t>giám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lập</w:t>
            </w:r>
            <w:proofErr w:type="spellEnd"/>
            <w:r w:rsidRPr="00CB4E16">
              <w:rPr>
                <w:color w:val="000000" w:themeColor="text1"/>
                <w:sz w:val="26"/>
                <w:szCs w:val="26"/>
              </w:rPr>
              <w:t xml:space="preserve">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chọn</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phản</w:t>
            </w:r>
            <w:proofErr w:type="spellEnd"/>
            <w:r w:rsidRPr="00CB4E16">
              <w:rPr>
                <w:color w:val="000000" w:themeColor="text1"/>
                <w:sz w:val="26"/>
                <w:szCs w:val="26"/>
              </w:rPr>
              <w:t xml:space="preserve"> </w:t>
            </w:r>
            <w:proofErr w:type="spellStart"/>
            <w:r w:rsidRPr="00CB4E16">
              <w:rPr>
                <w:color w:val="000000" w:themeColor="text1"/>
                <w:sz w:val="26"/>
                <w:szCs w:val="26"/>
              </w:rPr>
              <w:t>biện</w:t>
            </w:r>
            <w:proofErr w:type="spellEnd"/>
            <w:r w:rsidRPr="00CB4E16">
              <w:rPr>
                <w:color w:val="000000" w:themeColor="text1"/>
                <w:sz w:val="26"/>
                <w:szCs w:val="26"/>
              </w:rPr>
              <w:t xml:space="preserve"> </w:t>
            </w:r>
            <w:proofErr w:type="spellStart"/>
            <w:r w:rsidRPr="00CB4E16">
              <w:rPr>
                <w:color w:val="000000" w:themeColor="text1"/>
                <w:sz w:val="26"/>
                <w:szCs w:val="26"/>
              </w:rPr>
              <w:t>độc</w:t>
            </w:r>
            <w:proofErr w:type="spellEnd"/>
            <w:r w:rsidRPr="00CB4E16">
              <w:rPr>
                <w:color w:val="000000" w:themeColor="text1"/>
                <w:sz w:val="26"/>
                <w:szCs w:val="26"/>
              </w:rPr>
              <w:t xml:space="preserve"> </w:t>
            </w:r>
            <w:proofErr w:type="spellStart"/>
            <w:r w:rsidRPr="00CB4E16">
              <w:rPr>
                <w:color w:val="000000" w:themeColor="text1"/>
                <w:sz w:val="26"/>
                <w:szCs w:val="26"/>
              </w:rPr>
              <w:t>lập</w:t>
            </w:r>
            <w:proofErr w:type="spellEnd"/>
          </w:p>
        </w:tc>
      </w:tr>
      <w:tr w:rsidR="008C4A44" w:rsidRPr="00CB4E16" w14:paraId="54E09254" w14:textId="77777777">
        <w:tc>
          <w:tcPr>
            <w:tcW w:w="2300" w:type="dxa"/>
            <w:tcMar>
              <w:top w:w="80" w:type="dxa"/>
              <w:left w:w="100" w:type="dxa"/>
              <w:bottom w:w="80" w:type="dxa"/>
              <w:right w:w="100" w:type="dxa"/>
            </w:tcMar>
            <w:vAlign w:val="center"/>
          </w:tcPr>
          <w:p w14:paraId="66BA0979"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ghép</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p>
        </w:tc>
        <w:tc>
          <w:tcPr>
            <w:tcW w:w="2600" w:type="dxa"/>
            <w:tcMar>
              <w:top w:w="80" w:type="dxa"/>
              <w:left w:w="100" w:type="dxa"/>
              <w:bottom w:w="80" w:type="dxa"/>
              <w:right w:w="100" w:type="dxa"/>
            </w:tcMar>
            <w:vAlign w:val="center"/>
          </w:tcPr>
          <w:p w14:paraId="0A0A4825"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Halo, IN-PART, </w:t>
            </w:r>
            <w:proofErr w:type="spellStart"/>
            <w:r w:rsidRPr="00CB4E16">
              <w:rPr>
                <w:color w:val="000000" w:themeColor="text1"/>
                <w:sz w:val="26"/>
                <w:szCs w:val="26"/>
              </w:rPr>
              <w:t>Wazoku</w:t>
            </w:r>
            <w:proofErr w:type="spellEnd"/>
            <w:r w:rsidRPr="00CB4E16">
              <w:rPr>
                <w:color w:val="000000" w:themeColor="text1"/>
                <w:sz w:val="26"/>
                <w:szCs w:val="26"/>
              </w:rPr>
              <w:t>/</w:t>
            </w:r>
            <w:proofErr w:type="spellStart"/>
            <w:r w:rsidRPr="00CB4E16">
              <w:rPr>
                <w:color w:val="000000" w:themeColor="text1"/>
                <w:sz w:val="26"/>
                <w:szCs w:val="26"/>
              </w:rPr>
              <w:t>InnoCentive</w:t>
            </w:r>
            <w:proofErr w:type="spellEnd"/>
          </w:p>
        </w:tc>
        <w:tc>
          <w:tcPr>
            <w:tcW w:w="4455" w:type="dxa"/>
            <w:tcMar>
              <w:top w:w="80" w:type="dxa"/>
              <w:left w:w="100" w:type="dxa"/>
              <w:bottom w:w="80" w:type="dxa"/>
              <w:right w:w="100" w:type="dxa"/>
            </w:tcMar>
            <w:vAlign w:val="center"/>
          </w:tcPr>
          <w:p w14:paraId="477E571B"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Ngân </w:t>
            </w:r>
            <w:proofErr w:type="spellStart"/>
            <w:r w:rsidRPr="00CB4E16">
              <w:rPr>
                <w:color w:val="000000" w:themeColor="text1"/>
                <w:sz w:val="26"/>
                <w:szCs w:val="26"/>
              </w:rPr>
              <w:t>hàng</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nêu</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nộp</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xuất</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p>
        </w:tc>
      </w:tr>
    </w:tbl>
    <w:p w14:paraId="465A9375" w14:textId="77777777" w:rsidR="008C4A44" w:rsidRPr="00CB4E16" w:rsidRDefault="00000000" w:rsidP="0040442E">
      <w:pPr>
        <w:spacing w:before="120" w:after="120" w:line="276" w:lineRule="auto"/>
        <w:ind w:firstLine="567"/>
        <w:jc w:val="both"/>
        <w:rPr>
          <w:color w:val="000000" w:themeColor="text1"/>
          <w:sz w:val="26"/>
          <w:szCs w:val="26"/>
        </w:rPr>
      </w:pP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tiêu</w:t>
      </w:r>
      <w:proofErr w:type="spellEnd"/>
      <w:r w:rsidRPr="00CB4E16">
        <w:rPr>
          <w:color w:val="000000" w:themeColor="text1"/>
          <w:sz w:val="26"/>
          <w:szCs w:val="26"/>
        </w:rPr>
        <w:t xml:space="preserve"> </w:t>
      </w:r>
      <w:proofErr w:type="spellStart"/>
      <w:r w:rsidRPr="00CB4E16">
        <w:rPr>
          <w:color w:val="000000" w:themeColor="text1"/>
          <w:sz w:val="26"/>
          <w:szCs w:val="26"/>
        </w:rPr>
        <w:t>biểu</w:t>
      </w:r>
      <w:proofErr w:type="spellEnd"/>
      <w:r w:rsidRPr="00CB4E16">
        <w:rPr>
          <w:color w:val="000000" w:themeColor="text1"/>
          <w:sz w:val="26"/>
          <w:szCs w:val="26"/>
        </w:rPr>
        <w:t xml:space="preserve"> </w:t>
      </w:r>
      <w:proofErr w:type="spellStart"/>
      <w:r w:rsidRPr="00CB4E16">
        <w:rPr>
          <w:color w:val="000000" w:themeColor="text1"/>
          <w:sz w:val="26"/>
          <w:szCs w:val="26"/>
        </w:rPr>
        <w:t>đáng</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NTIS (</w:t>
      </w:r>
      <w:proofErr w:type="spellStart"/>
      <w:r w:rsidRPr="00CB4E16">
        <w:rPr>
          <w:color w:val="000000" w:themeColor="text1"/>
          <w:sz w:val="26"/>
          <w:szCs w:val="26"/>
        </w:rPr>
        <w:t>Hàn</w:t>
      </w:r>
      <w:proofErr w:type="spellEnd"/>
      <w:r w:rsidRPr="00CB4E16">
        <w:rPr>
          <w:color w:val="000000" w:themeColor="text1"/>
          <w:sz w:val="26"/>
          <w:szCs w:val="26"/>
        </w:rPr>
        <w:t xml:space="preserve"> Quốc)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cổng</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R&amp;D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cảnh</w:t>
      </w:r>
      <w:proofErr w:type="spellEnd"/>
      <w:r w:rsidRPr="00CB4E16">
        <w:rPr>
          <w:color w:val="000000" w:themeColor="text1"/>
          <w:sz w:val="26"/>
          <w:szCs w:val="26"/>
        </w:rPr>
        <w:t xml:space="preserve"> </w:t>
      </w:r>
      <w:proofErr w:type="spellStart"/>
      <w:r w:rsidRPr="00CB4E16">
        <w:rPr>
          <w:color w:val="000000" w:themeColor="text1"/>
          <w:sz w:val="26"/>
          <w:szCs w:val="26"/>
        </w:rPr>
        <w:t>chuỗi</w:t>
      </w:r>
      <w:proofErr w:type="spellEnd"/>
      <w:r w:rsidRPr="00CB4E16">
        <w:rPr>
          <w:color w:val="000000" w:themeColor="text1"/>
          <w:sz w:val="26"/>
          <w:szCs w:val="26"/>
        </w:rPr>
        <w:t xml:space="preserve"> Funding → Project → Researcher → Organization → Output, </w:t>
      </w:r>
      <w:proofErr w:type="spellStart"/>
      <w:r w:rsidRPr="00CB4E16">
        <w:rPr>
          <w:color w:val="000000" w:themeColor="text1"/>
          <w:sz w:val="26"/>
          <w:szCs w:val="26"/>
        </w:rPr>
        <w:t>nhưng</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phải</w:t>
      </w:r>
      <w:proofErr w:type="spellEnd"/>
      <w:r w:rsidRPr="00CB4E16">
        <w:rPr>
          <w:color w:val="000000" w:themeColor="text1"/>
          <w:sz w:val="26"/>
          <w:szCs w:val="26"/>
        </w:rPr>
        <w:t xml:space="preserve"> marketplace hay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cộng</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[9]. J-GLOBAL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researchmap</w:t>
      </w:r>
      <w:proofErr w:type="spellEnd"/>
      <w:r w:rsidRPr="00CB4E16">
        <w:rPr>
          <w:color w:val="000000" w:themeColor="text1"/>
          <w:sz w:val="26"/>
          <w:szCs w:val="26"/>
        </w:rPr>
        <w:t xml:space="preserve"> (Nhật </w:t>
      </w:r>
      <w:proofErr w:type="spellStart"/>
      <w:r w:rsidRPr="00CB4E16">
        <w:rPr>
          <w:color w:val="000000" w:themeColor="text1"/>
          <w:sz w:val="26"/>
          <w:szCs w:val="26"/>
        </w:rPr>
        <w:t>Bản</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thấy</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gộp</w:t>
      </w:r>
      <w:proofErr w:type="spellEnd"/>
      <w:r w:rsidRPr="00CB4E16">
        <w:rPr>
          <w:color w:val="000000" w:themeColor="text1"/>
          <w:sz w:val="26"/>
          <w:szCs w:val="26"/>
        </w:rPr>
        <w:t xml:space="preserve"> </w:t>
      </w:r>
      <w:proofErr w:type="spellStart"/>
      <w:r w:rsidRPr="00CB4E16">
        <w:rPr>
          <w:color w:val="000000" w:themeColor="text1"/>
          <w:sz w:val="26"/>
          <w:szCs w:val="26"/>
        </w:rPr>
        <w:t>tất</w:t>
      </w:r>
      <w:proofErr w:type="spellEnd"/>
      <w:r w:rsidRPr="00CB4E16">
        <w:rPr>
          <w:color w:val="000000" w:themeColor="text1"/>
          <w:sz w:val="26"/>
          <w:szCs w:val="26"/>
        </w:rPr>
        <w:t xml:space="preserve"> </w:t>
      </w:r>
      <w:proofErr w:type="spellStart"/>
      <w:r w:rsidRPr="00CB4E16">
        <w:rPr>
          <w:color w:val="000000" w:themeColor="text1"/>
          <w:sz w:val="26"/>
          <w:szCs w:val="26"/>
        </w:rPr>
        <w:t>cả</w:t>
      </w:r>
      <w:proofErr w:type="spellEnd"/>
      <w:r w:rsidRPr="00CB4E16">
        <w:rPr>
          <w:color w:val="000000" w:themeColor="text1"/>
          <w:sz w:val="26"/>
          <w:szCs w:val="26"/>
        </w:rPr>
        <w:t xml:space="preserve"> </w:t>
      </w:r>
      <w:proofErr w:type="spellStart"/>
      <w:r w:rsidRPr="00CB4E16">
        <w:rPr>
          <w:color w:val="000000" w:themeColor="text1"/>
          <w:sz w:val="26"/>
          <w:szCs w:val="26"/>
        </w:rPr>
        <w:t>vào</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duy</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mà</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sinh</w:t>
      </w:r>
      <w:proofErr w:type="spellEnd"/>
      <w:r w:rsidRPr="00CB4E16">
        <w:rPr>
          <w:color w:val="000000" w:themeColor="text1"/>
          <w:sz w:val="26"/>
          <w:szCs w:val="26"/>
        </w:rPr>
        <w:t xml:space="preserve"> </w:t>
      </w:r>
      <w:proofErr w:type="spellStart"/>
      <w:r w:rsidRPr="00CB4E16">
        <w:rPr>
          <w:color w:val="000000" w:themeColor="text1"/>
          <w:sz w:val="26"/>
          <w:szCs w:val="26"/>
        </w:rPr>
        <w:t>thái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dùng</w:t>
      </w:r>
      <w:proofErr w:type="spellEnd"/>
      <w:r w:rsidRPr="00CB4E16">
        <w:rPr>
          <w:color w:val="000000" w:themeColor="text1"/>
          <w:sz w:val="26"/>
          <w:szCs w:val="26"/>
        </w:rPr>
        <w:t xml:space="preserve"> </w:t>
      </w:r>
      <w:proofErr w:type="spellStart"/>
      <w:r w:rsidRPr="00CB4E16">
        <w:rPr>
          <w:color w:val="000000" w:themeColor="text1"/>
          <w:sz w:val="26"/>
          <w:szCs w:val="26"/>
        </w:rPr>
        <w:t>chung</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danh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tính</w:t>
      </w:r>
      <w:proofErr w:type="spellEnd"/>
      <w:r w:rsidRPr="00CB4E16">
        <w:rPr>
          <w:color w:val="000000" w:themeColor="text1"/>
          <w:sz w:val="26"/>
          <w:szCs w:val="26"/>
        </w:rPr>
        <w:t xml:space="preserve"> </w:t>
      </w:r>
      <w:proofErr w:type="spellStart"/>
      <w:r w:rsidRPr="00CB4E16">
        <w:rPr>
          <w:color w:val="000000" w:themeColor="text1"/>
          <w:sz w:val="26"/>
          <w:szCs w:val="26"/>
        </w:rPr>
        <w:t>đến</w:t>
      </w:r>
      <w:proofErr w:type="spellEnd"/>
      <w:r w:rsidRPr="00CB4E16">
        <w:rPr>
          <w:color w:val="000000" w:themeColor="text1"/>
          <w:sz w:val="26"/>
          <w:szCs w:val="26"/>
        </w:rPr>
        <w:t xml:space="preserve"> 1/7/2026, J-GLOBAL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khoảng</w:t>
      </w:r>
      <w:proofErr w:type="spellEnd"/>
      <w:r w:rsidRPr="00CB4E16">
        <w:rPr>
          <w:color w:val="000000" w:themeColor="text1"/>
          <w:sz w:val="26"/>
          <w:szCs w:val="26"/>
        </w:rPr>
        <w:t xml:space="preserve"> 410.000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71,68 </w:t>
      </w:r>
      <w:proofErr w:type="spellStart"/>
      <w:r w:rsidRPr="00CB4E16">
        <w:rPr>
          <w:color w:val="000000" w:themeColor="text1"/>
          <w:sz w:val="26"/>
          <w:szCs w:val="26"/>
        </w:rPr>
        <w:t>triệu</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16,48 </w:t>
      </w:r>
      <w:proofErr w:type="spellStart"/>
      <w:r w:rsidRPr="00CB4E16">
        <w:rPr>
          <w:color w:val="000000" w:themeColor="text1"/>
          <w:sz w:val="26"/>
          <w:szCs w:val="26"/>
        </w:rPr>
        <w:t>triệu</w:t>
      </w:r>
      <w:proofErr w:type="spellEnd"/>
      <w:r w:rsidRPr="00CB4E16">
        <w:rPr>
          <w:color w:val="000000" w:themeColor="text1"/>
          <w:sz w:val="26"/>
          <w:szCs w:val="26"/>
        </w:rPr>
        <w:t xml:space="preserve"> </w:t>
      </w:r>
      <w:proofErr w:type="spellStart"/>
      <w:r w:rsidRPr="00CB4E16">
        <w:rPr>
          <w:color w:val="000000" w:themeColor="text1"/>
          <w:sz w:val="26"/>
          <w:szCs w:val="26"/>
        </w:rPr>
        <w:t>bằng</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30.000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940.000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[9]. </w:t>
      </w:r>
      <w:proofErr w:type="spellStart"/>
      <w:r w:rsidRPr="00CB4E16">
        <w:rPr>
          <w:color w:val="000000" w:themeColor="text1"/>
          <w:sz w:val="26"/>
          <w:szCs w:val="26"/>
        </w:rPr>
        <w:t>BrCris</w:t>
      </w:r>
      <w:proofErr w:type="spellEnd"/>
      <w:r w:rsidRPr="00CB4E16">
        <w:rPr>
          <w:color w:val="000000" w:themeColor="text1"/>
          <w:sz w:val="26"/>
          <w:szCs w:val="26"/>
        </w:rPr>
        <w:t xml:space="preserve"> (Brazil)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Researcher </w:t>
      </w:r>
      <w:r w:rsidR="005B481C" w:rsidRPr="00CB4E16">
        <w:rPr>
          <w:color w:val="000000" w:themeColor="text1"/>
          <w:sz w:val="26"/>
          <w:szCs w:val="26"/>
        </w:rPr>
        <w:t>-</w:t>
      </w:r>
      <w:r w:rsidRPr="00CB4E16">
        <w:rPr>
          <w:color w:val="000000" w:themeColor="text1"/>
          <w:sz w:val="26"/>
          <w:szCs w:val="26"/>
        </w:rPr>
        <w:t xml:space="preserve"> Project </w:t>
      </w:r>
      <w:r w:rsidR="005B481C" w:rsidRPr="00CB4E16">
        <w:rPr>
          <w:color w:val="000000" w:themeColor="text1"/>
          <w:sz w:val="26"/>
          <w:szCs w:val="26"/>
        </w:rPr>
        <w:t>-</w:t>
      </w:r>
      <w:r w:rsidRPr="00CB4E16">
        <w:rPr>
          <w:color w:val="000000" w:themeColor="text1"/>
          <w:sz w:val="26"/>
          <w:szCs w:val="26"/>
        </w:rPr>
        <w:t xml:space="preserve"> Organization </w:t>
      </w:r>
      <w:r w:rsidR="005B481C" w:rsidRPr="00CB4E16">
        <w:rPr>
          <w:color w:val="000000" w:themeColor="text1"/>
          <w:sz w:val="26"/>
          <w:szCs w:val="26"/>
        </w:rPr>
        <w:t>-</w:t>
      </w:r>
      <w:r w:rsidRPr="00CB4E16">
        <w:rPr>
          <w:color w:val="000000" w:themeColor="text1"/>
          <w:sz w:val="26"/>
          <w:szCs w:val="26"/>
        </w:rPr>
        <w:t xml:space="preserve"> Funder </w:t>
      </w:r>
      <w:r w:rsidR="005B481C" w:rsidRPr="00CB4E16">
        <w:rPr>
          <w:color w:val="000000" w:themeColor="text1"/>
          <w:sz w:val="26"/>
          <w:szCs w:val="26"/>
        </w:rPr>
        <w:lastRenderedPageBreak/>
        <w:t>-</w:t>
      </w:r>
      <w:r w:rsidRPr="00CB4E16">
        <w:rPr>
          <w:color w:val="000000" w:themeColor="text1"/>
          <w:sz w:val="26"/>
          <w:szCs w:val="26"/>
        </w:rPr>
        <w:t xml:space="preserve"> Laboratory </w:t>
      </w:r>
      <w:r w:rsidR="005B481C" w:rsidRPr="00CB4E16">
        <w:rPr>
          <w:color w:val="000000" w:themeColor="text1"/>
          <w:sz w:val="26"/>
          <w:szCs w:val="26"/>
        </w:rPr>
        <w:t>-</w:t>
      </w:r>
      <w:r w:rsidRPr="00CB4E16">
        <w:rPr>
          <w:color w:val="000000" w:themeColor="text1"/>
          <w:sz w:val="26"/>
          <w:szCs w:val="26"/>
        </w:rPr>
        <w:t xml:space="preserve"> Equipment </w:t>
      </w:r>
      <w:r w:rsidR="005B481C" w:rsidRPr="00CB4E16">
        <w:rPr>
          <w:color w:val="000000" w:themeColor="text1"/>
          <w:sz w:val="26"/>
          <w:szCs w:val="26"/>
        </w:rPr>
        <w:t>-</w:t>
      </w:r>
      <w:r w:rsidRPr="00CB4E16">
        <w:rPr>
          <w:color w:val="000000" w:themeColor="text1"/>
          <w:sz w:val="26"/>
          <w:szCs w:val="26"/>
        </w:rPr>
        <w:t xml:space="preserve"> Publication </w:t>
      </w:r>
      <w:r w:rsidR="005B481C" w:rsidRPr="00CB4E16">
        <w:rPr>
          <w:color w:val="000000" w:themeColor="text1"/>
          <w:sz w:val="26"/>
          <w:szCs w:val="26"/>
        </w:rPr>
        <w:t>-</w:t>
      </w:r>
      <w:r w:rsidRPr="00CB4E16">
        <w:rPr>
          <w:color w:val="000000" w:themeColor="text1"/>
          <w:sz w:val="26"/>
          <w:szCs w:val="26"/>
        </w:rPr>
        <w:t xml:space="preserve"> Patent,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đánh</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phù</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[9]. </w:t>
      </w:r>
      <w:proofErr w:type="spellStart"/>
      <w:r w:rsidRPr="00CB4E16">
        <w:rPr>
          <w:color w:val="000000" w:themeColor="text1"/>
          <w:sz w:val="26"/>
          <w:szCs w:val="26"/>
        </w:rPr>
        <w:t>OpenAlex</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knowledge graph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(Work </w:t>
      </w:r>
      <w:r w:rsidR="005B481C" w:rsidRPr="00CB4E16">
        <w:rPr>
          <w:color w:val="000000" w:themeColor="text1"/>
          <w:sz w:val="26"/>
          <w:szCs w:val="26"/>
        </w:rPr>
        <w:t>-</w:t>
      </w:r>
      <w:r w:rsidRPr="00CB4E16">
        <w:rPr>
          <w:color w:val="000000" w:themeColor="text1"/>
          <w:sz w:val="26"/>
          <w:szCs w:val="26"/>
        </w:rPr>
        <w:t xml:space="preserve"> Author </w:t>
      </w:r>
      <w:r w:rsidR="005B481C" w:rsidRPr="00CB4E16">
        <w:rPr>
          <w:color w:val="000000" w:themeColor="text1"/>
          <w:sz w:val="26"/>
          <w:szCs w:val="26"/>
        </w:rPr>
        <w:t>-</w:t>
      </w:r>
      <w:r w:rsidRPr="00CB4E16">
        <w:rPr>
          <w:color w:val="000000" w:themeColor="text1"/>
          <w:sz w:val="26"/>
          <w:szCs w:val="26"/>
        </w:rPr>
        <w:t xml:space="preserve"> Institution </w:t>
      </w:r>
      <w:r w:rsidR="005B481C" w:rsidRPr="00CB4E16">
        <w:rPr>
          <w:color w:val="000000" w:themeColor="text1"/>
          <w:sz w:val="26"/>
          <w:szCs w:val="26"/>
        </w:rPr>
        <w:t>-</w:t>
      </w:r>
      <w:r w:rsidRPr="00CB4E16">
        <w:rPr>
          <w:color w:val="000000" w:themeColor="text1"/>
          <w:sz w:val="26"/>
          <w:szCs w:val="26"/>
        </w:rPr>
        <w:t xml:space="preserve"> Topic </w:t>
      </w:r>
      <w:r w:rsidR="005B481C" w:rsidRPr="00CB4E16">
        <w:rPr>
          <w:color w:val="000000" w:themeColor="text1"/>
          <w:sz w:val="26"/>
          <w:szCs w:val="26"/>
        </w:rPr>
        <w:t>-</w:t>
      </w:r>
      <w:r w:rsidRPr="00CB4E16">
        <w:rPr>
          <w:color w:val="000000" w:themeColor="text1"/>
          <w:sz w:val="26"/>
          <w:szCs w:val="26"/>
        </w:rPr>
        <w:t xml:space="preserve"> Funder </w:t>
      </w:r>
      <w:r w:rsidR="005B481C" w:rsidRPr="00CB4E16">
        <w:rPr>
          <w:color w:val="000000" w:themeColor="text1"/>
          <w:sz w:val="26"/>
          <w:szCs w:val="26"/>
        </w:rPr>
        <w:t>-</w:t>
      </w:r>
      <w:r w:rsidRPr="00CB4E16">
        <w:rPr>
          <w:color w:val="000000" w:themeColor="text1"/>
          <w:sz w:val="26"/>
          <w:szCs w:val="26"/>
        </w:rPr>
        <w:t xml:space="preserve"> Grant)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khoảng</w:t>
      </w:r>
      <w:proofErr w:type="spellEnd"/>
      <w:r w:rsidRPr="00CB4E16">
        <w:rPr>
          <w:color w:val="000000" w:themeColor="text1"/>
          <w:sz w:val="26"/>
          <w:szCs w:val="26"/>
        </w:rPr>
        <w:t xml:space="preserve"> 317 </w:t>
      </w:r>
      <w:proofErr w:type="spellStart"/>
      <w:r w:rsidRPr="00CB4E16">
        <w:rPr>
          <w:color w:val="000000" w:themeColor="text1"/>
          <w:sz w:val="26"/>
          <w:szCs w:val="26"/>
        </w:rPr>
        <w:t>triệu</w:t>
      </w:r>
      <w:proofErr w:type="spellEnd"/>
      <w:r w:rsidRPr="00CB4E16">
        <w:rPr>
          <w:color w:val="000000" w:themeColor="text1"/>
          <w:sz w:val="26"/>
          <w:szCs w:val="26"/>
        </w:rPr>
        <w:t xml:space="preserve"> works </w:t>
      </w:r>
      <w:proofErr w:type="spellStart"/>
      <w:r w:rsidRPr="00CB4E16">
        <w:rPr>
          <w:color w:val="000000" w:themeColor="text1"/>
          <w:sz w:val="26"/>
          <w:szCs w:val="26"/>
        </w:rPr>
        <w:t>và</w:t>
      </w:r>
      <w:proofErr w:type="spellEnd"/>
      <w:r w:rsidRPr="00CB4E16">
        <w:rPr>
          <w:color w:val="000000" w:themeColor="text1"/>
          <w:sz w:val="26"/>
          <w:szCs w:val="26"/>
        </w:rPr>
        <w:t xml:space="preserve"> 119 </w:t>
      </w:r>
      <w:proofErr w:type="spellStart"/>
      <w:r w:rsidRPr="00CB4E16">
        <w:rPr>
          <w:color w:val="000000" w:themeColor="text1"/>
          <w:sz w:val="26"/>
          <w:szCs w:val="26"/>
        </w:rPr>
        <w:t>triệu</w:t>
      </w:r>
      <w:proofErr w:type="spellEnd"/>
      <w:r w:rsidRPr="00CB4E16">
        <w:rPr>
          <w:color w:val="000000" w:themeColor="text1"/>
          <w:sz w:val="26"/>
          <w:szCs w:val="26"/>
        </w:rPr>
        <w:t xml:space="preserve"> authors </w:t>
      </w:r>
      <w:proofErr w:type="spellStart"/>
      <w:r w:rsidRPr="00CB4E16">
        <w:rPr>
          <w:color w:val="000000" w:themeColor="text1"/>
          <w:sz w:val="26"/>
          <w:szCs w:val="26"/>
        </w:rPr>
        <w:t>tính</w:t>
      </w:r>
      <w:proofErr w:type="spellEnd"/>
      <w:r w:rsidRPr="00CB4E16">
        <w:rPr>
          <w:color w:val="000000" w:themeColor="text1"/>
          <w:sz w:val="26"/>
          <w:szCs w:val="26"/>
        </w:rPr>
        <w:t xml:space="preserve"> </w:t>
      </w:r>
      <w:proofErr w:type="spellStart"/>
      <w:r w:rsidRPr="00CB4E16">
        <w:rPr>
          <w:color w:val="000000" w:themeColor="text1"/>
          <w:sz w:val="26"/>
          <w:szCs w:val="26"/>
        </w:rPr>
        <w:t>đến</w:t>
      </w:r>
      <w:proofErr w:type="spellEnd"/>
      <w:r w:rsidRPr="00CB4E16">
        <w:rPr>
          <w:color w:val="000000" w:themeColor="text1"/>
          <w:sz w:val="26"/>
          <w:szCs w:val="26"/>
        </w:rPr>
        <w:t xml:space="preserve"> 15/7/2026,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trọng</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nên</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OpenAlex</w:t>
      </w:r>
      <w:proofErr w:type="spellEnd"/>
      <w:r w:rsidRPr="00CB4E16">
        <w:rPr>
          <w:color w:val="000000" w:themeColor="text1"/>
          <w:sz w:val="26"/>
          <w:szCs w:val="26"/>
        </w:rPr>
        <w:t xml:space="preserve">, ORCID, DOI, ROR…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tự</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thay</w:t>
      </w:r>
      <w:proofErr w:type="spellEnd"/>
      <w:r w:rsidRPr="00CB4E16">
        <w:rPr>
          <w:color w:val="000000" w:themeColor="text1"/>
          <w:sz w:val="26"/>
          <w:szCs w:val="26"/>
        </w:rPr>
        <w:t xml:space="preserve"> </w:t>
      </w:r>
      <w:proofErr w:type="spellStart"/>
      <w:r w:rsidRPr="00CB4E16">
        <w:rPr>
          <w:color w:val="000000" w:themeColor="text1"/>
          <w:sz w:val="26"/>
          <w:szCs w:val="26"/>
        </w:rPr>
        <w:t>vì</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lại</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[9]. WIPO GREEN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Technology Provider </w:t>
      </w:r>
      <w:r w:rsidR="005B481C" w:rsidRPr="00CB4E16">
        <w:rPr>
          <w:color w:val="000000" w:themeColor="text1"/>
          <w:sz w:val="26"/>
          <w:szCs w:val="26"/>
        </w:rPr>
        <w:t>-</w:t>
      </w:r>
      <w:r w:rsidRPr="00CB4E16">
        <w:rPr>
          <w:color w:val="000000" w:themeColor="text1"/>
          <w:sz w:val="26"/>
          <w:szCs w:val="26"/>
        </w:rPr>
        <w:t xml:space="preserve"> Technology Seeker </w:t>
      </w:r>
      <w:r w:rsidR="005B481C" w:rsidRPr="00CB4E16">
        <w:rPr>
          <w:color w:val="000000" w:themeColor="text1"/>
          <w:sz w:val="26"/>
          <w:szCs w:val="26"/>
        </w:rPr>
        <w:t>-</w:t>
      </w:r>
      <w:r w:rsidRPr="00CB4E16">
        <w:rPr>
          <w:color w:val="000000" w:themeColor="text1"/>
          <w:sz w:val="26"/>
          <w:szCs w:val="26"/>
        </w:rPr>
        <w:t xml:space="preserve"> Expert </w:t>
      </w:r>
      <w:r w:rsidR="005B481C" w:rsidRPr="00CB4E16">
        <w:rPr>
          <w:color w:val="000000" w:themeColor="text1"/>
          <w:sz w:val="26"/>
          <w:szCs w:val="26"/>
        </w:rPr>
        <w:t>-</w:t>
      </w:r>
      <w:r w:rsidRPr="00CB4E16">
        <w:rPr>
          <w:color w:val="000000" w:themeColor="text1"/>
          <w:sz w:val="26"/>
          <w:szCs w:val="26"/>
        </w:rPr>
        <w:t xml:space="preserve"> Partner/Investor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automated matchmaking,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bố</w:t>
      </w:r>
      <w:proofErr w:type="spellEnd"/>
      <w:r w:rsidRPr="00CB4E16">
        <w:rPr>
          <w:color w:val="000000" w:themeColor="text1"/>
          <w:sz w:val="26"/>
          <w:szCs w:val="26"/>
        </w:rPr>
        <w:t xml:space="preserve"> </w:t>
      </w:r>
      <w:proofErr w:type="spellStart"/>
      <w:r w:rsidRPr="00CB4E16">
        <w:rPr>
          <w:color w:val="000000" w:themeColor="text1"/>
          <w:sz w:val="26"/>
          <w:szCs w:val="26"/>
        </w:rPr>
        <w:t>hơn</w:t>
      </w:r>
      <w:proofErr w:type="spellEnd"/>
      <w:r w:rsidRPr="00CB4E16">
        <w:rPr>
          <w:color w:val="000000" w:themeColor="text1"/>
          <w:sz w:val="26"/>
          <w:szCs w:val="26"/>
        </w:rPr>
        <w:t xml:space="preserve"> 145.000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tính</w:t>
      </w:r>
      <w:proofErr w:type="spellEnd"/>
      <w:r w:rsidRPr="00CB4E16">
        <w:rPr>
          <w:color w:val="000000" w:themeColor="text1"/>
          <w:sz w:val="26"/>
          <w:szCs w:val="26"/>
        </w:rPr>
        <w:t xml:space="preserve"> </w:t>
      </w:r>
      <w:proofErr w:type="spellStart"/>
      <w:r w:rsidRPr="00CB4E16">
        <w:rPr>
          <w:color w:val="000000" w:themeColor="text1"/>
          <w:sz w:val="26"/>
          <w:szCs w:val="26"/>
        </w:rPr>
        <w:t>đến</w:t>
      </w:r>
      <w:proofErr w:type="spellEnd"/>
      <w:r w:rsidRPr="00CB4E16">
        <w:rPr>
          <w:color w:val="000000" w:themeColor="text1"/>
          <w:sz w:val="26"/>
          <w:szCs w:val="26"/>
        </w:rPr>
        <w:t xml:space="preserve"> </w:t>
      </w:r>
      <w:proofErr w:type="spellStart"/>
      <w:r w:rsidRPr="00CB4E16">
        <w:rPr>
          <w:color w:val="000000" w:themeColor="text1"/>
          <w:sz w:val="26"/>
          <w:szCs w:val="26"/>
        </w:rPr>
        <w:t>năm</w:t>
      </w:r>
      <w:proofErr w:type="spellEnd"/>
      <w:r w:rsidRPr="00CB4E16">
        <w:rPr>
          <w:color w:val="000000" w:themeColor="text1"/>
          <w:sz w:val="26"/>
          <w:szCs w:val="26"/>
        </w:rPr>
        <w:t xml:space="preserve"> 2026 [9]. Enterprise Europe Network (EEN)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phòng</w:t>
      </w:r>
      <w:proofErr w:type="spellEnd"/>
      <w:r w:rsidRPr="00CB4E16">
        <w:rPr>
          <w:color w:val="000000" w:themeColor="text1"/>
          <w:sz w:val="26"/>
          <w:szCs w:val="26"/>
        </w:rPr>
        <w:t xml:space="preserve"> </w:t>
      </w:r>
      <w:proofErr w:type="spellStart"/>
      <w:r w:rsidRPr="00CB4E16">
        <w:rPr>
          <w:color w:val="000000" w:themeColor="text1"/>
          <w:sz w:val="26"/>
          <w:szCs w:val="26"/>
        </w:rPr>
        <w:t>thương</w:t>
      </w:r>
      <w:proofErr w:type="spellEnd"/>
      <w:r w:rsidRPr="00CB4E16">
        <w:rPr>
          <w:color w:val="000000" w:themeColor="text1"/>
          <w:sz w:val="26"/>
          <w:szCs w:val="26"/>
        </w:rPr>
        <w:t xml:space="preserve"> </w:t>
      </w:r>
      <w:proofErr w:type="spellStart"/>
      <w:r w:rsidRPr="00CB4E16">
        <w:rPr>
          <w:color w:val="000000" w:themeColor="text1"/>
          <w:sz w:val="26"/>
          <w:szCs w:val="26"/>
        </w:rPr>
        <w:t>mại</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mới</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w:t>
      </w:r>
      <w:proofErr w:type="spellStart"/>
      <w:r w:rsidRPr="00CB4E16">
        <w:rPr>
          <w:color w:val="000000" w:themeColor="text1"/>
          <w:sz w:val="26"/>
          <w:szCs w:val="26"/>
        </w:rPr>
        <w:t>đại</w:t>
      </w:r>
      <w:proofErr w:type="spellEnd"/>
      <w:r w:rsidRPr="00CB4E16">
        <w:rPr>
          <w:color w:val="000000" w:themeColor="text1"/>
          <w:sz w:val="26"/>
          <w:szCs w:val="26"/>
        </w:rPr>
        <w:t xml:space="preserve">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viện</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thấy</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thay</w:t>
      </w:r>
      <w:proofErr w:type="spellEnd"/>
      <w:r w:rsidRPr="00CB4E16">
        <w:rPr>
          <w:color w:val="000000" w:themeColor="text1"/>
          <w:sz w:val="26"/>
          <w:szCs w:val="26"/>
        </w:rPr>
        <w:t xml:space="preserve"> </w:t>
      </w:r>
      <w:proofErr w:type="spellStart"/>
      <w:r w:rsidRPr="00CB4E16">
        <w:rPr>
          <w:color w:val="000000" w:themeColor="text1"/>
          <w:sz w:val="26"/>
          <w:szCs w:val="26"/>
        </w:rPr>
        <w:t>thế</w:t>
      </w:r>
      <w:proofErr w:type="spellEnd"/>
      <w:r w:rsidRPr="00CB4E16">
        <w:rPr>
          <w:color w:val="000000" w:themeColor="text1"/>
          <w:sz w:val="26"/>
          <w:szCs w:val="26"/>
        </w:rPr>
        <w:t xml:space="preserve"> con </w:t>
      </w:r>
      <w:proofErr w:type="spellStart"/>
      <w:r w:rsidRPr="00CB4E16">
        <w:rPr>
          <w:color w:val="000000" w:themeColor="text1"/>
          <w:sz w:val="26"/>
          <w:szCs w:val="26"/>
        </w:rPr>
        <w:t>người</w:t>
      </w:r>
      <w:proofErr w:type="spellEnd"/>
      <w:r w:rsidRPr="00CB4E16">
        <w:rPr>
          <w:color w:val="000000" w:themeColor="text1"/>
          <w:sz w:val="26"/>
          <w:szCs w:val="26"/>
        </w:rPr>
        <w:t xml:space="preserve"> </w:t>
      </w:r>
      <w:proofErr w:type="spellStart"/>
      <w:r w:rsidRPr="00CB4E16">
        <w:rPr>
          <w:color w:val="000000" w:themeColor="text1"/>
          <w:sz w:val="26"/>
          <w:szCs w:val="26"/>
        </w:rPr>
        <w:t>mà</w:t>
      </w:r>
      <w:proofErr w:type="spellEnd"/>
      <w:r w:rsidRPr="00CB4E16">
        <w:rPr>
          <w:color w:val="000000" w:themeColor="text1"/>
          <w:sz w:val="26"/>
          <w:szCs w:val="26"/>
        </w:rPr>
        <w:t xml:space="preserve"> </w:t>
      </w:r>
      <w:proofErr w:type="spellStart"/>
      <w:r w:rsidRPr="00CB4E16">
        <w:rPr>
          <w:color w:val="000000" w:themeColor="text1"/>
          <w:sz w:val="26"/>
          <w:szCs w:val="26"/>
        </w:rPr>
        <w:t>giúp</w:t>
      </w:r>
      <w:proofErr w:type="spellEnd"/>
      <w:r w:rsidRPr="00CB4E16">
        <w:rPr>
          <w:color w:val="000000" w:themeColor="text1"/>
          <w:sz w:val="26"/>
          <w:szCs w:val="26"/>
        </w:rPr>
        <w:t xml:space="preserve"> technology broker/</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hoạt</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hiệu</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hơn</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đây</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lợi</w:t>
      </w:r>
      <w:proofErr w:type="spellEnd"/>
      <w:r w:rsidRPr="00CB4E16">
        <w:rPr>
          <w:color w:val="000000" w:themeColor="text1"/>
          <w:sz w:val="26"/>
          <w:szCs w:val="26"/>
        </w:rPr>
        <w:t xml:space="preserve"> </w:t>
      </w:r>
      <w:proofErr w:type="spellStart"/>
      <w:r w:rsidRPr="00CB4E16">
        <w:rPr>
          <w:color w:val="000000" w:themeColor="text1"/>
          <w:sz w:val="26"/>
          <w:szCs w:val="26"/>
        </w:rPr>
        <w:t>thế</w:t>
      </w:r>
      <w:proofErr w:type="spellEnd"/>
      <w:r w:rsidRPr="00CB4E16">
        <w:rPr>
          <w:color w:val="000000" w:themeColor="text1"/>
          <w:sz w:val="26"/>
          <w:szCs w:val="26"/>
        </w:rPr>
        <w:t xml:space="preserve"> </w:t>
      </w:r>
      <w:proofErr w:type="spellStart"/>
      <w:r w:rsidRPr="00CB4E16">
        <w:rPr>
          <w:color w:val="000000" w:themeColor="text1"/>
          <w:sz w:val="26"/>
          <w:szCs w:val="26"/>
        </w:rPr>
        <w:t>sẵn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VUSTA </w:t>
      </w:r>
      <w:proofErr w:type="spellStart"/>
      <w:r w:rsidRPr="00CB4E16">
        <w:rPr>
          <w:color w:val="000000" w:themeColor="text1"/>
          <w:sz w:val="26"/>
          <w:szCs w:val="26"/>
        </w:rPr>
        <w:t>nhờ</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rộng</w:t>
      </w:r>
      <w:proofErr w:type="spellEnd"/>
      <w:r w:rsidRPr="00CB4E16">
        <w:rPr>
          <w:color w:val="000000" w:themeColor="text1"/>
          <w:sz w:val="26"/>
          <w:szCs w:val="26"/>
        </w:rPr>
        <w:t xml:space="preserve"> </w:t>
      </w:r>
      <w:proofErr w:type="spellStart"/>
      <w:r w:rsidRPr="00CB4E16">
        <w:rPr>
          <w:color w:val="000000" w:themeColor="text1"/>
          <w:sz w:val="26"/>
          <w:szCs w:val="26"/>
        </w:rPr>
        <w:t>khắp</w:t>
      </w:r>
      <w:proofErr w:type="spellEnd"/>
      <w:r w:rsidRPr="00CB4E16">
        <w:rPr>
          <w:color w:val="000000" w:themeColor="text1"/>
          <w:sz w:val="26"/>
          <w:szCs w:val="26"/>
        </w:rPr>
        <w:t xml:space="preserve"> [9].</w:t>
      </w:r>
    </w:p>
    <w:p w14:paraId="1BD7BB69" w14:textId="77777777" w:rsidR="008C4A44" w:rsidRPr="00CB4E16" w:rsidRDefault="00000000">
      <w:pPr>
        <w:spacing w:after="120" w:line="276" w:lineRule="auto"/>
        <w:ind w:firstLine="567"/>
        <w:jc w:val="both"/>
        <w:rPr>
          <w:color w:val="000000" w:themeColor="text1"/>
          <w:sz w:val="26"/>
          <w:szCs w:val="26"/>
        </w:rPr>
      </w:pPr>
      <w:proofErr w:type="spellStart"/>
      <w:r w:rsidRPr="00CB4E16">
        <w:rPr>
          <w:color w:val="000000" w:themeColor="text1"/>
          <w:sz w:val="26"/>
          <w:szCs w:val="26"/>
        </w:rPr>
        <w:t>Bên</w:t>
      </w:r>
      <w:proofErr w:type="spellEnd"/>
      <w:r w:rsidRPr="00CB4E16">
        <w:rPr>
          <w:color w:val="000000" w:themeColor="text1"/>
          <w:sz w:val="26"/>
          <w:szCs w:val="26"/>
        </w:rPr>
        <w:t xml:space="preserve"> </w:t>
      </w:r>
      <w:proofErr w:type="spellStart"/>
      <w:r w:rsidRPr="00CB4E16">
        <w:rPr>
          <w:color w:val="000000" w:themeColor="text1"/>
          <w:sz w:val="26"/>
          <w:szCs w:val="26"/>
        </w:rPr>
        <w:t>cạnh</w:t>
      </w:r>
      <w:proofErr w:type="spellEnd"/>
      <w:r w:rsidRPr="00CB4E16">
        <w:rPr>
          <w:color w:val="000000" w:themeColor="text1"/>
          <w:sz w:val="26"/>
          <w:szCs w:val="26"/>
        </w:rPr>
        <w:t xml:space="preserve"> </w:t>
      </w:r>
      <w:proofErr w:type="spellStart"/>
      <w:r w:rsidRPr="00CB4E16">
        <w:rPr>
          <w:color w:val="000000" w:themeColor="text1"/>
          <w:sz w:val="26"/>
          <w:szCs w:val="26"/>
        </w:rPr>
        <w:t>nhóm</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nêu</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w:t>
      </w:r>
      <w:proofErr w:type="spellStart"/>
      <w:r w:rsidRPr="00CB4E16">
        <w:rPr>
          <w:color w:val="000000" w:themeColor="text1"/>
          <w:sz w:val="26"/>
          <w:szCs w:val="26"/>
        </w:rPr>
        <w:t>sát</w:t>
      </w:r>
      <w:proofErr w:type="spellEnd"/>
      <w:r w:rsidRPr="00CB4E16">
        <w:rPr>
          <w:color w:val="000000" w:themeColor="text1"/>
          <w:sz w:val="26"/>
          <w:szCs w:val="26"/>
        </w:rPr>
        <w:t xml:space="preserve"> </w:t>
      </w:r>
      <w:proofErr w:type="spellStart"/>
      <w:r w:rsidRPr="00CB4E16">
        <w:rPr>
          <w:color w:val="000000" w:themeColor="text1"/>
          <w:sz w:val="26"/>
          <w:szCs w:val="26"/>
        </w:rPr>
        <w:t>bổ</w:t>
      </w:r>
      <w:proofErr w:type="spellEnd"/>
      <w:r w:rsidRPr="00CB4E16">
        <w:rPr>
          <w:color w:val="000000" w:themeColor="text1"/>
          <w:sz w:val="26"/>
          <w:szCs w:val="26"/>
        </w:rPr>
        <w:t xml:space="preserve"> sung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thấy</w:t>
      </w:r>
      <w:proofErr w:type="spellEnd"/>
      <w:r w:rsidRPr="00CB4E16">
        <w:rPr>
          <w:color w:val="000000" w:themeColor="text1"/>
          <w:sz w:val="26"/>
          <w:szCs w:val="26"/>
        </w:rPr>
        <w:t xml:space="preserve"> </w:t>
      </w:r>
      <w:proofErr w:type="spellStart"/>
      <w:r w:rsidRPr="00CB4E16">
        <w:rPr>
          <w:color w:val="000000" w:themeColor="text1"/>
          <w:sz w:val="26"/>
          <w:szCs w:val="26"/>
        </w:rPr>
        <w:t>Ấn</w:t>
      </w:r>
      <w:proofErr w:type="spellEnd"/>
      <w:r w:rsidRPr="00CB4E16">
        <w:rPr>
          <w:color w:val="000000" w:themeColor="text1"/>
          <w:sz w:val="26"/>
          <w:szCs w:val="26"/>
        </w:rPr>
        <w:t xml:space="preserve"> </w:t>
      </w:r>
      <w:proofErr w:type="spellStart"/>
      <w:r w:rsidRPr="00CB4E16">
        <w:rPr>
          <w:color w:val="000000" w:themeColor="text1"/>
          <w:sz w:val="26"/>
          <w:szCs w:val="26"/>
        </w:rPr>
        <w:t>Độ</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cặp</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gần</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cốt</w:t>
      </w:r>
      <w:proofErr w:type="spellEnd"/>
      <w:r w:rsidRPr="00CB4E16">
        <w:rPr>
          <w:color w:val="000000" w:themeColor="text1"/>
          <w:sz w:val="26"/>
          <w:szCs w:val="26"/>
        </w:rPr>
        <w:t xml:space="preserve"> </w:t>
      </w:r>
      <w:proofErr w:type="spellStart"/>
      <w:r w:rsidRPr="00CB4E16">
        <w:rPr>
          <w:color w:val="000000" w:themeColor="text1"/>
          <w:sz w:val="26"/>
          <w:szCs w:val="26"/>
        </w:rPr>
        <w:t>lõi</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Liên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hơn</w:t>
      </w:r>
      <w:proofErr w:type="spellEnd"/>
      <w:r w:rsidRPr="00CB4E16">
        <w:rPr>
          <w:color w:val="000000" w:themeColor="text1"/>
          <w:sz w:val="26"/>
          <w:szCs w:val="26"/>
        </w:rPr>
        <w:t xml:space="preserve"> </w:t>
      </w:r>
      <w:proofErr w:type="spellStart"/>
      <w:r w:rsidRPr="00CB4E16">
        <w:rPr>
          <w:color w:val="000000" w:themeColor="text1"/>
          <w:sz w:val="26"/>
          <w:szCs w:val="26"/>
        </w:rPr>
        <w:t>cả</w:t>
      </w:r>
      <w:proofErr w:type="spellEnd"/>
      <w:r w:rsidRPr="00CB4E16">
        <w:rPr>
          <w:color w:val="000000" w:themeColor="text1"/>
          <w:sz w:val="26"/>
          <w:szCs w:val="26"/>
        </w:rPr>
        <w:t xml:space="preserve">. VIDWAN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do Trung </w:t>
      </w:r>
      <w:proofErr w:type="spellStart"/>
      <w:r w:rsidRPr="00CB4E16">
        <w:rPr>
          <w:color w:val="000000" w:themeColor="text1"/>
          <w:sz w:val="26"/>
          <w:szCs w:val="26"/>
        </w:rPr>
        <w:t>tâm</w:t>
      </w:r>
      <w:proofErr w:type="spellEnd"/>
      <w:r w:rsidRPr="00CB4E16">
        <w:rPr>
          <w:color w:val="000000" w:themeColor="text1"/>
          <w:sz w:val="26"/>
          <w:szCs w:val="26"/>
        </w:rPr>
        <w:t xml:space="preserve"> INFLIBNET (</w:t>
      </w:r>
      <w:proofErr w:type="spellStart"/>
      <w:r w:rsidRPr="00CB4E16">
        <w:rPr>
          <w:color w:val="000000" w:themeColor="text1"/>
          <w:sz w:val="26"/>
          <w:szCs w:val="26"/>
        </w:rPr>
        <w:t>thuộc</w:t>
      </w:r>
      <w:proofErr w:type="spellEnd"/>
      <w:r w:rsidRPr="00CB4E16">
        <w:rPr>
          <w:color w:val="000000" w:themeColor="text1"/>
          <w:sz w:val="26"/>
          <w:szCs w:val="26"/>
        </w:rPr>
        <w:t xml:space="preserve"> </w:t>
      </w:r>
      <w:proofErr w:type="spellStart"/>
      <w:r w:rsidRPr="00CB4E16">
        <w:rPr>
          <w:color w:val="000000" w:themeColor="text1"/>
          <w:sz w:val="26"/>
          <w:szCs w:val="26"/>
        </w:rPr>
        <w:t>Ủy</w:t>
      </w:r>
      <w:proofErr w:type="spellEnd"/>
      <w:r w:rsidRPr="00CB4E16">
        <w:rPr>
          <w:color w:val="000000" w:themeColor="text1"/>
          <w:sz w:val="26"/>
          <w:szCs w:val="26"/>
        </w:rPr>
        <w:t xml:space="preserve"> ban Tài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Đại</w:t>
      </w:r>
      <w:proofErr w:type="spellEnd"/>
      <w:r w:rsidRPr="00CB4E16">
        <w:rPr>
          <w:color w:val="000000" w:themeColor="text1"/>
          <w:sz w:val="26"/>
          <w:szCs w:val="26"/>
        </w:rPr>
        <w:t xml:space="preserve">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Giáo</w:t>
      </w:r>
      <w:proofErr w:type="spellEnd"/>
      <w:r w:rsidRPr="00CB4E16">
        <w:rPr>
          <w:color w:val="000000" w:themeColor="text1"/>
          <w:sz w:val="26"/>
          <w:szCs w:val="26"/>
        </w:rPr>
        <w:t xml:space="preserve"> </w:t>
      </w:r>
      <w:proofErr w:type="spellStart"/>
      <w:r w:rsidRPr="00CB4E16">
        <w:rPr>
          <w:color w:val="000000" w:themeColor="text1"/>
          <w:sz w:val="26"/>
          <w:szCs w:val="26"/>
        </w:rPr>
        <w:t>dục</w:t>
      </w:r>
      <w:proofErr w:type="spellEnd"/>
      <w:r w:rsidRPr="00CB4E16">
        <w:rPr>
          <w:color w:val="000000" w:themeColor="text1"/>
          <w:sz w:val="26"/>
          <w:szCs w:val="26"/>
        </w:rPr>
        <w:t xml:space="preserve"> </w:t>
      </w:r>
      <w:proofErr w:type="spellStart"/>
      <w:r w:rsidRPr="00CB4E16">
        <w:rPr>
          <w:color w:val="000000" w:themeColor="text1"/>
          <w:sz w:val="26"/>
          <w:szCs w:val="26"/>
        </w:rPr>
        <w:t>Ấn</w:t>
      </w:r>
      <w:proofErr w:type="spellEnd"/>
      <w:r w:rsidRPr="00CB4E16">
        <w:rPr>
          <w:color w:val="000000" w:themeColor="text1"/>
          <w:sz w:val="26"/>
          <w:szCs w:val="26"/>
        </w:rPr>
        <w:t xml:space="preserve"> </w:t>
      </w:r>
      <w:proofErr w:type="spellStart"/>
      <w:r w:rsidRPr="00CB4E16">
        <w:rPr>
          <w:color w:val="000000" w:themeColor="text1"/>
          <w:sz w:val="26"/>
          <w:szCs w:val="26"/>
        </w:rPr>
        <w:t>Độ</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duy</w:t>
      </w:r>
      <w:proofErr w:type="spellEnd"/>
      <w:r w:rsidRPr="00CB4E16">
        <w:rPr>
          <w:color w:val="000000" w:themeColor="text1"/>
          <w:sz w:val="26"/>
          <w:szCs w:val="26"/>
        </w:rPr>
        <w:t xml:space="preserve"> </w:t>
      </w:r>
      <w:proofErr w:type="spellStart"/>
      <w:r w:rsidRPr="00CB4E16">
        <w:rPr>
          <w:color w:val="000000" w:themeColor="text1"/>
          <w:sz w:val="26"/>
          <w:szCs w:val="26"/>
        </w:rPr>
        <w:t>trì</w:t>
      </w:r>
      <w:proofErr w:type="spellEnd"/>
      <w:r w:rsidRPr="00CB4E16">
        <w:rPr>
          <w:color w:val="000000" w:themeColor="text1"/>
          <w:sz w:val="26"/>
          <w:szCs w:val="26"/>
        </w:rPr>
        <w:t xml:space="preserve">, </w:t>
      </w:r>
      <w:proofErr w:type="spellStart"/>
      <w:r w:rsidRPr="00CB4E16">
        <w:rPr>
          <w:color w:val="000000" w:themeColor="text1"/>
          <w:sz w:val="26"/>
          <w:szCs w:val="26"/>
        </w:rPr>
        <w:t>tập</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giảng</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hàng</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w:t>
      </w:r>
      <w:proofErr w:type="spellStart"/>
      <w:r w:rsidRPr="00CB4E16">
        <w:rPr>
          <w:color w:val="000000" w:themeColor="text1"/>
          <w:sz w:val="26"/>
          <w:szCs w:val="26"/>
        </w:rPr>
        <w:t>đích</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bố</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lựa</w:t>
      </w:r>
      <w:proofErr w:type="spellEnd"/>
      <w:r w:rsidRPr="00CB4E16">
        <w:rPr>
          <w:color w:val="000000" w:themeColor="text1"/>
          <w:sz w:val="26"/>
          <w:szCs w:val="26"/>
        </w:rPr>
        <w:t xml:space="preserve"> </w:t>
      </w:r>
      <w:proofErr w:type="spellStart"/>
      <w:r w:rsidRPr="00CB4E16">
        <w:rPr>
          <w:color w:val="000000" w:themeColor="text1"/>
          <w:sz w:val="26"/>
          <w:szCs w:val="26"/>
        </w:rPr>
        <w:t>chọn</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ủy</w:t>
      </w:r>
      <w:proofErr w:type="spellEnd"/>
      <w:r w:rsidRPr="00CB4E16">
        <w:rPr>
          <w:color w:val="000000" w:themeColor="text1"/>
          <w:sz w:val="26"/>
          <w:szCs w:val="26"/>
        </w:rPr>
        <w:t xml:space="preserve"> ban,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do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lập</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giám</w:t>
      </w:r>
      <w:proofErr w:type="spellEnd"/>
      <w:r w:rsidRPr="00CB4E16">
        <w:rPr>
          <w:color w:val="000000" w:themeColor="text1"/>
          <w:sz w:val="26"/>
          <w:szCs w:val="26"/>
        </w:rPr>
        <w:t xml:space="preserve"> </w:t>
      </w:r>
      <w:proofErr w:type="spellStart"/>
      <w:r w:rsidRPr="00CB4E16">
        <w:rPr>
          <w:color w:val="000000" w:themeColor="text1"/>
          <w:sz w:val="26"/>
          <w:szCs w:val="26"/>
        </w:rPr>
        <w:t>sát</w:t>
      </w:r>
      <w:proofErr w:type="spellEnd"/>
      <w:r w:rsidRPr="00CB4E16">
        <w:rPr>
          <w:color w:val="000000" w:themeColor="text1"/>
          <w:sz w:val="26"/>
          <w:szCs w:val="26"/>
        </w:rPr>
        <w:t xml:space="preserve">, </w:t>
      </w:r>
      <w:proofErr w:type="spellStart"/>
      <w:r w:rsidRPr="00CB4E16">
        <w:rPr>
          <w:color w:val="000000" w:themeColor="text1"/>
          <w:sz w:val="26"/>
          <w:szCs w:val="26"/>
        </w:rPr>
        <w:t>đánh</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thời</w:t>
      </w:r>
      <w:proofErr w:type="spellEnd"/>
      <w:r w:rsidRPr="00CB4E16">
        <w:rPr>
          <w:color w:val="000000" w:themeColor="text1"/>
          <w:sz w:val="26"/>
          <w:szCs w:val="26"/>
        </w:rPr>
        <w:t xml:space="preserve"> </w:t>
      </w:r>
      <w:proofErr w:type="spellStart"/>
      <w:r w:rsidRPr="00CB4E16">
        <w:rPr>
          <w:color w:val="000000" w:themeColor="text1"/>
          <w:sz w:val="26"/>
          <w:szCs w:val="26"/>
        </w:rPr>
        <w:t>cung</w:t>
      </w:r>
      <w:proofErr w:type="spellEnd"/>
      <w:r w:rsidRPr="00CB4E16">
        <w:rPr>
          <w:color w:val="000000" w:themeColor="text1"/>
          <w:sz w:val="26"/>
          <w:szCs w:val="26"/>
        </w:rPr>
        <w:t xml:space="preserve"> </w:t>
      </w:r>
      <w:proofErr w:type="spellStart"/>
      <w:r w:rsidRPr="00CB4E16">
        <w:rPr>
          <w:color w:val="000000" w:themeColor="text1"/>
          <w:sz w:val="26"/>
          <w:szCs w:val="26"/>
        </w:rPr>
        <w:t>cấp</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phản</w:t>
      </w:r>
      <w:proofErr w:type="spellEnd"/>
      <w:r w:rsidRPr="00CB4E16">
        <w:rPr>
          <w:color w:val="000000" w:themeColor="text1"/>
          <w:sz w:val="26"/>
          <w:szCs w:val="26"/>
        </w:rPr>
        <w:t xml:space="preserve"> </w:t>
      </w:r>
      <w:proofErr w:type="spellStart"/>
      <w:r w:rsidRPr="00CB4E16">
        <w:rPr>
          <w:color w:val="000000" w:themeColor="text1"/>
          <w:sz w:val="26"/>
          <w:szCs w:val="26"/>
        </w:rPr>
        <w:t>biện</w:t>
      </w:r>
      <w:proofErr w:type="spellEnd"/>
      <w:r w:rsidRPr="00CB4E16">
        <w:rPr>
          <w:color w:val="000000" w:themeColor="text1"/>
          <w:sz w:val="26"/>
          <w:szCs w:val="26"/>
        </w:rPr>
        <w:t xml:space="preserve">, </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hoạch</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sách</w:t>
      </w:r>
      <w:proofErr w:type="spellEnd"/>
      <w:r w:rsidRPr="00CB4E16">
        <w:rPr>
          <w:color w:val="000000" w:themeColor="text1"/>
          <w:sz w:val="26"/>
          <w:szCs w:val="26"/>
        </w:rPr>
        <w:t xml:space="preserve"> [14]. </w:t>
      </w:r>
      <w:proofErr w:type="spellStart"/>
      <w:r w:rsidRPr="00CB4E16">
        <w:rPr>
          <w:color w:val="000000" w:themeColor="text1"/>
          <w:sz w:val="26"/>
          <w:szCs w:val="26"/>
        </w:rPr>
        <w:t>Đây</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tương</w:t>
      </w:r>
      <w:proofErr w:type="spellEnd"/>
      <w:r w:rsidRPr="00CB4E16">
        <w:rPr>
          <w:color w:val="000000" w:themeColor="text1"/>
          <w:sz w:val="26"/>
          <w:szCs w:val="26"/>
        </w:rPr>
        <w:t xml:space="preserve"> </w:t>
      </w:r>
      <w:proofErr w:type="spellStart"/>
      <w:r w:rsidRPr="00CB4E16">
        <w:rPr>
          <w:color w:val="000000" w:themeColor="text1"/>
          <w:sz w:val="26"/>
          <w:szCs w:val="26"/>
        </w:rPr>
        <w:t>ứng</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hoạt</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vấn</w:t>
      </w:r>
      <w:proofErr w:type="spellEnd"/>
      <w:r w:rsidRPr="00CB4E16">
        <w:rPr>
          <w:color w:val="000000" w:themeColor="text1"/>
          <w:sz w:val="26"/>
          <w:szCs w:val="26"/>
        </w:rPr>
        <w:t xml:space="preserve">, </w:t>
      </w:r>
      <w:proofErr w:type="spellStart"/>
      <w:r w:rsidRPr="00CB4E16">
        <w:rPr>
          <w:color w:val="000000" w:themeColor="text1"/>
          <w:sz w:val="26"/>
          <w:szCs w:val="26"/>
        </w:rPr>
        <w:t>phản</w:t>
      </w:r>
      <w:proofErr w:type="spellEnd"/>
      <w:r w:rsidRPr="00CB4E16">
        <w:rPr>
          <w:color w:val="000000" w:themeColor="text1"/>
          <w:sz w:val="26"/>
          <w:szCs w:val="26"/>
        </w:rPr>
        <w:t xml:space="preserve"> </w:t>
      </w:r>
      <w:proofErr w:type="spellStart"/>
      <w:r w:rsidRPr="00CB4E16">
        <w:rPr>
          <w:color w:val="000000" w:themeColor="text1"/>
          <w:sz w:val="26"/>
          <w:szCs w:val="26"/>
        </w:rPr>
        <w:t>biện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giám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VUSTA,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NTIS hay </w:t>
      </w:r>
      <w:proofErr w:type="spellStart"/>
      <w:r w:rsidRPr="00CB4E16">
        <w:rPr>
          <w:color w:val="000000" w:themeColor="text1"/>
          <w:sz w:val="26"/>
          <w:szCs w:val="26"/>
        </w:rPr>
        <w:t>BrCris</w:t>
      </w:r>
      <w:proofErr w:type="spellEnd"/>
      <w:r w:rsidRPr="00CB4E16">
        <w:rPr>
          <w:color w:val="000000" w:themeColor="text1"/>
          <w:sz w:val="26"/>
          <w:szCs w:val="26"/>
        </w:rPr>
        <w:t xml:space="preserve"> </w:t>
      </w:r>
      <w:proofErr w:type="spellStart"/>
      <w:r w:rsidRPr="00CB4E16">
        <w:rPr>
          <w:color w:val="000000" w:themeColor="text1"/>
          <w:sz w:val="26"/>
          <w:szCs w:val="26"/>
        </w:rPr>
        <w:t>thiên</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chuỗi</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IRINS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do </w:t>
      </w:r>
      <w:proofErr w:type="spellStart"/>
      <w:r w:rsidRPr="00CB4E16">
        <w:rPr>
          <w:color w:val="000000" w:themeColor="text1"/>
          <w:sz w:val="26"/>
          <w:szCs w:val="26"/>
        </w:rPr>
        <w:t>cùng</w:t>
      </w:r>
      <w:proofErr w:type="spellEnd"/>
      <w:r w:rsidRPr="00CB4E16">
        <w:rPr>
          <w:color w:val="000000" w:themeColor="text1"/>
          <w:sz w:val="26"/>
          <w:szCs w:val="26"/>
        </w:rPr>
        <w:t xml:space="preserve"> </w:t>
      </w:r>
      <w:proofErr w:type="spellStart"/>
      <w:r w:rsidRPr="00CB4E16">
        <w:rPr>
          <w:color w:val="000000" w:themeColor="text1"/>
          <w:sz w:val="26"/>
          <w:szCs w:val="26"/>
        </w:rPr>
        <w:t>đơn</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cung</w:t>
      </w:r>
      <w:proofErr w:type="spellEnd"/>
      <w:r w:rsidRPr="00CB4E16">
        <w:rPr>
          <w:color w:val="000000" w:themeColor="text1"/>
          <w:sz w:val="26"/>
          <w:szCs w:val="26"/>
        </w:rPr>
        <w:t xml:space="preserve"> </w:t>
      </w:r>
      <w:proofErr w:type="spellStart"/>
      <w:r w:rsidRPr="00CB4E16">
        <w:rPr>
          <w:color w:val="000000" w:themeColor="text1"/>
          <w:sz w:val="26"/>
          <w:szCs w:val="26"/>
        </w:rPr>
        <w:t>cấp</w:t>
      </w:r>
      <w:proofErr w:type="spellEnd"/>
      <w:r w:rsidRPr="00CB4E16">
        <w:rPr>
          <w:color w:val="000000" w:themeColor="text1"/>
          <w:sz w:val="26"/>
          <w:szCs w:val="26"/>
        </w:rPr>
        <w:t xml:space="preserve"> </w:t>
      </w:r>
      <w:proofErr w:type="spellStart"/>
      <w:r w:rsidRPr="00CB4E16">
        <w:rPr>
          <w:color w:val="000000" w:themeColor="text1"/>
          <w:sz w:val="26"/>
          <w:szCs w:val="26"/>
        </w:rPr>
        <w:t>miễn</w:t>
      </w:r>
      <w:proofErr w:type="spellEnd"/>
      <w:r w:rsidRPr="00CB4E16">
        <w:rPr>
          <w:color w:val="000000" w:themeColor="text1"/>
          <w:sz w:val="26"/>
          <w:szCs w:val="26"/>
        </w:rPr>
        <w:t xml:space="preserve">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phương</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mềm</w:t>
      </w:r>
      <w:proofErr w:type="spellEnd"/>
      <w:r w:rsidRPr="00CB4E16">
        <w:rPr>
          <w:color w:val="000000" w:themeColor="text1"/>
          <w:sz w:val="26"/>
          <w:szCs w:val="26"/>
        </w:rPr>
        <w:t xml:space="preserve"> </w:t>
      </w:r>
      <w:proofErr w:type="spellStart"/>
      <w:r w:rsidRPr="00CB4E16">
        <w:rPr>
          <w:color w:val="000000" w:themeColor="text1"/>
          <w:sz w:val="26"/>
          <w:szCs w:val="26"/>
        </w:rPr>
        <w:t>như</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từng</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180 </w:t>
      </w:r>
      <w:proofErr w:type="spellStart"/>
      <w:r w:rsidRPr="00CB4E16">
        <w:rPr>
          <w:color w:val="000000" w:themeColor="text1"/>
          <w:sz w:val="26"/>
          <w:szCs w:val="26"/>
        </w:rPr>
        <w:t>bản</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Ấn</w:t>
      </w:r>
      <w:proofErr w:type="spellEnd"/>
      <w:r w:rsidRPr="00CB4E16">
        <w:rPr>
          <w:color w:val="000000" w:themeColor="text1"/>
          <w:sz w:val="26"/>
          <w:szCs w:val="26"/>
        </w:rPr>
        <w:t xml:space="preserve"> </w:t>
      </w:r>
      <w:proofErr w:type="spellStart"/>
      <w:r w:rsidRPr="00CB4E16">
        <w:rPr>
          <w:color w:val="000000" w:themeColor="text1"/>
          <w:sz w:val="26"/>
          <w:szCs w:val="26"/>
        </w:rPr>
        <w:t>Độ</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Scopus, ORCID, Google Scholar [15].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tán</w:t>
      </w:r>
      <w:proofErr w:type="spellEnd"/>
      <w:r w:rsidRPr="00CB4E16">
        <w:rPr>
          <w:color w:val="000000" w:themeColor="text1"/>
          <w:sz w:val="26"/>
          <w:szCs w:val="26"/>
        </w:rPr>
        <w:t xml:space="preserve"> </w:t>
      </w:r>
      <w:proofErr w:type="spellStart"/>
      <w:r w:rsidRPr="00CB4E16">
        <w:rPr>
          <w:color w:val="000000" w:themeColor="text1"/>
          <w:sz w:val="26"/>
          <w:szCs w:val="26"/>
        </w:rPr>
        <w:t>này</w:t>
      </w:r>
      <w:proofErr w:type="spellEnd"/>
      <w:r w:rsidRPr="00CB4E16">
        <w:rPr>
          <w:color w:val="000000" w:themeColor="text1"/>
          <w:sz w:val="26"/>
          <w:szCs w:val="26"/>
        </w:rPr>
        <w:t xml:space="preserve"> </w:t>
      </w:r>
      <w:proofErr w:type="spellStart"/>
      <w:r w:rsidRPr="00CB4E16">
        <w:rPr>
          <w:color w:val="000000" w:themeColor="text1"/>
          <w:sz w:val="26"/>
          <w:szCs w:val="26"/>
        </w:rPr>
        <w:t>đặc</w:t>
      </w:r>
      <w:proofErr w:type="spellEnd"/>
      <w:r w:rsidRPr="00CB4E16">
        <w:rPr>
          <w:color w:val="000000" w:themeColor="text1"/>
          <w:sz w:val="26"/>
          <w:szCs w:val="26"/>
        </w:rPr>
        <w:t xml:space="preserve"> </w:t>
      </w:r>
      <w:proofErr w:type="spellStart"/>
      <w:r w:rsidRPr="00CB4E16">
        <w:rPr>
          <w:color w:val="000000" w:themeColor="text1"/>
          <w:sz w:val="26"/>
          <w:szCs w:val="26"/>
        </w:rPr>
        <w:t>biệt</w:t>
      </w:r>
      <w:proofErr w:type="spellEnd"/>
      <w:r w:rsidRPr="00CB4E16">
        <w:rPr>
          <w:color w:val="000000" w:themeColor="text1"/>
          <w:sz w:val="26"/>
          <w:szCs w:val="26"/>
        </w:rPr>
        <w:t xml:space="preserve"> </w:t>
      </w:r>
      <w:proofErr w:type="spellStart"/>
      <w:r w:rsidRPr="00CB4E16">
        <w:rPr>
          <w:color w:val="000000" w:themeColor="text1"/>
          <w:sz w:val="26"/>
          <w:szCs w:val="26"/>
        </w:rPr>
        <w:t>đáng</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giữa</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Trung </w:t>
      </w:r>
      <w:proofErr w:type="spellStart"/>
      <w:r w:rsidRPr="00CB4E16">
        <w:rPr>
          <w:color w:val="000000" w:themeColor="text1"/>
          <w:sz w:val="26"/>
          <w:szCs w:val="26"/>
        </w:rPr>
        <w:t>ương</w:t>
      </w:r>
      <w:proofErr w:type="spellEnd"/>
      <w:r w:rsidRPr="00CB4E16">
        <w:rPr>
          <w:color w:val="000000" w:themeColor="text1"/>
          <w:sz w:val="26"/>
          <w:szCs w:val="26"/>
        </w:rPr>
        <w:t xml:space="preserve"> VUSTA </w:t>
      </w:r>
      <w:proofErr w:type="spellStart"/>
      <w:r w:rsidRPr="00CB4E16">
        <w:rPr>
          <w:color w:val="000000" w:themeColor="text1"/>
          <w:sz w:val="26"/>
          <w:szCs w:val="26"/>
        </w:rPr>
        <w:t>và</w:t>
      </w:r>
      <w:proofErr w:type="spellEnd"/>
      <w:r w:rsidRPr="00CB4E16">
        <w:rPr>
          <w:color w:val="000000" w:themeColor="text1"/>
          <w:sz w:val="26"/>
          <w:szCs w:val="26"/>
        </w:rPr>
        <w:t xml:space="preserve"> 152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thay</w:t>
      </w:r>
      <w:proofErr w:type="spellEnd"/>
      <w:r w:rsidRPr="00CB4E16">
        <w:rPr>
          <w:color w:val="000000" w:themeColor="text1"/>
          <w:sz w:val="26"/>
          <w:szCs w:val="26"/>
        </w:rPr>
        <w:t xml:space="preserve"> </w:t>
      </w:r>
      <w:proofErr w:type="spellStart"/>
      <w:r w:rsidRPr="00CB4E16">
        <w:rPr>
          <w:color w:val="000000" w:themeColor="text1"/>
          <w:sz w:val="26"/>
          <w:szCs w:val="26"/>
        </w:rPr>
        <w:t>vì</w:t>
      </w:r>
      <w:proofErr w:type="spellEnd"/>
      <w:r w:rsidRPr="00CB4E16">
        <w:rPr>
          <w:color w:val="000000" w:themeColor="text1"/>
          <w:sz w:val="26"/>
          <w:szCs w:val="26"/>
        </w:rPr>
        <w:t xml:space="preserve"> </w:t>
      </w:r>
      <w:proofErr w:type="spellStart"/>
      <w:r w:rsidRPr="00CB4E16">
        <w:rPr>
          <w:color w:val="000000" w:themeColor="text1"/>
          <w:sz w:val="26"/>
          <w:szCs w:val="26"/>
        </w:rPr>
        <w:t>tập</w:t>
      </w:r>
      <w:proofErr w:type="spellEnd"/>
      <w:r w:rsidRPr="00CB4E16">
        <w:rPr>
          <w:color w:val="000000" w:themeColor="text1"/>
          <w:sz w:val="26"/>
          <w:szCs w:val="26"/>
        </w:rPr>
        <w:t xml:space="preserve"> </w:t>
      </w:r>
      <w:proofErr w:type="spellStart"/>
      <w:r w:rsidRPr="00CB4E16">
        <w:rPr>
          <w:color w:val="000000" w:themeColor="text1"/>
          <w:sz w:val="26"/>
          <w:szCs w:val="26"/>
        </w:rPr>
        <w:t>trung</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thập</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kho</w:t>
      </w:r>
      <w:proofErr w:type="spellEnd"/>
      <w:r w:rsidRPr="00CB4E16">
        <w:rPr>
          <w:color w:val="000000" w:themeColor="text1"/>
          <w:sz w:val="26"/>
          <w:szCs w:val="26"/>
        </w:rPr>
        <w:t xml:space="preserve"> </w:t>
      </w:r>
      <w:proofErr w:type="spellStart"/>
      <w:r w:rsidRPr="00CB4E16">
        <w:rPr>
          <w:color w:val="000000" w:themeColor="text1"/>
          <w:sz w:val="26"/>
          <w:szCs w:val="26"/>
        </w:rPr>
        <w:t>duy</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mỗi</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cấp</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gian</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riêng</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dùng</w:t>
      </w:r>
      <w:proofErr w:type="spellEnd"/>
      <w:r w:rsidRPr="00CB4E16">
        <w:rPr>
          <w:color w:val="000000" w:themeColor="text1"/>
          <w:sz w:val="26"/>
          <w:szCs w:val="26"/>
        </w:rPr>
        <w:t xml:space="preserve"> </w:t>
      </w:r>
      <w:proofErr w:type="spellStart"/>
      <w:r w:rsidRPr="00CB4E16">
        <w:rPr>
          <w:color w:val="000000" w:themeColor="text1"/>
          <w:sz w:val="26"/>
          <w:szCs w:val="26"/>
        </w:rPr>
        <w:t>chung</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tự</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chuẩn</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cách</w:t>
      </w:r>
      <w:proofErr w:type="spellEnd"/>
      <w:r w:rsidRPr="00CB4E16">
        <w:rPr>
          <w:color w:val="000000" w:themeColor="text1"/>
          <w:sz w:val="26"/>
          <w:szCs w:val="26"/>
        </w:rPr>
        <w:t xml:space="preserve"> </w:t>
      </w:r>
      <w:proofErr w:type="spellStart"/>
      <w:r w:rsidRPr="00CB4E16">
        <w:rPr>
          <w:color w:val="000000" w:themeColor="text1"/>
          <w:sz w:val="26"/>
          <w:szCs w:val="26"/>
        </w:rPr>
        <w:t>làm</w:t>
      </w:r>
      <w:proofErr w:type="spellEnd"/>
      <w:r w:rsidRPr="00CB4E16">
        <w:rPr>
          <w:color w:val="000000" w:themeColor="text1"/>
          <w:sz w:val="26"/>
          <w:szCs w:val="26"/>
        </w:rPr>
        <w:t xml:space="preserve"> </w:t>
      </w:r>
      <w:proofErr w:type="spellStart"/>
      <w:r w:rsidRPr="00CB4E16">
        <w:rPr>
          <w:color w:val="000000" w:themeColor="text1"/>
          <w:sz w:val="26"/>
          <w:szCs w:val="26"/>
        </w:rPr>
        <w:t>này</w:t>
      </w:r>
      <w:proofErr w:type="spellEnd"/>
      <w:r w:rsidRPr="00CB4E16">
        <w:rPr>
          <w:color w:val="000000" w:themeColor="text1"/>
          <w:sz w:val="26"/>
          <w:szCs w:val="26"/>
        </w:rPr>
        <w:t xml:space="preserve"> </w:t>
      </w:r>
      <w:proofErr w:type="spellStart"/>
      <w:r w:rsidRPr="00CB4E16">
        <w:rPr>
          <w:color w:val="000000" w:themeColor="text1"/>
          <w:sz w:val="26"/>
          <w:szCs w:val="26"/>
        </w:rPr>
        <w:t>cũng</w:t>
      </w:r>
      <w:proofErr w:type="spellEnd"/>
      <w:r w:rsidRPr="00CB4E16">
        <w:rPr>
          <w:color w:val="000000" w:themeColor="text1"/>
          <w:sz w:val="26"/>
          <w:szCs w:val="26"/>
        </w:rPr>
        <w:t xml:space="preserve"> </w:t>
      </w:r>
      <w:proofErr w:type="spellStart"/>
      <w:r w:rsidRPr="00CB4E16">
        <w:rPr>
          <w:color w:val="000000" w:themeColor="text1"/>
          <w:sz w:val="26"/>
          <w:szCs w:val="26"/>
        </w:rPr>
        <w:t>giảm</w:t>
      </w:r>
      <w:proofErr w:type="spellEnd"/>
      <w:r w:rsidRPr="00CB4E16">
        <w:rPr>
          <w:color w:val="000000" w:themeColor="text1"/>
          <w:sz w:val="26"/>
          <w:szCs w:val="26"/>
        </w:rPr>
        <w:t xml:space="preserve"> </w:t>
      </w:r>
      <w:proofErr w:type="spellStart"/>
      <w:r w:rsidRPr="00CB4E16">
        <w:rPr>
          <w:color w:val="000000" w:themeColor="text1"/>
          <w:sz w:val="26"/>
          <w:szCs w:val="26"/>
        </w:rPr>
        <w:t>rủi</w:t>
      </w:r>
      <w:proofErr w:type="spellEnd"/>
      <w:r w:rsidRPr="00CB4E16">
        <w:rPr>
          <w:color w:val="000000" w:themeColor="text1"/>
          <w:sz w:val="26"/>
          <w:szCs w:val="26"/>
        </w:rPr>
        <w:t xml:space="preserve"> </w:t>
      </w:r>
      <w:proofErr w:type="spellStart"/>
      <w:r w:rsidRPr="00CB4E16">
        <w:rPr>
          <w:color w:val="000000" w:themeColor="text1"/>
          <w:sz w:val="26"/>
          <w:szCs w:val="26"/>
        </w:rPr>
        <w:t>ro</w:t>
      </w:r>
      <w:proofErr w:type="spellEnd"/>
      <w:r w:rsidRPr="00CB4E16">
        <w:rPr>
          <w:color w:val="000000" w:themeColor="text1"/>
          <w:sz w:val="26"/>
          <w:szCs w:val="26"/>
        </w:rPr>
        <w:t xml:space="preserve"> </w:t>
      </w:r>
      <w:proofErr w:type="spellStart"/>
      <w:r w:rsidRPr="00CB4E16">
        <w:rPr>
          <w:color w:val="000000" w:themeColor="text1"/>
          <w:sz w:val="26"/>
          <w:szCs w:val="26"/>
        </w:rPr>
        <w:t>pháp</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cá</w:t>
      </w:r>
      <w:proofErr w:type="spellEnd"/>
      <w:r w:rsidRPr="00CB4E16">
        <w:rPr>
          <w:color w:val="000000" w:themeColor="text1"/>
          <w:sz w:val="26"/>
          <w:szCs w:val="26"/>
        </w:rPr>
        <w:t xml:space="preserve"> </w:t>
      </w:r>
      <w:proofErr w:type="spellStart"/>
      <w:r w:rsidRPr="00CB4E16">
        <w:rPr>
          <w:color w:val="000000" w:themeColor="text1"/>
          <w:sz w:val="26"/>
          <w:szCs w:val="26"/>
        </w:rPr>
        <w:t>nhân</w:t>
      </w:r>
      <w:proofErr w:type="spellEnd"/>
      <w:r w:rsidRPr="00CB4E16">
        <w:rPr>
          <w:color w:val="000000" w:themeColor="text1"/>
          <w:sz w:val="26"/>
          <w:szCs w:val="26"/>
        </w:rPr>
        <w:t xml:space="preserve"> </w:t>
      </w:r>
      <w:proofErr w:type="spellStart"/>
      <w:r w:rsidRPr="00CB4E16">
        <w:rPr>
          <w:color w:val="000000" w:themeColor="text1"/>
          <w:sz w:val="26"/>
          <w:szCs w:val="26"/>
        </w:rPr>
        <w:t>vì</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báo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kiểm</w:t>
      </w:r>
      <w:proofErr w:type="spellEnd"/>
      <w:r w:rsidRPr="00CB4E16">
        <w:rPr>
          <w:color w:val="000000" w:themeColor="text1"/>
          <w:sz w:val="26"/>
          <w:szCs w:val="26"/>
        </w:rPr>
        <w:t xml:space="preserve"> </w:t>
      </w:r>
      <w:proofErr w:type="spellStart"/>
      <w:r w:rsidRPr="00CB4E16">
        <w:rPr>
          <w:color w:val="000000" w:themeColor="text1"/>
          <w:sz w:val="26"/>
          <w:szCs w:val="26"/>
        </w:rPr>
        <w:t>soát</w:t>
      </w:r>
      <w:proofErr w:type="spellEnd"/>
      <w:r w:rsidRPr="00CB4E16">
        <w:rPr>
          <w:color w:val="000000" w:themeColor="text1"/>
          <w:sz w:val="26"/>
          <w:szCs w:val="26"/>
        </w:rPr>
        <w:t xml:space="preserve">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mình</w:t>
      </w:r>
      <w:proofErr w:type="spellEnd"/>
      <w:r w:rsidRPr="00CB4E16">
        <w:rPr>
          <w:color w:val="000000" w:themeColor="text1"/>
          <w:sz w:val="26"/>
          <w:szCs w:val="26"/>
        </w:rPr>
        <w:t xml:space="preserve">. Trong </w:t>
      </w:r>
      <w:proofErr w:type="spellStart"/>
      <w:r w:rsidRPr="00CB4E16">
        <w:rPr>
          <w:color w:val="000000" w:themeColor="text1"/>
          <w:sz w:val="26"/>
          <w:szCs w:val="26"/>
        </w:rPr>
        <w:t>khu</w:t>
      </w:r>
      <w:proofErr w:type="spellEnd"/>
      <w:r w:rsidRPr="00CB4E16">
        <w:rPr>
          <w:color w:val="000000" w:themeColor="text1"/>
          <w:sz w:val="26"/>
          <w:szCs w:val="26"/>
        </w:rPr>
        <w:t xml:space="preserve"> </w:t>
      </w:r>
      <w:proofErr w:type="spellStart"/>
      <w:r w:rsidRPr="00CB4E16">
        <w:rPr>
          <w:color w:val="000000" w:themeColor="text1"/>
          <w:sz w:val="26"/>
          <w:szCs w:val="26"/>
        </w:rPr>
        <w:t>vực</w:t>
      </w:r>
      <w:proofErr w:type="spellEnd"/>
      <w:r w:rsidRPr="00CB4E16">
        <w:rPr>
          <w:color w:val="000000" w:themeColor="text1"/>
          <w:sz w:val="26"/>
          <w:szCs w:val="26"/>
        </w:rPr>
        <w:t xml:space="preserve"> ASEAN, Indonesia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SINTA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năm</w:t>
      </w:r>
      <w:proofErr w:type="spellEnd"/>
      <w:r w:rsidRPr="00CB4E16">
        <w:rPr>
          <w:color w:val="000000" w:themeColor="text1"/>
          <w:sz w:val="26"/>
          <w:szCs w:val="26"/>
        </w:rPr>
        <w:t xml:space="preserve"> 2017 -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do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đo</w:t>
      </w:r>
      <w:proofErr w:type="spellEnd"/>
      <w:r w:rsidRPr="00CB4E16">
        <w:rPr>
          <w:color w:val="000000" w:themeColor="text1"/>
          <w:sz w:val="26"/>
          <w:szCs w:val="26"/>
        </w:rPr>
        <w:t xml:space="preserve"> </w:t>
      </w:r>
      <w:proofErr w:type="spellStart"/>
      <w:r w:rsidRPr="00CB4E16">
        <w:rPr>
          <w:color w:val="000000" w:themeColor="text1"/>
          <w:sz w:val="26"/>
          <w:szCs w:val="26"/>
        </w:rPr>
        <w:t>lường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tạp</w:t>
      </w:r>
      <w:proofErr w:type="spellEnd"/>
      <w:r w:rsidRPr="00CB4E16">
        <w:rPr>
          <w:color w:val="000000" w:themeColor="text1"/>
          <w:sz w:val="26"/>
          <w:szCs w:val="26"/>
        </w:rPr>
        <w:t xml:space="preserve"> </w:t>
      </w:r>
      <w:proofErr w:type="spellStart"/>
      <w:r w:rsidRPr="00CB4E16">
        <w:rPr>
          <w:color w:val="000000" w:themeColor="text1"/>
          <w:sz w:val="26"/>
          <w:szCs w:val="26"/>
        </w:rPr>
        <w:t>chí</w:t>
      </w:r>
      <w:proofErr w:type="spellEnd"/>
      <w:r w:rsidRPr="00CB4E16">
        <w:rPr>
          <w:color w:val="000000" w:themeColor="text1"/>
          <w:sz w:val="26"/>
          <w:szCs w:val="26"/>
        </w:rPr>
        <w:t xml:space="preserve"> [16]. </w:t>
      </w:r>
      <w:proofErr w:type="spellStart"/>
      <w:r w:rsidRPr="00CB4E16">
        <w:rPr>
          <w:color w:val="000000" w:themeColor="text1"/>
          <w:sz w:val="26"/>
          <w:szCs w:val="26"/>
        </w:rPr>
        <w:t>Bồ</w:t>
      </w:r>
      <w:proofErr w:type="spellEnd"/>
      <w:r w:rsidRPr="00CB4E16">
        <w:rPr>
          <w:color w:val="000000" w:themeColor="text1"/>
          <w:sz w:val="26"/>
          <w:szCs w:val="26"/>
        </w:rPr>
        <w:t xml:space="preserve"> Đào Nha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sinh</w:t>
      </w:r>
      <w:proofErr w:type="spellEnd"/>
      <w:r w:rsidRPr="00CB4E16">
        <w:rPr>
          <w:color w:val="000000" w:themeColor="text1"/>
          <w:sz w:val="26"/>
          <w:szCs w:val="26"/>
        </w:rPr>
        <w:t xml:space="preserve"> </w:t>
      </w:r>
      <w:proofErr w:type="spellStart"/>
      <w:r w:rsidRPr="00CB4E16">
        <w:rPr>
          <w:color w:val="000000" w:themeColor="text1"/>
          <w:sz w:val="26"/>
          <w:szCs w:val="26"/>
        </w:rPr>
        <w:t>thái</w:t>
      </w:r>
      <w:proofErr w:type="spellEnd"/>
      <w:r w:rsidRPr="00CB4E16">
        <w:rPr>
          <w:color w:val="000000" w:themeColor="text1"/>
          <w:sz w:val="26"/>
          <w:szCs w:val="26"/>
        </w:rPr>
        <w:t xml:space="preserve"> PTCRIS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danh</w:t>
      </w:r>
      <w:proofErr w:type="spellEnd"/>
      <w:r w:rsidRPr="00CB4E16">
        <w:rPr>
          <w:color w:val="000000" w:themeColor="text1"/>
          <w:sz w:val="26"/>
          <w:szCs w:val="26"/>
        </w:rPr>
        <w:t xml:space="preserve"> ORCID,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thấy</w:t>
      </w:r>
      <w:proofErr w:type="spellEnd"/>
      <w:r w:rsidRPr="00CB4E16">
        <w:rPr>
          <w:color w:val="000000" w:themeColor="text1"/>
          <w:sz w:val="26"/>
          <w:szCs w:val="26"/>
        </w:rPr>
        <w:t xml:space="preserve"> </w:t>
      </w:r>
      <w:proofErr w:type="spellStart"/>
      <w:r w:rsidRPr="00CB4E16">
        <w:rPr>
          <w:color w:val="000000" w:themeColor="text1"/>
          <w:sz w:val="26"/>
          <w:szCs w:val="26"/>
        </w:rPr>
        <w:t>hướng</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bằng</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danh</w:t>
      </w:r>
      <w:proofErr w:type="spellEnd"/>
      <w:r w:rsidRPr="00CB4E16">
        <w:rPr>
          <w:color w:val="000000" w:themeColor="text1"/>
          <w:sz w:val="26"/>
          <w:szCs w:val="26"/>
        </w:rPr>
        <w:t xml:space="preserve"> </w:t>
      </w:r>
      <w:proofErr w:type="spellStart"/>
      <w:r w:rsidRPr="00CB4E16">
        <w:rPr>
          <w:color w:val="000000" w:themeColor="text1"/>
          <w:sz w:val="26"/>
          <w:szCs w:val="26"/>
        </w:rPr>
        <w:t>chuẩn</w:t>
      </w:r>
      <w:proofErr w:type="spellEnd"/>
      <w:r w:rsidRPr="00CB4E16">
        <w:rPr>
          <w:color w:val="000000" w:themeColor="text1"/>
          <w:sz w:val="26"/>
          <w:szCs w:val="26"/>
        </w:rPr>
        <w:t xml:space="preserve"> </w:t>
      </w:r>
      <w:proofErr w:type="spellStart"/>
      <w:r w:rsidRPr="00CB4E16">
        <w:rPr>
          <w:color w:val="000000" w:themeColor="text1"/>
          <w:sz w:val="26"/>
          <w:szCs w:val="26"/>
        </w:rPr>
        <w:t>thay</w:t>
      </w:r>
      <w:proofErr w:type="spellEnd"/>
      <w:r w:rsidRPr="00CB4E16">
        <w:rPr>
          <w:color w:val="000000" w:themeColor="text1"/>
          <w:sz w:val="26"/>
          <w:szCs w:val="26"/>
        </w:rPr>
        <w:t xml:space="preserve"> </w:t>
      </w:r>
      <w:proofErr w:type="spellStart"/>
      <w:r w:rsidRPr="00CB4E16">
        <w:rPr>
          <w:color w:val="000000" w:themeColor="text1"/>
          <w:sz w:val="26"/>
          <w:szCs w:val="26"/>
        </w:rPr>
        <w:t>vì</w:t>
      </w:r>
      <w:proofErr w:type="spellEnd"/>
      <w:r w:rsidRPr="00CB4E16">
        <w:rPr>
          <w:color w:val="000000" w:themeColor="text1"/>
          <w:sz w:val="26"/>
          <w:szCs w:val="26"/>
        </w:rPr>
        <w:t xml:space="preserve"> </w:t>
      </w:r>
      <w:proofErr w:type="spellStart"/>
      <w:r w:rsidRPr="00CB4E16">
        <w:rPr>
          <w:color w:val="000000" w:themeColor="text1"/>
          <w:sz w:val="26"/>
          <w:szCs w:val="26"/>
        </w:rPr>
        <w:t>nhập</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lặp</w:t>
      </w:r>
      <w:proofErr w:type="spellEnd"/>
      <w:r w:rsidRPr="00CB4E16">
        <w:rPr>
          <w:color w:val="000000" w:themeColor="text1"/>
          <w:sz w:val="26"/>
          <w:szCs w:val="26"/>
        </w:rPr>
        <w:t xml:space="preserve"> [17].</w:t>
      </w:r>
    </w:p>
    <w:p w14:paraId="3E3D5EB2" w14:textId="77777777" w:rsidR="008C4A44" w:rsidRPr="00CB4E16" w:rsidRDefault="00000000">
      <w:pPr>
        <w:spacing w:after="120" w:line="276" w:lineRule="auto"/>
        <w:ind w:firstLine="567"/>
        <w:jc w:val="both"/>
        <w:rPr>
          <w:color w:val="000000" w:themeColor="text1"/>
          <w:sz w:val="26"/>
          <w:szCs w:val="26"/>
        </w:rPr>
      </w:pP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nhóm</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khác</w:t>
      </w:r>
      <w:proofErr w:type="spellEnd"/>
      <w:r w:rsidRPr="00CB4E16">
        <w:rPr>
          <w:color w:val="000000" w:themeColor="text1"/>
          <w:sz w:val="26"/>
          <w:szCs w:val="26"/>
        </w:rPr>
        <w:t xml:space="preserve"> </w:t>
      </w:r>
      <w:proofErr w:type="spellStart"/>
      <w:r w:rsidRPr="00CB4E16">
        <w:rPr>
          <w:color w:val="000000" w:themeColor="text1"/>
          <w:sz w:val="26"/>
          <w:szCs w:val="26"/>
        </w:rPr>
        <w:t>chưa</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cập</w:t>
      </w:r>
      <w:proofErr w:type="spellEnd"/>
      <w:r w:rsidRPr="00CB4E16">
        <w:rPr>
          <w:color w:val="000000" w:themeColor="text1"/>
          <w:sz w:val="26"/>
          <w:szCs w:val="26"/>
        </w:rPr>
        <w:t xml:space="preserve"> </w:t>
      </w:r>
      <w:proofErr w:type="spellStart"/>
      <w:r w:rsidRPr="00CB4E16">
        <w:rPr>
          <w:color w:val="000000" w:themeColor="text1"/>
          <w:sz w:val="26"/>
          <w:szCs w:val="26"/>
        </w:rPr>
        <w:t>nhưng</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chiếu</w:t>
      </w:r>
      <w:proofErr w:type="spellEnd"/>
      <w:r w:rsidRPr="00CB4E16">
        <w:rPr>
          <w:color w:val="000000" w:themeColor="text1"/>
          <w:sz w:val="26"/>
          <w:szCs w:val="26"/>
        </w:rPr>
        <w:t xml:space="preserve">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module </w:t>
      </w:r>
      <w:proofErr w:type="spellStart"/>
      <w:r w:rsidRPr="00CB4E16">
        <w:rPr>
          <w:color w:val="000000" w:themeColor="text1"/>
          <w:sz w:val="26"/>
          <w:szCs w:val="26"/>
        </w:rPr>
        <w:t>ngân</w:t>
      </w:r>
      <w:proofErr w:type="spellEnd"/>
      <w:r w:rsidRPr="00CB4E16">
        <w:rPr>
          <w:color w:val="000000" w:themeColor="text1"/>
          <w:sz w:val="26"/>
          <w:szCs w:val="26"/>
        </w:rPr>
        <w:t xml:space="preserve"> </w:t>
      </w:r>
      <w:proofErr w:type="spellStart"/>
      <w:r w:rsidRPr="00CB4E16">
        <w:rPr>
          <w:color w:val="000000" w:themeColor="text1"/>
          <w:sz w:val="26"/>
          <w:szCs w:val="26"/>
        </w:rPr>
        <w:t>hàng</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ghép</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w:t>
      </w:r>
      <w:proofErr w:type="spellStart"/>
      <w:r w:rsidRPr="00CB4E16">
        <w:rPr>
          <w:color w:val="000000" w:themeColor="text1"/>
          <w:sz w:val="26"/>
          <w:szCs w:val="26"/>
        </w:rPr>
        <w:t>thị</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Halo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phận</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lớn</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nhóm</w:t>
      </w:r>
      <w:proofErr w:type="spellEnd"/>
      <w:r w:rsidRPr="00CB4E16">
        <w:rPr>
          <w:color w:val="000000" w:themeColor="text1"/>
          <w:sz w:val="26"/>
          <w:szCs w:val="26"/>
        </w:rPr>
        <w:t xml:space="preserve"> </w:t>
      </w:r>
      <w:proofErr w:type="spellStart"/>
      <w:r w:rsidRPr="00CB4E16">
        <w:rPr>
          <w:color w:val="000000" w:themeColor="text1"/>
          <w:sz w:val="26"/>
          <w:szCs w:val="26"/>
        </w:rPr>
        <w:t>khởi</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w:t>
      </w:r>
      <w:proofErr w:type="spellStart"/>
      <w:r w:rsidRPr="00CB4E16">
        <w:rPr>
          <w:color w:val="000000" w:themeColor="text1"/>
          <w:sz w:val="26"/>
          <w:szCs w:val="26"/>
        </w:rPr>
        <w:t>đại</w:t>
      </w:r>
      <w:proofErr w:type="spellEnd"/>
      <w:r w:rsidRPr="00CB4E16">
        <w:rPr>
          <w:color w:val="000000" w:themeColor="text1"/>
          <w:sz w:val="26"/>
          <w:szCs w:val="26"/>
        </w:rPr>
        <w:t xml:space="preserve">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bố</w:t>
      </w:r>
      <w:proofErr w:type="spellEnd"/>
      <w:r w:rsidRPr="00CB4E16">
        <w:rPr>
          <w:color w:val="000000" w:themeColor="text1"/>
          <w:sz w:val="26"/>
          <w:szCs w:val="26"/>
        </w:rPr>
        <w:t xml:space="preserve"> </w:t>
      </w:r>
      <w:proofErr w:type="spellStart"/>
      <w:r w:rsidRPr="00CB4E16">
        <w:rPr>
          <w:color w:val="000000" w:themeColor="text1"/>
          <w:sz w:val="26"/>
          <w:szCs w:val="26"/>
        </w:rPr>
        <w:t>yêu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nộp</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xuất</w:t>
      </w:r>
      <w:proofErr w:type="spellEnd"/>
      <w:r w:rsidRPr="00CB4E16">
        <w:rPr>
          <w:color w:val="000000" w:themeColor="text1"/>
          <w:sz w:val="26"/>
          <w:szCs w:val="26"/>
        </w:rPr>
        <w:t xml:space="preserve"> </w:t>
      </w:r>
      <w:proofErr w:type="spellStart"/>
      <w:r w:rsidRPr="00CB4E16">
        <w:rPr>
          <w:color w:val="000000" w:themeColor="text1"/>
          <w:sz w:val="26"/>
          <w:szCs w:val="26"/>
        </w:rPr>
        <w:t>ngắn</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chứa</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mật</w:t>
      </w:r>
      <w:proofErr w:type="spellEnd"/>
      <w:r w:rsidRPr="00CB4E16">
        <w:rPr>
          <w:color w:val="000000" w:themeColor="text1"/>
          <w:sz w:val="26"/>
          <w:szCs w:val="26"/>
        </w:rPr>
        <w:t xml:space="preserve"> [18]. IN-PART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ghép</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viện</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250 </w:t>
      </w:r>
      <w:proofErr w:type="spellStart"/>
      <w:r w:rsidRPr="00CB4E16">
        <w:rPr>
          <w:color w:val="000000" w:themeColor="text1"/>
          <w:sz w:val="26"/>
          <w:szCs w:val="26"/>
        </w:rPr>
        <w:t>trường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viện</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hơn</w:t>
      </w:r>
      <w:proofErr w:type="spellEnd"/>
      <w:r w:rsidRPr="00CB4E16">
        <w:rPr>
          <w:color w:val="000000" w:themeColor="text1"/>
          <w:sz w:val="26"/>
          <w:szCs w:val="26"/>
        </w:rPr>
        <w:t xml:space="preserve"> 13.000 </w:t>
      </w:r>
      <w:proofErr w:type="spellStart"/>
      <w:r w:rsidRPr="00CB4E16">
        <w:rPr>
          <w:color w:val="000000" w:themeColor="text1"/>
          <w:sz w:val="26"/>
          <w:szCs w:val="26"/>
        </w:rPr>
        <w:lastRenderedPageBreak/>
        <w:t>cuộc</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khoảng</w:t>
      </w:r>
      <w:proofErr w:type="spellEnd"/>
      <w:r w:rsidRPr="00CB4E16">
        <w:rPr>
          <w:color w:val="000000" w:themeColor="text1"/>
          <w:sz w:val="26"/>
          <w:szCs w:val="26"/>
        </w:rPr>
        <w:t xml:space="preserve"> 30 </w:t>
      </w:r>
      <w:proofErr w:type="spellStart"/>
      <w:r w:rsidRPr="00CB4E16">
        <w:rPr>
          <w:color w:val="000000" w:themeColor="text1"/>
          <w:sz w:val="26"/>
          <w:szCs w:val="26"/>
        </w:rPr>
        <w:t>triệu</w:t>
      </w:r>
      <w:proofErr w:type="spellEnd"/>
      <w:r w:rsidRPr="00CB4E16">
        <w:rPr>
          <w:color w:val="000000" w:themeColor="text1"/>
          <w:sz w:val="26"/>
          <w:szCs w:val="26"/>
        </w:rPr>
        <w:t xml:space="preserve"> </w:t>
      </w:r>
      <w:proofErr w:type="spellStart"/>
      <w:r w:rsidRPr="00CB4E16">
        <w:rPr>
          <w:color w:val="000000" w:themeColor="text1"/>
          <w:sz w:val="26"/>
          <w:szCs w:val="26"/>
        </w:rPr>
        <w:t>bảng</w:t>
      </w:r>
      <w:proofErr w:type="spellEnd"/>
      <w:r w:rsidRPr="00CB4E16">
        <w:rPr>
          <w:color w:val="000000" w:themeColor="text1"/>
          <w:sz w:val="26"/>
          <w:szCs w:val="26"/>
        </w:rPr>
        <w:t xml:space="preserve"> Anh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 xml:space="preserve"> </w:t>
      </w:r>
      <w:proofErr w:type="spellStart"/>
      <w:r w:rsidRPr="00CB4E16">
        <w:rPr>
          <w:color w:val="000000" w:themeColor="text1"/>
          <w:sz w:val="26"/>
          <w:szCs w:val="26"/>
        </w:rPr>
        <w:t>đáng</w:t>
      </w:r>
      <w:proofErr w:type="spellEnd"/>
      <w:r w:rsidRPr="00CB4E16">
        <w:rPr>
          <w:color w:val="000000" w:themeColor="text1"/>
          <w:sz w:val="26"/>
          <w:szCs w:val="26"/>
        </w:rPr>
        <w:t xml:space="preserve"> </w:t>
      </w:r>
      <w:proofErr w:type="spellStart"/>
      <w:r w:rsidRPr="00CB4E16">
        <w:rPr>
          <w:color w:val="000000" w:themeColor="text1"/>
          <w:sz w:val="26"/>
          <w:szCs w:val="26"/>
        </w:rPr>
        <w:t>chú</w:t>
      </w:r>
      <w:proofErr w:type="spellEnd"/>
      <w:r w:rsidRPr="00CB4E16">
        <w:rPr>
          <w:color w:val="000000" w:themeColor="text1"/>
          <w:sz w:val="26"/>
          <w:szCs w:val="26"/>
        </w:rPr>
        <w:t xml:space="preserve"> ý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đơn</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này</w:t>
      </w:r>
      <w:proofErr w:type="spellEnd"/>
      <w:r w:rsidRPr="00CB4E16">
        <w:rPr>
          <w:color w:val="000000" w:themeColor="text1"/>
          <w:sz w:val="26"/>
          <w:szCs w:val="26"/>
        </w:rPr>
        <w:t xml:space="preserve"> </w:t>
      </w:r>
      <w:proofErr w:type="spellStart"/>
      <w:r w:rsidRPr="00CB4E16">
        <w:rPr>
          <w:color w:val="000000" w:themeColor="text1"/>
          <w:sz w:val="26"/>
          <w:szCs w:val="26"/>
        </w:rPr>
        <w:t>khẳng</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bằng</w:t>
      </w:r>
      <w:proofErr w:type="spellEnd"/>
      <w:r w:rsidRPr="00CB4E16">
        <w:rPr>
          <w:color w:val="000000" w:themeColor="text1"/>
          <w:sz w:val="26"/>
          <w:szCs w:val="26"/>
        </w:rPr>
        <w:t xml:space="preserve"> </w:t>
      </w:r>
      <w:proofErr w:type="spellStart"/>
      <w:r w:rsidRPr="00CB4E16">
        <w:rPr>
          <w:color w:val="000000" w:themeColor="text1"/>
          <w:sz w:val="26"/>
          <w:szCs w:val="26"/>
        </w:rPr>
        <w:t>đội</w:t>
      </w:r>
      <w:proofErr w:type="spellEnd"/>
      <w:r w:rsidRPr="00CB4E16">
        <w:rPr>
          <w:color w:val="000000" w:themeColor="text1"/>
          <w:sz w:val="26"/>
          <w:szCs w:val="26"/>
        </w:rPr>
        <w:t xml:space="preserve"> </w:t>
      </w:r>
      <w:proofErr w:type="spellStart"/>
      <w:r w:rsidRPr="00CB4E16">
        <w:rPr>
          <w:color w:val="000000" w:themeColor="text1"/>
          <w:sz w:val="26"/>
          <w:szCs w:val="26"/>
        </w:rPr>
        <w:t>ngũ</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ngành</w:t>
      </w:r>
      <w:proofErr w:type="spellEnd"/>
      <w:r w:rsidRPr="00CB4E16">
        <w:rPr>
          <w:color w:val="000000" w:themeColor="text1"/>
          <w:sz w:val="26"/>
          <w:szCs w:val="26"/>
        </w:rPr>
        <w:t xml:space="preserve"> </w:t>
      </w:r>
      <w:proofErr w:type="spellStart"/>
      <w:r w:rsidRPr="00CB4E16">
        <w:rPr>
          <w:color w:val="000000" w:themeColor="text1"/>
          <w:sz w:val="26"/>
          <w:szCs w:val="26"/>
        </w:rPr>
        <w:t>nội</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chứ</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dựa</w:t>
      </w:r>
      <w:proofErr w:type="spellEnd"/>
      <w:r w:rsidRPr="00CB4E16">
        <w:rPr>
          <w:color w:val="000000" w:themeColor="text1"/>
          <w:sz w:val="26"/>
          <w:szCs w:val="26"/>
        </w:rPr>
        <w:t xml:space="preserve"> </w:t>
      </w:r>
      <w:proofErr w:type="spellStart"/>
      <w:r w:rsidRPr="00CB4E16">
        <w:rPr>
          <w:color w:val="000000" w:themeColor="text1"/>
          <w:sz w:val="26"/>
          <w:szCs w:val="26"/>
        </w:rPr>
        <w:t>vào</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[19]. </w:t>
      </w:r>
      <w:proofErr w:type="spellStart"/>
      <w:r w:rsidRPr="00CB4E16">
        <w:rPr>
          <w:color w:val="000000" w:themeColor="text1"/>
          <w:sz w:val="26"/>
          <w:szCs w:val="26"/>
        </w:rPr>
        <w:t>Wazoku</w:t>
      </w:r>
      <w:proofErr w:type="spellEnd"/>
      <w:r w:rsidRPr="00CB4E16">
        <w:rPr>
          <w:color w:val="000000" w:themeColor="text1"/>
          <w:sz w:val="26"/>
          <w:szCs w:val="26"/>
        </w:rPr>
        <w:t>/</w:t>
      </w:r>
      <w:proofErr w:type="spellStart"/>
      <w:r w:rsidRPr="00CB4E16">
        <w:rPr>
          <w:color w:val="000000" w:themeColor="text1"/>
          <w:sz w:val="26"/>
          <w:szCs w:val="26"/>
        </w:rPr>
        <w:t>InnoCentive</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hàng</w:t>
      </w:r>
      <w:proofErr w:type="spellEnd"/>
      <w:r w:rsidRPr="00CB4E16">
        <w:rPr>
          <w:color w:val="000000" w:themeColor="text1"/>
          <w:sz w:val="26"/>
          <w:szCs w:val="26"/>
        </w:rPr>
        <w:t xml:space="preserve"> </w:t>
      </w:r>
      <w:proofErr w:type="spellStart"/>
      <w:r w:rsidRPr="00CB4E16">
        <w:rPr>
          <w:color w:val="000000" w:themeColor="text1"/>
          <w:sz w:val="26"/>
          <w:szCs w:val="26"/>
        </w:rPr>
        <w:t>trăm</w:t>
      </w:r>
      <w:proofErr w:type="spellEnd"/>
      <w:r w:rsidRPr="00CB4E16">
        <w:rPr>
          <w:color w:val="000000" w:themeColor="text1"/>
          <w:sz w:val="26"/>
          <w:szCs w:val="26"/>
        </w:rPr>
        <w:t xml:space="preserve"> </w:t>
      </w:r>
      <w:proofErr w:type="spellStart"/>
      <w:r w:rsidRPr="00CB4E16">
        <w:rPr>
          <w:color w:val="000000" w:themeColor="text1"/>
          <w:sz w:val="26"/>
          <w:szCs w:val="26"/>
        </w:rPr>
        <w:t>nghìn</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nguyên</w:t>
      </w:r>
      <w:proofErr w:type="spellEnd"/>
      <w:r w:rsidRPr="00CB4E16">
        <w:rPr>
          <w:color w:val="000000" w:themeColor="text1"/>
          <w:sz w:val="26"/>
          <w:szCs w:val="26"/>
        </w:rPr>
        <w:t xml:space="preserve"> </w:t>
      </w:r>
      <w:proofErr w:type="spellStart"/>
      <w:r w:rsidRPr="00CB4E16">
        <w:rPr>
          <w:color w:val="000000" w:themeColor="text1"/>
          <w:sz w:val="26"/>
          <w:szCs w:val="26"/>
        </w:rPr>
        <w:t>tắc</w:t>
      </w:r>
      <w:proofErr w:type="spellEnd"/>
      <w:r w:rsidRPr="00CB4E16">
        <w:rPr>
          <w:color w:val="000000" w:themeColor="text1"/>
          <w:sz w:val="26"/>
          <w:szCs w:val="26"/>
        </w:rPr>
        <w:t xml:space="preserve"> chi </w:t>
      </w:r>
      <w:proofErr w:type="spellStart"/>
      <w:r w:rsidRPr="00CB4E16">
        <w:rPr>
          <w:color w:val="000000" w:themeColor="text1"/>
          <w:sz w:val="26"/>
          <w:szCs w:val="26"/>
        </w:rPr>
        <w:t>trả</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lời</w:t>
      </w:r>
      <w:proofErr w:type="spellEnd"/>
      <w:r w:rsidRPr="00CB4E16">
        <w:rPr>
          <w:color w:val="000000" w:themeColor="text1"/>
          <w:sz w:val="26"/>
          <w:szCs w:val="26"/>
        </w:rPr>
        <w:t xml:space="preserve">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chứ</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chi </w:t>
      </w:r>
      <w:proofErr w:type="spellStart"/>
      <w:r w:rsidRPr="00CB4E16">
        <w:rPr>
          <w:color w:val="000000" w:themeColor="text1"/>
          <w:sz w:val="26"/>
          <w:szCs w:val="26"/>
        </w:rPr>
        <w:t>trả</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sức</w:t>
      </w:r>
      <w:proofErr w:type="spellEnd"/>
      <w:r w:rsidRPr="00CB4E16">
        <w:rPr>
          <w:color w:val="000000" w:themeColor="text1"/>
          <w:sz w:val="26"/>
          <w:szCs w:val="26"/>
        </w:rPr>
        <w:t xml:space="preserve"> [20]. Ba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này</w:t>
      </w:r>
      <w:proofErr w:type="spellEnd"/>
      <w:r w:rsidRPr="00CB4E16">
        <w:rPr>
          <w:color w:val="000000" w:themeColor="text1"/>
          <w:sz w:val="26"/>
          <w:szCs w:val="26"/>
        </w:rPr>
        <w:t xml:space="preserve"> </w:t>
      </w:r>
      <w:proofErr w:type="spellStart"/>
      <w:r w:rsidRPr="00CB4E16">
        <w:rPr>
          <w:color w:val="000000" w:themeColor="text1"/>
          <w:sz w:val="26"/>
          <w:szCs w:val="26"/>
        </w:rPr>
        <w:t>củng</w:t>
      </w:r>
      <w:proofErr w:type="spellEnd"/>
      <w:r w:rsidRPr="00CB4E16">
        <w:rPr>
          <w:color w:val="000000" w:themeColor="text1"/>
          <w:sz w:val="26"/>
          <w:szCs w:val="26"/>
        </w:rPr>
        <w:t xml:space="preserve"> </w:t>
      </w:r>
      <w:proofErr w:type="spellStart"/>
      <w:r w:rsidRPr="00CB4E16">
        <w:rPr>
          <w:color w:val="000000" w:themeColor="text1"/>
          <w:sz w:val="26"/>
          <w:szCs w:val="26"/>
        </w:rPr>
        <w:t>cố</w:t>
      </w:r>
      <w:proofErr w:type="spellEnd"/>
      <w:r w:rsidRPr="00CB4E16">
        <w:rPr>
          <w:color w:val="000000" w:themeColor="text1"/>
          <w:sz w:val="26"/>
          <w:szCs w:val="26"/>
        </w:rPr>
        <w:t xml:space="preserve"> </w:t>
      </w:r>
      <w:proofErr w:type="spellStart"/>
      <w:r w:rsidRPr="00CB4E16">
        <w:rPr>
          <w:color w:val="000000" w:themeColor="text1"/>
          <w:sz w:val="26"/>
          <w:szCs w:val="26"/>
        </w:rPr>
        <w:t>hai</w:t>
      </w:r>
      <w:proofErr w:type="spellEnd"/>
      <w:r w:rsidRPr="00CB4E16">
        <w:rPr>
          <w:color w:val="000000" w:themeColor="text1"/>
          <w:sz w:val="26"/>
          <w:szCs w:val="26"/>
        </w:rPr>
        <w:t xml:space="preserve"> </w:t>
      </w:r>
      <w:proofErr w:type="spellStart"/>
      <w:r w:rsidRPr="00CB4E16">
        <w:rPr>
          <w:color w:val="000000" w:themeColor="text1"/>
          <w:sz w:val="26"/>
          <w:szCs w:val="26"/>
        </w:rPr>
        <w:t>lựa</w:t>
      </w:r>
      <w:proofErr w:type="spellEnd"/>
      <w:r w:rsidRPr="00CB4E16">
        <w:rPr>
          <w:color w:val="000000" w:themeColor="text1"/>
          <w:sz w:val="26"/>
          <w:szCs w:val="26"/>
        </w:rPr>
        <w:t xml:space="preserve"> </w:t>
      </w:r>
      <w:proofErr w:type="spellStart"/>
      <w:r w:rsidRPr="00CB4E16">
        <w:rPr>
          <w:color w:val="000000" w:themeColor="text1"/>
          <w:sz w:val="26"/>
          <w:szCs w:val="26"/>
        </w:rPr>
        <w:t>chọn</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thay</w:t>
      </w:r>
      <w:proofErr w:type="spellEnd"/>
      <w:r w:rsidRPr="00CB4E16">
        <w:rPr>
          <w:color w:val="000000" w:themeColor="text1"/>
          <w:sz w:val="26"/>
          <w:szCs w:val="26"/>
        </w:rPr>
        <w:t xml:space="preserve"> </w:t>
      </w:r>
      <w:proofErr w:type="spellStart"/>
      <w:r w:rsidRPr="00CB4E16">
        <w:rPr>
          <w:color w:val="000000" w:themeColor="text1"/>
          <w:sz w:val="26"/>
          <w:szCs w:val="26"/>
        </w:rPr>
        <w:t>vì</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khoản</w:t>
      </w:r>
      <w:proofErr w:type="spellEnd"/>
      <w:r w:rsidRPr="00CB4E16">
        <w:rPr>
          <w:color w:val="000000" w:themeColor="text1"/>
          <w:sz w:val="26"/>
          <w:szCs w:val="26"/>
        </w:rPr>
        <w:t xml:space="preserve"> </w:t>
      </w:r>
      <w:proofErr w:type="spellStart"/>
      <w:r w:rsidRPr="00CB4E16">
        <w:rPr>
          <w:color w:val="000000" w:themeColor="text1"/>
          <w:sz w:val="26"/>
          <w:szCs w:val="26"/>
        </w:rPr>
        <w:t>người</w:t>
      </w:r>
      <w:proofErr w:type="spellEnd"/>
      <w:r w:rsidRPr="00CB4E16">
        <w:rPr>
          <w:color w:val="000000" w:themeColor="text1"/>
          <w:sz w:val="26"/>
          <w:szCs w:val="26"/>
        </w:rPr>
        <w:t xml:space="preserve"> </w:t>
      </w:r>
      <w:proofErr w:type="spellStart"/>
      <w:r w:rsidRPr="00CB4E16">
        <w:rPr>
          <w:color w:val="000000" w:themeColor="text1"/>
          <w:sz w:val="26"/>
          <w:szCs w:val="26"/>
        </w:rPr>
        <w:t>dùng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giữ</w:t>
      </w:r>
      <w:proofErr w:type="spellEnd"/>
      <w:r w:rsidRPr="00CB4E16">
        <w:rPr>
          <w:color w:val="000000" w:themeColor="text1"/>
          <w:sz w:val="26"/>
          <w:szCs w:val="26"/>
        </w:rPr>
        <w:t xml:space="preserve"> </w:t>
      </w:r>
      <w:proofErr w:type="spellStart"/>
      <w:r w:rsidRPr="00CB4E16">
        <w:rPr>
          <w:color w:val="000000" w:themeColor="text1"/>
          <w:sz w:val="26"/>
          <w:szCs w:val="26"/>
        </w:rPr>
        <w:t>vai</w:t>
      </w:r>
      <w:proofErr w:type="spellEnd"/>
      <w:r w:rsidRPr="00CB4E16">
        <w:rPr>
          <w:color w:val="000000" w:themeColor="text1"/>
          <w:sz w:val="26"/>
          <w:szCs w:val="26"/>
        </w:rPr>
        <w:t xml:space="preserve"> </w:t>
      </w:r>
      <w:proofErr w:type="spellStart"/>
      <w:r w:rsidRPr="00CB4E16">
        <w:rPr>
          <w:color w:val="000000" w:themeColor="text1"/>
          <w:sz w:val="26"/>
          <w:szCs w:val="26"/>
        </w:rPr>
        <w:t>trò</w:t>
      </w:r>
      <w:proofErr w:type="spellEnd"/>
      <w:r w:rsidRPr="00CB4E16">
        <w:rPr>
          <w:color w:val="000000" w:themeColor="text1"/>
          <w:sz w:val="26"/>
          <w:szCs w:val="26"/>
        </w:rPr>
        <w:t xml:space="preserve"> </w:t>
      </w:r>
      <w:proofErr w:type="spellStart"/>
      <w:r w:rsidRPr="00CB4E16">
        <w:rPr>
          <w:color w:val="000000" w:themeColor="text1"/>
          <w:sz w:val="26"/>
          <w:szCs w:val="26"/>
        </w:rPr>
        <w:t>trung</w:t>
      </w:r>
      <w:proofErr w:type="spellEnd"/>
      <w:r w:rsidRPr="00CB4E16">
        <w:rPr>
          <w:color w:val="000000" w:themeColor="text1"/>
          <w:sz w:val="26"/>
          <w:szCs w:val="26"/>
        </w:rPr>
        <w:t xml:space="preserve"> </w:t>
      </w:r>
      <w:proofErr w:type="spellStart"/>
      <w:r w:rsidRPr="00CB4E16">
        <w:rPr>
          <w:color w:val="000000" w:themeColor="text1"/>
          <w:sz w:val="26"/>
          <w:szCs w:val="26"/>
        </w:rPr>
        <w:t>gian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thay</w:t>
      </w:r>
      <w:proofErr w:type="spellEnd"/>
      <w:r w:rsidRPr="00CB4E16">
        <w:rPr>
          <w:color w:val="000000" w:themeColor="text1"/>
          <w:sz w:val="26"/>
          <w:szCs w:val="26"/>
        </w:rPr>
        <w:t xml:space="preserve"> </w:t>
      </w:r>
      <w:proofErr w:type="spellStart"/>
      <w:r w:rsidRPr="00CB4E16">
        <w:rPr>
          <w:color w:val="000000" w:themeColor="text1"/>
          <w:sz w:val="26"/>
          <w:szCs w:val="26"/>
        </w:rPr>
        <w:t>vì</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nơi</w:t>
      </w:r>
      <w:proofErr w:type="spellEnd"/>
      <w:r w:rsidRPr="00CB4E16">
        <w:rPr>
          <w:color w:val="000000" w:themeColor="text1"/>
          <w:sz w:val="26"/>
          <w:szCs w:val="26"/>
        </w:rPr>
        <w:t xml:space="preserve"> </w:t>
      </w:r>
      <w:proofErr w:type="spellStart"/>
      <w:r w:rsidRPr="00CB4E16">
        <w:rPr>
          <w:color w:val="000000" w:themeColor="text1"/>
          <w:sz w:val="26"/>
          <w:szCs w:val="26"/>
        </w:rPr>
        <w:t>đăng</w:t>
      </w:r>
      <w:proofErr w:type="spellEnd"/>
      <w:r w:rsidRPr="00CB4E16">
        <w:rPr>
          <w:color w:val="000000" w:themeColor="text1"/>
          <w:sz w:val="26"/>
          <w:szCs w:val="26"/>
        </w:rPr>
        <w:t xml:space="preserve"> tin.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thời</w:t>
      </w:r>
      <w:proofErr w:type="spellEnd"/>
      <w:r w:rsidRPr="00CB4E16">
        <w:rPr>
          <w:color w:val="000000" w:themeColor="text1"/>
          <w:sz w:val="26"/>
          <w:szCs w:val="26"/>
        </w:rPr>
        <w:t xml:space="preserve"> </w:t>
      </w:r>
      <w:proofErr w:type="spellStart"/>
      <w:r w:rsidRPr="00CB4E16">
        <w:rPr>
          <w:color w:val="000000" w:themeColor="text1"/>
          <w:sz w:val="26"/>
          <w:szCs w:val="26"/>
        </w:rPr>
        <w:t>cần</w:t>
      </w:r>
      <w:proofErr w:type="spellEnd"/>
      <w:r w:rsidRPr="00CB4E16">
        <w:rPr>
          <w:color w:val="000000" w:themeColor="text1"/>
          <w:sz w:val="26"/>
          <w:szCs w:val="26"/>
        </w:rPr>
        <w:t xml:space="preserve"> </w:t>
      </w:r>
      <w:proofErr w:type="spellStart"/>
      <w:r w:rsidRPr="00CB4E16">
        <w:rPr>
          <w:color w:val="000000" w:themeColor="text1"/>
          <w:sz w:val="26"/>
          <w:szCs w:val="26"/>
        </w:rPr>
        <w:t>lưu</w:t>
      </w:r>
      <w:proofErr w:type="spellEnd"/>
      <w:r w:rsidRPr="00CB4E16">
        <w:rPr>
          <w:color w:val="000000" w:themeColor="text1"/>
          <w:sz w:val="26"/>
          <w:szCs w:val="26"/>
        </w:rPr>
        <w:t xml:space="preserve"> ý: </w:t>
      </w:r>
      <w:proofErr w:type="spellStart"/>
      <w:r w:rsidRPr="00CB4E16">
        <w:rPr>
          <w:color w:val="000000" w:themeColor="text1"/>
          <w:sz w:val="26"/>
          <w:szCs w:val="26"/>
        </w:rPr>
        <w:t>mỗi</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nêu</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đảm</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 VIDWAN, SINTA ở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Halo, IN-PART ở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ghép</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CORDIS ở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WIPO GREEN ở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thị</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nào</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thời</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đủ</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nhóm</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như</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2 </w:t>
      </w:r>
      <w:proofErr w:type="spellStart"/>
      <w:r w:rsidRPr="00CB4E16">
        <w:rPr>
          <w:color w:val="000000" w:themeColor="text1"/>
          <w:sz w:val="26"/>
          <w:szCs w:val="26"/>
        </w:rPr>
        <w:t>Phần</w:t>
      </w:r>
      <w:proofErr w:type="spellEnd"/>
      <w:r w:rsidRPr="00CB4E16">
        <w:rPr>
          <w:color w:val="000000" w:themeColor="text1"/>
          <w:sz w:val="26"/>
          <w:szCs w:val="26"/>
        </w:rPr>
        <w:t xml:space="preserve"> IV. </w:t>
      </w:r>
      <w:proofErr w:type="spellStart"/>
      <w:r w:rsidRPr="00CB4E16">
        <w:rPr>
          <w:color w:val="000000" w:themeColor="text1"/>
          <w:sz w:val="26"/>
          <w:szCs w:val="26"/>
        </w:rPr>
        <w:t>Đây</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căn</w:t>
      </w:r>
      <w:proofErr w:type="spellEnd"/>
      <w:r w:rsidRPr="00CB4E16">
        <w:rPr>
          <w:color w:val="000000" w:themeColor="text1"/>
          <w:sz w:val="26"/>
          <w:szCs w:val="26"/>
        </w:rPr>
        <w:t xml:space="preserve"> </w:t>
      </w:r>
      <w:proofErr w:type="spellStart"/>
      <w:r w:rsidRPr="00CB4E16">
        <w:rPr>
          <w:color w:val="000000" w:themeColor="text1"/>
          <w:sz w:val="26"/>
          <w:szCs w:val="26"/>
        </w:rPr>
        <w:t>cứ</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tiễn</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nguyên</w:t>
      </w:r>
      <w:proofErr w:type="spellEnd"/>
      <w:r w:rsidRPr="00CB4E16">
        <w:rPr>
          <w:color w:val="000000" w:themeColor="text1"/>
          <w:sz w:val="26"/>
          <w:szCs w:val="26"/>
        </w:rPr>
        <w:t xml:space="preserve"> </w:t>
      </w:r>
      <w:proofErr w:type="spellStart"/>
      <w:r w:rsidRPr="00CB4E16">
        <w:rPr>
          <w:color w:val="000000" w:themeColor="text1"/>
          <w:sz w:val="26"/>
          <w:szCs w:val="26"/>
        </w:rPr>
        <w:t>tắc</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mở</w:t>
      </w:r>
      <w:proofErr w:type="spellEnd"/>
      <w:r w:rsidRPr="00CB4E16">
        <w:rPr>
          <w:color w:val="000000" w:themeColor="text1"/>
          <w:sz w:val="26"/>
          <w:szCs w:val="26"/>
        </w:rPr>
        <w:t xml:space="preserve"> </w:t>
      </w:r>
      <w:proofErr w:type="spellStart"/>
      <w:r w:rsidRPr="00CB4E16">
        <w:rPr>
          <w:color w:val="000000" w:themeColor="text1"/>
          <w:sz w:val="26"/>
          <w:szCs w:val="26"/>
        </w:rPr>
        <w:t>rộng</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trước</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chứng</w:t>
      </w:r>
      <w:proofErr w:type="spellEnd"/>
      <w:r w:rsidRPr="00CB4E16">
        <w:rPr>
          <w:color w:val="000000" w:themeColor="text1"/>
          <w:sz w:val="26"/>
          <w:szCs w:val="26"/>
        </w:rPr>
        <w:t xml:space="preserve"> </w:t>
      </w:r>
      <w:proofErr w:type="spellStart"/>
      <w:r w:rsidRPr="00CB4E16">
        <w:rPr>
          <w:color w:val="000000" w:themeColor="text1"/>
          <w:sz w:val="26"/>
          <w:szCs w:val="26"/>
        </w:rPr>
        <w:t>minh</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thật</w:t>
      </w:r>
      <w:proofErr w:type="spellEnd"/>
      <w:r w:rsidRPr="00CB4E16">
        <w:rPr>
          <w:color w:val="000000" w:themeColor="text1"/>
          <w:sz w:val="26"/>
          <w:szCs w:val="26"/>
        </w:rPr>
        <w:t>.</w:t>
      </w:r>
    </w:p>
    <w:p w14:paraId="5366AB4E" w14:textId="77777777" w:rsidR="008C4A44" w:rsidRPr="00CB4E16" w:rsidRDefault="00000000" w:rsidP="00CA545F">
      <w:pPr>
        <w:pStyle w:val="Heading3"/>
        <w:keepNext/>
        <w:spacing w:before="180" w:after="120" w:line="276" w:lineRule="auto"/>
        <w:jc w:val="both"/>
        <w:rPr>
          <w:color w:val="000000" w:themeColor="text1"/>
        </w:rPr>
      </w:pPr>
      <w:bookmarkStart w:id="89" w:name="_Toc237786476"/>
      <w:bookmarkStart w:id="90" w:name="_Toc237789003"/>
      <w:r w:rsidRPr="00CB4E16">
        <w:rPr>
          <w:bCs/>
          <w:iCs/>
          <w:color w:val="000000" w:themeColor="text1"/>
        </w:rPr>
        <w:t xml:space="preserve">b) </w:t>
      </w:r>
      <w:proofErr w:type="spellStart"/>
      <w:r w:rsidRPr="00CB4E16">
        <w:rPr>
          <w:bCs/>
          <w:iCs/>
          <w:color w:val="000000" w:themeColor="text1"/>
        </w:rPr>
        <w:t>Mô</w:t>
      </w:r>
      <w:proofErr w:type="spellEnd"/>
      <w:r w:rsidRPr="00CB4E16">
        <w:rPr>
          <w:bCs/>
          <w:iCs/>
          <w:color w:val="000000" w:themeColor="text1"/>
        </w:rPr>
        <w:t xml:space="preserve"> </w:t>
      </w:r>
      <w:proofErr w:type="spellStart"/>
      <w:r w:rsidRPr="00CB4E16">
        <w:rPr>
          <w:bCs/>
          <w:iCs/>
          <w:color w:val="000000" w:themeColor="text1"/>
        </w:rPr>
        <w:t>hình</w:t>
      </w:r>
      <w:proofErr w:type="spellEnd"/>
      <w:r w:rsidRPr="00CB4E16">
        <w:rPr>
          <w:bCs/>
          <w:iCs/>
          <w:color w:val="000000" w:themeColor="text1"/>
        </w:rPr>
        <w:t xml:space="preserve"> </w:t>
      </w:r>
      <w:proofErr w:type="spellStart"/>
      <w:r w:rsidRPr="00CB4E16">
        <w:rPr>
          <w:bCs/>
          <w:iCs/>
          <w:color w:val="000000" w:themeColor="text1"/>
        </w:rPr>
        <w:t>tổ</w:t>
      </w:r>
      <w:proofErr w:type="spellEnd"/>
      <w:r w:rsidRPr="00CB4E16">
        <w:rPr>
          <w:bCs/>
          <w:iCs/>
          <w:color w:val="000000" w:themeColor="text1"/>
        </w:rPr>
        <w:t xml:space="preserve"> </w:t>
      </w:r>
      <w:proofErr w:type="spellStart"/>
      <w:r w:rsidRPr="00CB4E16">
        <w:rPr>
          <w:bCs/>
          <w:iCs/>
          <w:color w:val="000000" w:themeColor="text1"/>
        </w:rPr>
        <w:t>chức</w:t>
      </w:r>
      <w:proofErr w:type="spellEnd"/>
      <w:r w:rsidRPr="00CB4E16">
        <w:rPr>
          <w:bCs/>
          <w:iCs/>
          <w:color w:val="000000" w:themeColor="text1"/>
        </w:rPr>
        <w:t xml:space="preserve"> </w:t>
      </w:r>
      <w:proofErr w:type="spellStart"/>
      <w:r w:rsidRPr="00CB4E16">
        <w:rPr>
          <w:bCs/>
          <w:iCs/>
          <w:color w:val="000000" w:themeColor="text1"/>
        </w:rPr>
        <w:t>gần</w:t>
      </w:r>
      <w:proofErr w:type="spellEnd"/>
      <w:r w:rsidRPr="00CB4E16">
        <w:rPr>
          <w:bCs/>
          <w:iCs/>
          <w:color w:val="000000" w:themeColor="text1"/>
        </w:rPr>
        <w:t xml:space="preserve"> </w:t>
      </w:r>
      <w:proofErr w:type="spellStart"/>
      <w:r w:rsidRPr="00CB4E16">
        <w:rPr>
          <w:bCs/>
          <w:iCs/>
          <w:color w:val="000000" w:themeColor="text1"/>
        </w:rPr>
        <w:t>nhất</w:t>
      </w:r>
      <w:proofErr w:type="spellEnd"/>
      <w:r w:rsidRPr="00CB4E16">
        <w:rPr>
          <w:bCs/>
          <w:iCs/>
          <w:color w:val="000000" w:themeColor="text1"/>
        </w:rPr>
        <w:t>: China Association for Science and Technology (CAST)</w:t>
      </w:r>
      <w:bookmarkEnd w:id="89"/>
      <w:bookmarkEnd w:id="90"/>
    </w:p>
    <w:p w14:paraId="24C6A49B"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t xml:space="preserve">Benchmark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gần</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VUSTA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CAST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Smart CAST (</w:t>
      </w:r>
      <w:proofErr w:type="spellStart"/>
      <w:r w:rsidRPr="00CB4E16">
        <w:rPr>
          <w:color w:val="000000" w:themeColor="text1"/>
          <w:sz w:val="26"/>
          <w:szCs w:val="26"/>
        </w:rPr>
        <w:t>智慧科协</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đội</w:t>
      </w:r>
      <w:proofErr w:type="spellEnd"/>
      <w:r w:rsidRPr="00CB4E16">
        <w:rPr>
          <w:color w:val="000000" w:themeColor="text1"/>
          <w:sz w:val="26"/>
          <w:szCs w:val="26"/>
        </w:rPr>
        <w:t xml:space="preserve"> </w:t>
      </w:r>
      <w:proofErr w:type="spellStart"/>
      <w:r w:rsidRPr="00CB4E16">
        <w:rPr>
          <w:color w:val="000000" w:themeColor="text1"/>
          <w:sz w:val="26"/>
          <w:szCs w:val="26"/>
        </w:rPr>
        <w:t>ngũ</w:t>
      </w:r>
      <w:proofErr w:type="spellEnd"/>
      <w:r w:rsidRPr="00CB4E16">
        <w:rPr>
          <w:color w:val="000000" w:themeColor="text1"/>
          <w:sz w:val="26"/>
          <w:szCs w:val="26"/>
        </w:rPr>
        <w:t xml:space="preserve"> KH&amp;CN, </w:t>
      </w:r>
      <w:proofErr w:type="spellStart"/>
      <w:r w:rsidRPr="00CB4E16">
        <w:rPr>
          <w:color w:val="000000" w:themeColor="text1"/>
          <w:sz w:val="26"/>
          <w:szCs w:val="26"/>
        </w:rPr>
        <w:t>cùng</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科创中国</w:t>
      </w:r>
      <w:proofErr w:type="spellEnd"/>
      <w:r w:rsidRPr="00CB4E16">
        <w:rPr>
          <w:color w:val="000000" w:themeColor="text1"/>
          <w:sz w:val="26"/>
          <w:szCs w:val="26"/>
        </w:rPr>
        <w:t xml:space="preserve"> (Innovation China)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w:t>
      </w:r>
      <w:proofErr w:type="spellStart"/>
      <w:r w:rsidRPr="00CB4E16">
        <w:rPr>
          <w:color w:val="000000" w:themeColor="text1"/>
          <w:sz w:val="26"/>
          <w:szCs w:val="26"/>
        </w:rPr>
        <w:t>tiêu</w:t>
      </w:r>
      <w:proofErr w:type="spellEnd"/>
      <w:r w:rsidRPr="00CB4E16">
        <w:rPr>
          <w:color w:val="000000" w:themeColor="text1"/>
          <w:sz w:val="26"/>
          <w:szCs w:val="26"/>
        </w:rPr>
        <w:t xml:space="preserve"> </w:t>
      </w:r>
      <w:proofErr w:type="spellStart"/>
      <w:r w:rsidRPr="00CB4E16">
        <w:rPr>
          <w:color w:val="000000" w:themeColor="text1"/>
          <w:sz w:val="26"/>
          <w:szCs w:val="26"/>
        </w:rPr>
        <w:t>cốt</w:t>
      </w:r>
      <w:proofErr w:type="spellEnd"/>
      <w:r w:rsidRPr="00CB4E16">
        <w:rPr>
          <w:color w:val="000000" w:themeColor="text1"/>
          <w:sz w:val="26"/>
          <w:szCs w:val="26"/>
        </w:rPr>
        <w:t xml:space="preserve"> </w:t>
      </w:r>
      <w:proofErr w:type="spellStart"/>
      <w:r w:rsidRPr="00CB4E16">
        <w:rPr>
          <w:color w:val="000000" w:themeColor="text1"/>
          <w:sz w:val="26"/>
          <w:szCs w:val="26"/>
        </w:rPr>
        <w:t>lõi</w:t>
      </w:r>
      <w:proofErr w:type="spellEnd"/>
      <w:r w:rsidRPr="00CB4E16">
        <w:rPr>
          <w:color w:val="000000" w:themeColor="text1"/>
          <w:sz w:val="26"/>
          <w:szCs w:val="26"/>
        </w:rPr>
        <w:t xml:space="preserve"> "</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nhân</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quy</w:t>
      </w:r>
      <w:proofErr w:type="spellEnd"/>
      <w:r w:rsidRPr="00CB4E16">
        <w:rPr>
          <w:color w:val="000000" w:themeColor="text1"/>
          <w:sz w:val="26"/>
          <w:szCs w:val="26"/>
        </w:rPr>
        <w:t xml:space="preserve"> </w:t>
      </w:r>
      <w:proofErr w:type="spellStart"/>
      <w:r w:rsidRPr="00CB4E16">
        <w:rPr>
          <w:color w:val="000000" w:themeColor="text1"/>
          <w:sz w:val="26"/>
          <w:szCs w:val="26"/>
        </w:rPr>
        <w:t>trình</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tích</w:t>
      </w:r>
      <w:proofErr w:type="spellEnd"/>
      <w:r w:rsidRPr="00CB4E16">
        <w:rPr>
          <w:color w:val="000000" w:themeColor="text1"/>
          <w:sz w:val="26"/>
          <w:szCs w:val="26"/>
        </w:rPr>
        <w:t xml:space="preserve"> → </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quyết</w:t>
      </w:r>
      <w:proofErr w:type="spellEnd"/>
      <w:r w:rsidRPr="00CB4E16">
        <w:rPr>
          <w:color w:val="000000" w:themeColor="text1"/>
          <w:sz w:val="26"/>
          <w:szCs w:val="26"/>
        </w:rPr>
        <w:t xml:space="preserve"> </w:t>
      </w:r>
      <w:proofErr w:type="spellStart"/>
      <w:r w:rsidRPr="00CB4E16">
        <w:rPr>
          <w:color w:val="000000" w:themeColor="text1"/>
          <w:sz w:val="26"/>
          <w:szCs w:val="26"/>
        </w:rPr>
        <w:t>vấn</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"problem clinic"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"result publishing hall"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KH&amp;CN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technology manager </w:t>
      </w:r>
      <w:proofErr w:type="spellStart"/>
      <w:r w:rsidRPr="00CB4E16">
        <w:rPr>
          <w:color w:val="000000" w:themeColor="text1"/>
          <w:sz w:val="26"/>
          <w:szCs w:val="26"/>
        </w:rPr>
        <w:t>hỗ</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bởi</w:t>
      </w:r>
      <w:proofErr w:type="spellEnd"/>
      <w:r w:rsidRPr="00CB4E16">
        <w:rPr>
          <w:color w:val="000000" w:themeColor="text1"/>
          <w:sz w:val="26"/>
          <w:szCs w:val="26"/>
        </w:rPr>
        <w:t xml:space="preserve"> </w:t>
      </w:r>
      <w:proofErr w:type="spellStart"/>
      <w:r w:rsidRPr="00CB4E16">
        <w:rPr>
          <w:color w:val="000000" w:themeColor="text1"/>
          <w:sz w:val="26"/>
          <w:szCs w:val="26"/>
        </w:rPr>
        <w:t>gợi</w:t>
      </w:r>
      <w:proofErr w:type="spellEnd"/>
      <w:r w:rsidRPr="00CB4E16">
        <w:rPr>
          <w:color w:val="000000" w:themeColor="text1"/>
          <w:sz w:val="26"/>
          <w:szCs w:val="26"/>
        </w:rPr>
        <w:t xml:space="preserve"> ý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minh</w:t>
      </w:r>
      <w:proofErr w:type="spellEnd"/>
      <w:r w:rsidRPr="00CB4E16">
        <w:rPr>
          <w:color w:val="000000" w:themeColor="text1"/>
          <w:sz w:val="26"/>
          <w:szCs w:val="26"/>
        </w:rPr>
        <w:t xml:space="preserve"> (AI). </w:t>
      </w:r>
      <w:proofErr w:type="spellStart"/>
      <w:r w:rsidRPr="00CB4E16">
        <w:rPr>
          <w:color w:val="000000" w:themeColor="text1"/>
          <w:sz w:val="26"/>
          <w:szCs w:val="26"/>
        </w:rPr>
        <w:t>Đến</w:t>
      </w:r>
      <w:proofErr w:type="spellEnd"/>
      <w:r w:rsidRPr="00CB4E16">
        <w:rPr>
          <w:color w:val="000000" w:themeColor="text1"/>
          <w:sz w:val="26"/>
          <w:szCs w:val="26"/>
        </w:rPr>
        <w:t xml:space="preserve"> </w:t>
      </w:r>
      <w:proofErr w:type="spellStart"/>
      <w:r w:rsidRPr="00CB4E16">
        <w:rPr>
          <w:color w:val="000000" w:themeColor="text1"/>
          <w:sz w:val="26"/>
          <w:szCs w:val="26"/>
        </w:rPr>
        <w:t>tháng</w:t>
      </w:r>
      <w:proofErr w:type="spellEnd"/>
      <w:r w:rsidRPr="00CB4E16">
        <w:rPr>
          <w:color w:val="000000" w:themeColor="text1"/>
          <w:sz w:val="26"/>
          <w:szCs w:val="26"/>
        </w:rPr>
        <w:t xml:space="preserve"> 7/2026,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tập</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hơn</w:t>
      </w:r>
      <w:proofErr w:type="spellEnd"/>
      <w:r w:rsidRPr="00CB4E16">
        <w:rPr>
          <w:color w:val="000000" w:themeColor="text1"/>
          <w:sz w:val="26"/>
          <w:szCs w:val="26"/>
        </w:rPr>
        <w:t xml:space="preserve"> 2 </w:t>
      </w:r>
      <w:proofErr w:type="spellStart"/>
      <w:r w:rsidRPr="00CB4E16">
        <w:rPr>
          <w:color w:val="000000" w:themeColor="text1"/>
          <w:sz w:val="26"/>
          <w:szCs w:val="26"/>
        </w:rPr>
        <w:t>triệu</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KH&amp;CN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khoảng</w:t>
      </w:r>
      <w:proofErr w:type="spellEnd"/>
      <w:r w:rsidRPr="00CB4E16">
        <w:rPr>
          <w:color w:val="000000" w:themeColor="text1"/>
          <w:sz w:val="26"/>
          <w:szCs w:val="26"/>
        </w:rPr>
        <w:t xml:space="preserve"> 27.000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[9].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tương</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VUSTA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địa</w:t>
      </w:r>
      <w:proofErr w:type="spellEnd"/>
      <w:r w:rsidRPr="00CB4E16">
        <w:rPr>
          <w:color w:val="000000" w:themeColor="text1"/>
          <w:sz w:val="26"/>
          <w:szCs w:val="26"/>
        </w:rPr>
        <w:t xml:space="preserve"> </w:t>
      </w:r>
      <w:proofErr w:type="spellStart"/>
      <w:r w:rsidRPr="00CB4E16">
        <w:rPr>
          <w:color w:val="000000" w:themeColor="text1"/>
          <w:sz w:val="26"/>
          <w:szCs w:val="26"/>
        </w:rPr>
        <w:t>phương</w:t>
      </w:r>
      <w:proofErr w:type="spellEnd"/>
      <w:r w:rsidRPr="00CB4E16">
        <w:rPr>
          <w:color w:val="000000" w:themeColor="text1"/>
          <w:sz w:val="26"/>
          <w:szCs w:val="26"/>
        </w:rPr>
        <w:t xml:space="preserve">), </w:t>
      </w:r>
      <w:proofErr w:type="spellStart"/>
      <w:r w:rsidRPr="00CB4E16">
        <w:rPr>
          <w:color w:val="000000" w:themeColor="text1"/>
          <w:sz w:val="26"/>
          <w:szCs w:val="26"/>
        </w:rPr>
        <w:t>đây</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gần</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w:t>
      </w:r>
      <w:proofErr w:type="spellStart"/>
      <w:r w:rsidRPr="00CB4E16">
        <w:rPr>
          <w:color w:val="000000" w:themeColor="text1"/>
          <w:sz w:val="26"/>
          <w:szCs w:val="26"/>
        </w:rPr>
        <w:t>sát</w:t>
      </w:r>
      <w:proofErr w:type="spellEnd"/>
      <w:r w:rsidRPr="00CB4E16">
        <w:rPr>
          <w:color w:val="000000" w:themeColor="text1"/>
          <w:sz w:val="26"/>
          <w:szCs w:val="26"/>
        </w:rPr>
        <w:t>.</w:t>
      </w:r>
    </w:p>
    <w:p w14:paraId="73A59CE8" w14:textId="77777777" w:rsidR="008C4A44" w:rsidRPr="00CB4E16" w:rsidRDefault="00000000">
      <w:pPr>
        <w:spacing w:after="120" w:line="276" w:lineRule="auto"/>
        <w:ind w:firstLine="567"/>
        <w:jc w:val="both"/>
        <w:rPr>
          <w:color w:val="000000" w:themeColor="text1"/>
          <w:sz w:val="26"/>
          <w:szCs w:val="26"/>
        </w:rPr>
      </w:pP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đảm</w:t>
      </w:r>
      <w:proofErr w:type="spellEnd"/>
      <w:r w:rsidRPr="00CB4E16">
        <w:rPr>
          <w:color w:val="000000" w:themeColor="text1"/>
          <w:sz w:val="26"/>
          <w:szCs w:val="26"/>
        </w:rPr>
        <w:t xml:space="preserve"> </w:t>
      </w:r>
      <w:proofErr w:type="spellStart"/>
      <w:r w:rsidRPr="00CB4E16">
        <w:rPr>
          <w:color w:val="000000" w:themeColor="text1"/>
          <w:sz w:val="26"/>
          <w:szCs w:val="26"/>
        </w:rPr>
        <w:t>tính</w:t>
      </w:r>
      <w:proofErr w:type="spellEnd"/>
      <w:r w:rsidRPr="00CB4E16">
        <w:rPr>
          <w:color w:val="000000" w:themeColor="text1"/>
          <w:sz w:val="26"/>
          <w:szCs w:val="26"/>
        </w:rPr>
        <w:t xml:space="preserve"> </w:t>
      </w:r>
      <w:proofErr w:type="spellStart"/>
      <w:r w:rsidRPr="00CB4E16">
        <w:rPr>
          <w:color w:val="000000" w:themeColor="text1"/>
          <w:sz w:val="26"/>
          <w:szCs w:val="26"/>
        </w:rPr>
        <w:t>khách</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chuẩn</w:t>
      </w:r>
      <w:proofErr w:type="spellEnd"/>
      <w:r w:rsidRPr="00CB4E16">
        <w:rPr>
          <w:color w:val="000000" w:themeColor="text1"/>
          <w:sz w:val="26"/>
          <w:szCs w:val="26"/>
        </w:rPr>
        <w:t xml:space="preserve">, </w:t>
      </w:r>
      <w:proofErr w:type="spellStart"/>
      <w:r w:rsidRPr="00CB4E16">
        <w:rPr>
          <w:color w:val="000000" w:themeColor="text1"/>
          <w:sz w:val="26"/>
          <w:szCs w:val="26"/>
        </w:rPr>
        <w:t>cần</w:t>
      </w:r>
      <w:proofErr w:type="spellEnd"/>
      <w:r w:rsidRPr="00CB4E16">
        <w:rPr>
          <w:color w:val="000000" w:themeColor="text1"/>
          <w:sz w:val="26"/>
          <w:szCs w:val="26"/>
        </w:rPr>
        <w:t xml:space="preserve"> </w:t>
      </w:r>
      <w:proofErr w:type="spellStart"/>
      <w:r w:rsidRPr="00CB4E16">
        <w:rPr>
          <w:color w:val="000000" w:themeColor="text1"/>
          <w:sz w:val="26"/>
          <w:szCs w:val="26"/>
        </w:rPr>
        <w:t>bổ</w:t>
      </w:r>
      <w:proofErr w:type="spellEnd"/>
      <w:r w:rsidRPr="00CB4E16">
        <w:rPr>
          <w:color w:val="000000" w:themeColor="text1"/>
          <w:sz w:val="26"/>
          <w:szCs w:val="26"/>
        </w:rPr>
        <w:t xml:space="preserve"> sung </w:t>
      </w:r>
      <w:proofErr w:type="spellStart"/>
      <w:r w:rsidRPr="00CB4E16">
        <w:rPr>
          <w:color w:val="000000" w:themeColor="text1"/>
          <w:sz w:val="26"/>
          <w:szCs w:val="26"/>
        </w:rPr>
        <w:t>thêm</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tương</w:t>
      </w:r>
      <w:proofErr w:type="spellEnd"/>
      <w:r w:rsidRPr="00CB4E16">
        <w:rPr>
          <w:color w:val="000000" w:themeColor="text1"/>
          <w:sz w:val="26"/>
          <w:szCs w:val="26"/>
        </w:rPr>
        <w:t xml:space="preserve"> </w:t>
      </w:r>
      <w:proofErr w:type="spellStart"/>
      <w:r w:rsidRPr="00CB4E16">
        <w:rPr>
          <w:color w:val="000000" w:themeColor="text1"/>
          <w:sz w:val="26"/>
          <w:szCs w:val="26"/>
        </w:rPr>
        <w:t>đương</w:t>
      </w:r>
      <w:proofErr w:type="spellEnd"/>
      <w:r w:rsidRPr="00CB4E16">
        <w:rPr>
          <w:color w:val="000000" w:themeColor="text1"/>
          <w:sz w:val="26"/>
          <w:szCs w:val="26"/>
        </w:rPr>
        <w:t xml:space="preserve"> </w:t>
      </w:r>
      <w:proofErr w:type="spellStart"/>
      <w:r w:rsidRPr="00CB4E16">
        <w:rPr>
          <w:color w:val="000000" w:themeColor="text1"/>
          <w:sz w:val="26"/>
          <w:szCs w:val="26"/>
        </w:rPr>
        <w:t>ngoài</w:t>
      </w:r>
      <w:proofErr w:type="spellEnd"/>
      <w:r w:rsidRPr="00CB4E16">
        <w:rPr>
          <w:color w:val="000000" w:themeColor="text1"/>
          <w:sz w:val="26"/>
          <w:szCs w:val="26"/>
        </w:rPr>
        <w:t xml:space="preserve"> Trung Quốc. Liên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w:t>
      </w:r>
      <w:proofErr w:type="spellStart"/>
      <w:r w:rsidRPr="00CB4E16">
        <w:rPr>
          <w:color w:val="000000" w:themeColor="text1"/>
          <w:sz w:val="26"/>
          <w:szCs w:val="26"/>
        </w:rPr>
        <w:t>Hàn</w:t>
      </w:r>
      <w:proofErr w:type="spellEnd"/>
      <w:r w:rsidRPr="00CB4E16">
        <w:rPr>
          <w:color w:val="000000" w:themeColor="text1"/>
          <w:sz w:val="26"/>
          <w:szCs w:val="26"/>
        </w:rPr>
        <w:t xml:space="preserve"> Quốc (KOFST)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lớn</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lĩnh</w:t>
      </w:r>
      <w:proofErr w:type="spellEnd"/>
      <w:r w:rsidRPr="00CB4E16">
        <w:rPr>
          <w:color w:val="000000" w:themeColor="text1"/>
          <w:sz w:val="26"/>
          <w:szCs w:val="26"/>
        </w:rPr>
        <w:t xml:space="preserve"> </w:t>
      </w:r>
      <w:proofErr w:type="spellStart"/>
      <w:r w:rsidRPr="00CB4E16">
        <w:rPr>
          <w:color w:val="000000" w:themeColor="text1"/>
          <w:sz w:val="26"/>
          <w:szCs w:val="26"/>
        </w:rPr>
        <w:t>vực</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Hàn</w:t>
      </w:r>
      <w:proofErr w:type="spellEnd"/>
      <w:r w:rsidRPr="00CB4E16">
        <w:rPr>
          <w:color w:val="000000" w:themeColor="text1"/>
          <w:sz w:val="26"/>
          <w:szCs w:val="26"/>
        </w:rPr>
        <w:t xml:space="preserve"> Quốc </w:t>
      </w:r>
      <w:proofErr w:type="spellStart"/>
      <w:r w:rsidRPr="00CB4E16">
        <w:rPr>
          <w:color w:val="000000" w:themeColor="text1"/>
          <w:sz w:val="26"/>
          <w:szCs w:val="26"/>
        </w:rPr>
        <w:t>với</w:t>
      </w:r>
      <w:proofErr w:type="spellEnd"/>
      <w:r w:rsidRPr="00CB4E16">
        <w:rPr>
          <w:color w:val="000000" w:themeColor="text1"/>
          <w:sz w:val="26"/>
          <w:szCs w:val="26"/>
        </w:rPr>
        <w:t xml:space="preserve"> 612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ngành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địa</w:t>
      </w:r>
      <w:proofErr w:type="spellEnd"/>
      <w:r w:rsidRPr="00CB4E16">
        <w:rPr>
          <w:color w:val="000000" w:themeColor="text1"/>
          <w:sz w:val="26"/>
          <w:szCs w:val="26"/>
        </w:rPr>
        <w:t xml:space="preserve"> </w:t>
      </w:r>
      <w:proofErr w:type="spellStart"/>
      <w:r w:rsidRPr="00CB4E16">
        <w:rPr>
          <w:color w:val="000000" w:themeColor="text1"/>
          <w:sz w:val="26"/>
          <w:szCs w:val="26"/>
        </w:rPr>
        <w:t>phương</w:t>
      </w:r>
      <w:proofErr w:type="spellEnd"/>
      <w:r w:rsidRPr="00CB4E16">
        <w:rPr>
          <w:color w:val="000000" w:themeColor="text1"/>
          <w:sz w:val="26"/>
          <w:szCs w:val="26"/>
        </w:rPr>
        <w:t xml:space="preserve"> </w:t>
      </w:r>
      <w:proofErr w:type="spellStart"/>
      <w:r w:rsidRPr="00CB4E16">
        <w:rPr>
          <w:color w:val="000000" w:themeColor="text1"/>
          <w:sz w:val="26"/>
          <w:szCs w:val="26"/>
        </w:rPr>
        <w:t>tương</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VUSTA </w:t>
      </w:r>
      <w:proofErr w:type="spellStart"/>
      <w:r w:rsidRPr="00CB4E16">
        <w:rPr>
          <w:color w:val="000000" w:themeColor="text1"/>
          <w:sz w:val="26"/>
          <w:szCs w:val="26"/>
        </w:rPr>
        <w:t>nhưng</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thị</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[21].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chiếu</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thời</w:t>
      </w:r>
      <w:proofErr w:type="spellEnd"/>
      <w:r w:rsidRPr="00CB4E16">
        <w:rPr>
          <w:color w:val="000000" w:themeColor="text1"/>
          <w:sz w:val="26"/>
          <w:szCs w:val="26"/>
        </w:rPr>
        <w:t xml:space="preserve"> CAST </w:t>
      </w:r>
      <w:proofErr w:type="spellStart"/>
      <w:r w:rsidRPr="00CB4E16">
        <w:rPr>
          <w:color w:val="000000" w:themeColor="text1"/>
          <w:sz w:val="26"/>
          <w:szCs w:val="26"/>
        </w:rPr>
        <w:t>và</w:t>
      </w:r>
      <w:proofErr w:type="spellEnd"/>
      <w:r w:rsidRPr="00CB4E16">
        <w:rPr>
          <w:color w:val="000000" w:themeColor="text1"/>
          <w:sz w:val="26"/>
          <w:szCs w:val="26"/>
        </w:rPr>
        <w:t xml:space="preserve"> KOFST </w:t>
      </w:r>
      <w:proofErr w:type="spellStart"/>
      <w:r w:rsidRPr="00CB4E16">
        <w:rPr>
          <w:color w:val="000000" w:themeColor="text1"/>
          <w:sz w:val="26"/>
          <w:szCs w:val="26"/>
        </w:rPr>
        <w:t>giúp</w:t>
      </w:r>
      <w:proofErr w:type="spellEnd"/>
      <w:r w:rsidRPr="00CB4E16">
        <w:rPr>
          <w:color w:val="000000" w:themeColor="text1"/>
          <w:sz w:val="26"/>
          <w:szCs w:val="26"/>
        </w:rPr>
        <w:t xml:space="preserve"> </w:t>
      </w:r>
      <w:proofErr w:type="spellStart"/>
      <w:r w:rsidRPr="00CB4E16">
        <w:rPr>
          <w:color w:val="000000" w:themeColor="text1"/>
          <w:sz w:val="26"/>
          <w:szCs w:val="26"/>
        </w:rPr>
        <w:t>tách</w:t>
      </w:r>
      <w:proofErr w:type="spellEnd"/>
      <w:r w:rsidRPr="00CB4E16">
        <w:rPr>
          <w:color w:val="000000" w:themeColor="text1"/>
          <w:sz w:val="26"/>
          <w:szCs w:val="26"/>
        </w:rPr>
        <w:t xml:space="preserve"> </w:t>
      </w:r>
      <w:proofErr w:type="spellStart"/>
      <w:r w:rsidRPr="00CB4E16">
        <w:rPr>
          <w:color w:val="000000" w:themeColor="text1"/>
          <w:sz w:val="26"/>
          <w:szCs w:val="26"/>
        </w:rPr>
        <w:t>bạch</w:t>
      </w:r>
      <w:proofErr w:type="spellEnd"/>
      <w:r w:rsidRPr="00CB4E16">
        <w:rPr>
          <w:color w:val="000000" w:themeColor="text1"/>
          <w:sz w:val="26"/>
          <w:szCs w:val="26"/>
        </w:rPr>
        <w:t xml:space="preserve"> </w:t>
      </w:r>
      <w:proofErr w:type="spellStart"/>
      <w:r w:rsidRPr="00CB4E16">
        <w:rPr>
          <w:color w:val="000000" w:themeColor="text1"/>
          <w:sz w:val="26"/>
          <w:szCs w:val="26"/>
        </w:rPr>
        <w:t>những</w:t>
      </w:r>
      <w:proofErr w:type="spellEnd"/>
      <w:r w:rsidRPr="00CB4E16">
        <w:rPr>
          <w:color w:val="000000" w:themeColor="text1"/>
          <w:sz w:val="26"/>
          <w:szCs w:val="26"/>
        </w:rPr>
        <w:t xml:space="preserve"> </w:t>
      </w:r>
      <w:proofErr w:type="spellStart"/>
      <w:r w:rsidRPr="00CB4E16">
        <w:rPr>
          <w:color w:val="000000" w:themeColor="text1"/>
          <w:sz w:val="26"/>
          <w:szCs w:val="26"/>
        </w:rPr>
        <w:t>yếu</w:t>
      </w:r>
      <w:proofErr w:type="spellEnd"/>
      <w:r w:rsidRPr="00CB4E16">
        <w:rPr>
          <w:color w:val="000000" w:themeColor="text1"/>
          <w:sz w:val="26"/>
          <w:szCs w:val="26"/>
        </w:rPr>
        <w:t xml:space="preserve"> </w:t>
      </w:r>
      <w:proofErr w:type="spellStart"/>
      <w:r w:rsidRPr="00CB4E16">
        <w:rPr>
          <w:color w:val="000000" w:themeColor="text1"/>
          <w:sz w:val="26"/>
          <w:szCs w:val="26"/>
        </w:rPr>
        <w:t>tố</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đặc</w:t>
      </w:r>
      <w:proofErr w:type="spellEnd"/>
      <w:r w:rsidRPr="00CB4E16">
        <w:rPr>
          <w:color w:val="000000" w:themeColor="text1"/>
          <w:sz w:val="26"/>
          <w:szCs w:val="26"/>
        </w:rPr>
        <w:t xml:space="preserve"> </w:t>
      </w:r>
      <w:proofErr w:type="spellStart"/>
      <w:r w:rsidRPr="00CB4E16">
        <w:rPr>
          <w:color w:val="000000" w:themeColor="text1"/>
          <w:sz w:val="26"/>
          <w:szCs w:val="26"/>
        </w:rPr>
        <w:t>thù</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những</w:t>
      </w:r>
      <w:proofErr w:type="spellEnd"/>
      <w:r w:rsidRPr="00CB4E16">
        <w:rPr>
          <w:color w:val="000000" w:themeColor="text1"/>
          <w:sz w:val="26"/>
          <w:szCs w:val="26"/>
        </w:rPr>
        <w:t xml:space="preserve"> </w:t>
      </w:r>
      <w:proofErr w:type="spellStart"/>
      <w:r w:rsidRPr="00CB4E16">
        <w:rPr>
          <w:color w:val="000000" w:themeColor="text1"/>
          <w:sz w:val="26"/>
          <w:szCs w:val="26"/>
        </w:rPr>
        <w:t>yếu</w:t>
      </w:r>
      <w:proofErr w:type="spellEnd"/>
      <w:r w:rsidRPr="00CB4E16">
        <w:rPr>
          <w:color w:val="000000" w:themeColor="text1"/>
          <w:sz w:val="26"/>
          <w:szCs w:val="26"/>
        </w:rPr>
        <w:t xml:space="preserve"> </w:t>
      </w:r>
      <w:proofErr w:type="spellStart"/>
      <w:r w:rsidRPr="00CB4E16">
        <w:rPr>
          <w:color w:val="000000" w:themeColor="text1"/>
          <w:sz w:val="26"/>
          <w:szCs w:val="26"/>
        </w:rPr>
        <w:t>tố</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bản</w:t>
      </w:r>
      <w:proofErr w:type="spellEnd"/>
      <w:r w:rsidRPr="00CB4E16">
        <w:rPr>
          <w:color w:val="000000" w:themeColor="text1"/>
          <w:sz w:val="26"/>
          <w:szCs w:val="26"/>
        </w:rPr>
        <w:t xml:space="preserve"> </w:t>
      </w:r>
      <w:proofErr w:type="spellStart"/>
      <w:r w:rsidRPr="00CB4E16">
        <w:rPr>
          <w:color w:val="000000" w:themeColor="text1"/>
          <w:sz w:val="26"/>
          <w:szCs w:val="26"/>
        </w:rPr>
        <w:t>chất</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đó</w:t>
      </w:r>
      <w:proofErr w:type="spellEnd"/>
      <w:r w:rsidRPr="00CB4E16">
        <w:rPr>
          <w:color w:val="000000" w:themeColor="text1"/>
          <w:sz w:val="26"/>
          <w:szCs w:val="26"/>
        </w:rPr>
        <w:t xml:space="preserve"> </w:t>
      </w:r>
      <w:proofErr w:type="spellStart"/>
      <w:r w:rsidRPr="00CB4E16">
        <w:rPr>
          <w:color w:val="000000" w:themeColor="text1"/>
          <w:sz w:val="26"/>
          <w:szCs w:val="26"/>
        </w:rPr>
        <w:t>lựa</w:t>
      </w:r>
      <w:proofErr w:type="spellEnd"/>
      <w:r w:rsidRPr="00CB4E16">
        <w:rPr>
          <w:color w:val="000000" w:themeColor="text1"/>
          <w:sz w:val="26"/>
          <w:szCs w:val="26"/>
        </w:rPr>
        <w:t xml:space="preserve"> </w:t>
      </w:r>
      <w:proofErr w:type="spellStart"/>
      <w:r w:rsidRPr="00CB4E16">
        <w:rPr>
          <w:color w:val="000000" w:themeColor="text1"/>
          <w:sz w:val="26"/>
          <w:szCs w:val="26"/>
        </w:rPr>
        <w:t>chọn</w:t>
      </w:r>
      <w:proofErr w:type="spellEnd"/>
      <w:r w:rsidRPr="00CB4E16">
        <w:rPr>
          <w:color w:val="000000" w:themeColor="text1"/>
          <w:sz w:val="26"/>
          <w:szCs w:val="26"/>
        </w:rPr>
        <w:t xml:space="preserve">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phù</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điều</w:t>
      </w:r>
      <w:proofErr w:type="spellEnd"/>
      <w:r w:rsidRPr="00CB4E16">
        <w:rPr>
          <w:color w:val="000000" w:themeColor="text1"/>
          <w:sz w:val="26"/>
          <w:szCs w:val="26"/>
        </w:rPr>
        <w:t xml:space="preserve"> </w:t>
      </w:r>
      <w:proofErr w:type="spellStart"/>
      <w:r w:rsidRPr="00CB4E16">
        <w:rPr>
          <w:color w:val="000000" w:themeColor="text1"/>
          <w:sz w:val="26"/>
          <w:szCs w:val="26"/>
        </w:rPr>
        <w:t>kiện</w:t>
      </w:r>
      <w:proofErr w:type="spellEnd"/>
      <w:r w:rsidRPr="00CB4E16">
        <w:rPr>
          <w:color w:val="000000" w:themeColor="text1"/>
          <w:sz w:val="26"/>
          <w:szCs w:val="26"/>
        </w:rPr>
        <w:t xml:space="preserve"> Việt Nam.</w:t>
      </w:r>
    </w:p>
    <w:p w14:paraId="33815EE0" w14:textId="77777777" w:rsidR="008C4A44" w:rsidRPr="00CB4E16" w:rsidRDefault="00000000">
      <w:pPr>
        <w:pStyle w:val="Heading3"/>
        <w:keepNext/>
        <w:spacing w:before="180" w:after="120" w:line="276" w:lineRule="auto"/>
        <w:rPr>
          <w:color w:val="000000" w:themeColor="text1"/>
        </w:rPr>
      </w:pPr>
      <w:bookmarkStart w:id="91" w:name="_Toc237786477"/>
      <w:bookmarkStart w:id="92" w:name="_Toc237789004"/>
      <w:r w:rsidRPr="00CB4E16">
        <w:rPr>
          <w:bCs/>
          <w:iCs/>
          <w:color w:val="000000" w:themeColor="text1"/>
        </w:rPr>
        <w:t xml:space="preserve">c) </w:t>
      </w:r>
      <w:proofErr w:type="spellStart"/>
      <w:r w:rsidRPr="00CB4E16">
        <w:rPr>
          <w:bCs/>
          <w:iCs/>
          <w:color w:val="000000" w:themeColor="text1"/>
        </w:rPr>
        <w:t>Bổ</w:t>
      </w:r>
      <w:proofErr w:type="spellEnd"/>
      <w:r w:rsidRPr="00CB4E16">
        <w:rPr>
          <w:bCs/>
          <w:iCs/>
          <w:color w:val="000000" w:themeColor="text1"/>
        </w:rPr>
        <w:t xml:space="preserve"> sung </w:t>
      </w:r>
      <w:proofErr w:type="spellStart"/>
      <w:r w:rsidRPr="00CB4E16">
        <w:rPr>
          <w:bCs/>
          <w:iCs/>
          <w:color w:val="000000" w:themeColor="text1"/>
        </w:rPr>
        <w:t>hiện</w:t>
      </w:r>
      <w:proofErr w:type="spellEnd"/>
      <w:r w:rsidRPr="00CB4E16">
        <w:rPr>
          <w:bCs/>
          <w:iCs/>
          <w:color w:val="000000" w:themeColor="text1"/>
        </w:rPr>
        <w:t xml:space="preserve"> </w:t>
      </w:r>
      <w:proofErr w:type="spellStart"/>
      <w:r w:rsidRPr="00CB4E16">
        <w:rPr>
          <w:bCs/>
          <w:iCs/>
          <w:color w:val="000000" w:themeColor="text1"/>
        </w:rPr>
        <w:t>trạng</w:t>
      </w:r>
      <w:proofErr w:type="spellEnd"/>
      <w:r w:rsidRPr="00CB4E16">
        <w:rPr>
          <w:bCs/>
          <w:iCs/>
          <w:color w:val="000000" w:themeColor="text1"/>
        </w:rPr>
        <w:t xml:space="preserve"> </w:t>
      </w:r>
      <w:proofErr w:type="spellStart"/>
      <w:r w:rsidRPr="00CB4E16">
        <w:rPr>
          <w:bCs/>
          <w:iCs/>
          <w:color w:val="000000" w:themeColor="text1"/>
        </w:rPr>
        <w:t>nền</w:t>
      </w:r>
      <w:proofErr w:type="spellEnd"/>
      <w:r w:rsidRPr="00CB4E16">
        <w:rPr>
          <w:bCs/>
          <w:iCs/>
          <w:color w:val="000000" w:themeColor="text1"/>
        </w:rPr>
        <w:t xml:space="preserve"> </w:t>
      </w:r>
      <w:proofErr w:type="spellStart"/>
      <w:r w:rsidRPr="00CB4E16">
        <w:rPr>
          <w:bCs/>
          <w:iCs/>
          <w:color w:val="000000" w:themeColor="text1"/>
        </w:rPr>
        <w:t>tảng</w:t>
      </w:r>
      <w:proofErr w:type="spellEnd"/>
      <w:r w:rsidRPr="00CB4E16">
        <w:rPr>
          <w:bCs/>
          <w:iCs/>
          <w:color w:val="000000" w:themeColor="text1"/>
        </w:rPr>
        <w:t xml:space="preserve"> </w:t>
      </w:r>
      <w:proofErr w:type="spellStart"/>
      <w:r w:rsidRPr="00CB4E16">
        <w:rPr>
          <w:bCs/>
          <w:iCs/>
          <w:color w:val="000000" w:themeColor="text1"/>
        </w:rPr>
        <w:t>số</w:t>
      </w:r>
      <w:proofErr w:type="spellEnd"/>
      <w:r w:rsidRPr="00CB4E16">
        <w:rPr>
          <w:bCs/>
          <w:iCs/>
          <w:color w:val="000000" w:themeColor="text1"/>
        </w:rPr>
        <w:t xml:space="preserve"> KH,CN&amp;ĐMST </w:t>
      </w:r>
      <w:proofErr w:type="spellStart"/>
      <w:r w:rsidRPr="00CB4E16">
        <w:rPr>
          <w:bCs/>
          <w:iCs/>
          <w:color w:val="000000" w:themeColor="text1"/>
        </w:rPr>
        <w:t>tại</w:t>
      </w:r>
      <w:proofErr w:type="spellEnd"/>
      <w:r w:rsidRPr="00CB4E16">
        <w:rPr>
          <w:bCs/>
          <w:iCs/>
          <w:color w:val="000000" w:themeColor="text1"/>
        </w:rPr>
        <w:t xml:space="preserve"> Việt Nam</w:t>
      </w:r>
      <w:bookmarkEnd w:id="91"/>
      <w:bookmarkEnd w:id="92"/>
    </w:p>
    <w:p w14:paraId="0521951D" w14:textId="77777777" w:rsidR="00E36B6F" w:rsidRPr="00CB4E16" w:rsidRDefault="00000000" w:rsidP="00E36B6F">
      <w:pPr>
        <w:spacing w:after="120" w:line="276" w:lineRule="auto"/>
        <w:ind w:firstLine="567"/>
        <w:jc w:val="both"/>
        <w:rPr>
          <w:color w:val="000000" w:themeColor="text1"/>
          <w:sz w:val="26"/>
          <w:szCs w:val="26"/>
          <w:lang w:val="vi-VN"/>
        </w:rPr>
      </w:pPr>
      <w:proofErr w:type="spellStart"/>
      <w:r w:rsidRPr="00CB4E16">
        <w:rPr>
          <w:color w:val="000000" w:themeColor="text1"/>
          <w:sz w:val="26"/>
          <w:szCs w:val="26"/>
        </w:rPr>
        <w:t>Ngoài</w:t>
      </w:r>
      <w:proofErr w:type="spellEnd"/>
      <w:r w:rsidRPr="00CB4E16">
        <w:rPr>
          <w:color w:val="000000" w:themeColor="text1"/>
          <w:sz w:val="26"/>
          <w:szCs w:val="26"/>
        </w:rPr>
        <w:t xml:space="preserve"> Sàn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KH&amp;CN Việt Nam (</w:t>
      </w:r>
      <w:proofErr w:type="spellStart"/>
      <w:r w:rsidRPr="00CB4E16">
        <w:rPr>
          <w:color w:val="000000" w:themeColor="text1"/>
          <w:sz w:val="26"/>
          <w:szCs w:val="26"/>
        </w:rPr>
        <w:t>Techmart</w:t>
      </w:r>
      <w:proofErr w:type="spellEnd"/>
      <w:r w:rsidRPr="00CB4E16">
        <w:rPr>
          <w:color w:val="000000" w:themeColor="text1"/>
          <w:sz w:val="26"/>
          <w:szCs w:val="26"/>
        </w:rPr>
        <w:t xml:space="preserve"> Vietnam)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tích</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3,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sinh</w:t>
      </w:r>
      <w:proofErr w:type="spellEnd"/>
      <w:r w:rsidRPr="00CB4E16">
        <w:rPr>
          <w:color w:val="000000" w:themeColor="text1"/>
          <w:sz w:val="26"/>
          <w:szCs w:val="26"/>
        </w:rPr>
        <w:t xml:space="preserve"> </w:t>
      </w:r>
      <w:proofErr w:type="spellStart"/>
      <w:r w:rsidRPr="00CB4E16">
        <w:rPr>
          <w:color w:val="000000" w:themeColor="text1"/>
          <w:sz w:val="26"/>
          <w:szCs w:val="26"/>
        </w:rPr>
        <w:t>thái</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KH,CN&amp;ĐMST Việt Nam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thêm</w:t>
      </w:r>
      <w:proofErr w:type="spellEnd"/>
      <w:r w:rsidRPr="00CB4E16">
        <w:rPr>
          <w:color w:val="000000" w:themeColor="text1"/>
          <w:sz w:val="26"/>
          <w:szCs w:val="26"/>
        </w:rPr>
        <w:t xml:space="preserve"> </w:t>
      </w:r>
      <w:proofErr w:type="spellStart"/>
      <w:r w:rsidRPr="00CB4E16">
        <w:rPr>
          <w:color w:val="000000" w:themeColor="text1"/>
          <w:sz w:val="26"/>
          <w:szCs w:val="26"/>
        </w:rPr>
        <w:t>hai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đáng</w:t>
      </w:r>
      <w:proofErr w:type="spellEnd"/>
      <w:r w:rsidRPr="00CB4E16">
        <w:rPr>
          <w:color w:val="000000" w:themeColor="text1"/>
          <w:sz w:val="26"/>
          <w:szCs w:val="26"/>
        </w:rPr>
        <w:t xml:space="preserve"> </w:t>
      </w:r>
      <w:proofErr w:type="spellStart"/>
      <w:r w:rsidRPr="00CB4E16">
        <w:rPr>
          <w:color w:val="000000" w:themeColor="text1"/>
          <w:sz w:val="26"/>
          <w:szCs w:val="26"/>
        </w:rPr>
        <w:t>chú</w:t>
      </w:r>
      <w:proofErr w:type="spellEnd"/>
      <w:r w:rsidRPr="00CB4E16">
        <w:rPr>
          <w:color w:val="000000" w:themeColor="text1"/>
          <w:sz w:val="26"/>
          <w:szCs w:val="26"/>
        </w:rPr>
        <w:t xml:space="preserve"> ý:</w:t>
      </w:r>
    </w:p>
    <w:p w14:paraId="746235ED" w14:textId="77777777" w:rsidR="00E36B6F" w:rsidRPr="00CB4E16" w:rsidRDefault="00E36B6F" w:rsidP="00E36B6F">
      <w:pPr>
        <w:spacing w:after="120" w:line="276" w:lineRule="auto"/>
        <w:ind w:firstLine="567"/>
        <w:jc w:val="both"/>
        <w:rPr>
          <w:color w:val="000000" w:themeColor="text1"/>
          <w:sz w:val="26"/>
          <w:szCs w:val="26"/>
          <w:lang w:val="vi-VN"/>
        </w:rPr>
      </w:pPr>
      <w:r w:rsidRPr="00CB4E16">
        <w:rPr>
          <w:color w:val="000000" w:themeColor="text1"/>
          <w:sz w:val="26"/>
          <w:szCs w:val="26"/>
          <w:lang w:val="vi-VN"/>
        </w:rPr>
        <w:t xml:space="preserve">- </w:t>
      </w:r>
      <w:r w:rsidRPr="000D6BC2">
        <w:rPr>
          <w:color w:val="000000" w:themeColor="text1"/>
          <w:sz w:val="26"/>
          <w:szCs w:val="26"/>
          <w:lang w:val="vi-VN"/>
          <w:rPrChange w:id="93" w:author="Administrator" w:date="2026-08-16T18:41:00Z" w16du:dateUtc="2026-08-16T11:41:00Z">
            <w:rPr>
              <w:color w:val="000000" w:themeColor="text1"/>
              <w:sz w:val="26"/>
              <w:szCs w:val="26"/>
            </w:rPr>
          </w:rPrChange>
        </w:rPr>
        <w:t>Cơ sở dữ liệu quốc gia về KH&amp;CN: do Cục Thông tin, Thống kê (Bộ KH&amp;CN) xây dựng và phát triển, gồm dữ liệu công bố quốc tế, tổ chức, nhiệm vụ KH&amp;CN, đóng vai trò hạ tầng dữ liệu/thông tin (Data/Information Infrastructure) [9].</w:t>
      </w:r>
    </w:p>
    <w:p w14:paraId="76BBAE5E" w14:textId="77777777" w:rsidR="008C4A44" w:rsidRPr="000D6BC2" w:rsidRDefault="00E36B6F" w:rsidP="00E36B6F">
      <w:pPr>
        <w:spacing w:after="120" w:line="276" w:lineRule="auto"/>
        <w:ind w:firstLine="567"/>
        <w:jc w:val="both"/>
        <w:rPr>
          <w:color w:val="000000" w:themeColor="text1"/>
          <w:sz w:val="26"/>
          <w:szCs w:val="26"/>
          <w:lang w:val="vi-VN"/>
          <w:rPrChange w:id="94" w:author="Administrator" w:date="2026-08-16T18:41:00Z" w16du:dateUtc="2026-08-16T11:41:00Z">
            <w:rPr>
              <w:color w:val="000000" w:themeColor="text1"/>
              <w:sz w:val="26"/>
              <w:szCs w:val="26"/>
            </w:rPr>
          </w:rPrChange>
        </w:rPr>
      </w:pPr>
      <w:r w:rsidRPr="00CB4E16">
        <w:rPr>
          <w:color w:val="000000" w:themeColor="text1"/>
          <w:sz w:val="26"/>
          <w:szCs w:val="26"/>
          <w:lang w:val="vi-VN"/>
        </w:rPr>
        <w:t xml:space="preserve">- </w:t>
      </w:r>
      <w:r w:rsidRPr="000D6BC2">
        <w:rPr>
          <w:color w:val="000000" w:themeColor="text1"/>
          <w:sz w:val="26"/>
          <w:szCs w:val="26"/>
          <w:lang w:val="vi-VN"/>
          <w:rPrChange w:id="95" w:author="Administrator" w:date="2026-08-16T18:41:00Z" w16du:dateUtc="2026-08-16T11:41:00Z">
            <w:rPr>
              <w:color w:val="000000" w:themeColor="text1"/>
              <w:sz w:val="26"/>
              <w:szCs w:val="26"/>
            </w:rPr>
          </w:rPrChange>
        </w:rPr>
        <w:t xml:space="preserve">Cổng Sáng kiến khoa học, công nghệ, đổi mới sáng tạo và chuyển đổi số quốc gia: ra mắt tháng 8/2025, cho phép người dân, doanh nghiệp đăng nhập qua VNeID và </w:t>
      </w:r>
      <w:r w:rsidRPr="000D6BC2">
        <w:rPr>
          <w:color w:val="000000" w:themeColor="text1"/>
          <w:sz w:val="26"/>
          <w:szCs w:val="26"/>
          <w:lang w:val="vi-VN"/>
          <w:rPrChange w:id="96" w:author="Administrator" w:date="2026-08-16T18:41:00Z" w16du:dateUtc="2026-08-16T11:41:00Z">
            <w:rPr>
              <w:color w:val="000000" w:themeColor="text1"/>
              <w:sz w:val="26"/>
              <w:szCs w:val="26"/>
            </w:rPr>
          </w:rPrChange>
        </w:rPr>
        <w:lastRenderedPageBreak/>
        <w:t>gửi sáng kiến trực tuyến, đóng vai trò nền tảng tiếp nhận ý tưởng (Idea/Suggestion Platform) [9].</w:t>
      </w:r>
    </w:p>
    <w:p w14:paraId="191D544C" w14:textId="77777777" w:rsidR="008C4A44" w:rsidRPr="000D6BC2" w:rsidRDefault="00000000">
      <w:pPr>
        <w:spacing w:after="120" w:line="276" w:lineRule="auto"/>
        <w:ind w:firstLine="567"/>
        <w:jc w:val="both"/>
        <w:rPr>
          <w:color w:val="000000" w:themeColor="text1"/>
          <w:sz w:val="26"/>
          <w:szCs w:val="26"/>
          <w:lang w:val="vi-VN"/>
          <w:rPrChange w:id="97" w:author="Administrator" w:date="2026-08-16T18:41:00Z" w16du:dateUtc="2026-08-16T11:41:00Z">
            <w:rPr>
              <w:color w:val="000000" w:themeColor="text1"/>
              <w:sz w:val="26"/>
              <w:szCs w:val="26"/>
            </w:rPr>
          </w:rPrChange>
        </w:rPr>
      </w:pPr>
      <w:r w:rsidRPr="000D6BC2">
        <w:rPr>
          <w:color w:val="000000" w:themeColor="text1"/>
          <w:sz w:val="26"/>
          <w:szCs w:val="26"/>
          <w:lang w:val="vi-VN"/>
          <w:rPrChange w:id="98" w:author="Administrator" w:date="2026-08-16T18:41:00Z" w16du:dateUtc="2026-08-16T11:41:00Z">
            <w:rPr>
              <w:color w:val="000000" w:themeColor="text1"/>
              <w:sz w:val="26"/>
              <w:szCs w:val="26"/>
            </w:rPr>
          </w:rPrChange>
        </w:rPr>
        <w:t xml:space="preserve">Nhìn tổng thể, các thành phần trên đều có giá trị riêng nhưng đang tồn tại dưới dạng các nền tảng chuyên biệt, tách rời: CSDL KH&amp;CN nắm dữ liệu nhà khoa học </w:t>
      </w:r>
      <w:r w:rsidR="005B481C" w:rsidRPr="000D6BC2">
        <w:rPr>
          <w:color w:val="000000" w:themeColor="text1"/>
          <w:sz w:val="26"/>
          <w:szCs w:val="26"/>
          <w:lang w:val="vi-VN"/>
          <w:rPrChange w:id="99" w:author="Administrator" w:date="2026-08-16T18:41:00Z" w16du:dateUtc="2026-08-16T11:41:00Z">
            <w:rPr>
              <w:color w:val="000000" w:themeColor="text1"/>
              <w:sz w:val="26"/>
              <w:szCs w:val="26"/>
            </w:rPr>
          </w:rPrChange>
        </w:rPr>
        <w:t>-</w:t>
      </w:r>
      <w:r w:rsidRPr="000D6BC2">
        <w:rPr>
          <w:color w:val="000000" w:themeColor="text1"/>
          <w:sz w:val="26"/>
          <w:szCs w:val="26"/>
          <w:lang w:val="vi-VN"/>
          <w:rPrChange w:id="100" w:author="Administrator" w:date="2026-08-16T18:41:00Z" w16du:dateUtc="2026-08-16T11:41:00Z">
            <w:rPr>
              <w:color w:val="000000" w:themeColor="text1"/>
              <w:sz w:val="26"/>
              <w:szCs w:val="26"/>
            </w:rPr>
          </w:rPrChange>
        </w:rPr>
        <w:t xml:space="preserve"> công bố </w:t>
      </w:r>
      <w:r w:rsidR="005B481C" w:rsidRPr="000D6BC2">
        <w:rPr>
          <w:color w:val="000000" w:themeColor="text1"/>
          <w:sz w:val="26"/>
          <w:szCs w:val="26"/>
          <w:lang w:val="vi-VN"/>
          <w:rPrChange w:id="101" w:author="Administrator" w:date="2026-08-16T18:41:00Z" w16du:dateUtc="2026-08-16T11:41:00Z">
            <w:rPr>
              <w:color w:val="000000" w:themeColor="text1"/>
              <w:sz w:val="26"/>
              <w:szCs w:val="26"/>
            </w:rPr>
          </w:rPrChange>
        </w:rPr>
        <w:t>-</w:t>
      </w:r>
      <w:r w:rsidRPr="000D6BC2">
        <w:rPr>
          <w:color w:val="000000" w:themeColor="text1"/>
          <w:sz w:val="26"/>
          <w:szCs w:val="26"/>
          <w:lang w:val="vi-VN"/>
          <w:rPrChange w:id="102" w:author="Administrator" w:date="2026-08-16T18:41:00Z" w16du:dateUtc="2026-08-16T11:41:00Z">
            <w:rPr>
              <w:color w:val="000000" w:themeColor="text1"/>
              <w:sz w:val="26"/>
              <w:szCs w:val="26"/>
            </w:rPr>
          </w:rPrChange>
        </w:rPr>
        <w:t xml:space="preserve"> nhiệm vụ; Techmart nắm công nghệ </w:t>
      </w:r>
      <w:r w:rsidR="005B481C" w:rsidRPr="000D6BC2">
        <w:rPr>
          <w:color w:val="000000" w:themeColor="text1"/>
          <w:sz w:val="26"/>
          <w:szCs w:val="26"/>
          <w:lang w:val="vi-VN"/>
          <w:rPrChange w:id="103" w:author="Administrator" w:date="2026-08-16T18:41:00Z" w16du:dateUtc="2026-08-16T11:41:00Z">
            <w:rPr>
              <w:color w:val="000000" w:themeColor="text1"/>
              <w:sz w:val="26"/>
              <w:szCs w:val="26"/>
            </w:rPr>
          </w:rPrChange>
        </w:rPr>
        <w:t>-</w:t>
      </w:r>
      <w:r w:rsidRPr="000D6BC2">
        <w:rPr>
          <w:color w:val="000000" w:themeColor="text1"/>
          <w:sz w:val="26"/>
          <w:szCs w:val="26"/>
          <w:lang w:val="vi-VN"/>
          <w:rPrChange w:id="104" w:author="Administrator" w:date="2026-08-16T18:41:00Z" w16du:dateUtc="2026-08-16T11:41:00Z">
            <w:rPr>
              <w:color w:val="000000" w:themeColor="text1"/>
              <w:sz w:val="26"/>
              <w:szCs w:val="26"/>
            </w:rPr>
          </w:rPrChange>
        </w:rPr>
        <w:t xml:space="preserve"> nhu cầu; Cổng Sáng kiến nắm ý tưởng; các hệ thống viện/trường tự quản lý nhà khoa học </w:t>
      </w:r>
      <w:r w:rsidR="005B481C" w:rsidRPr="000D6BC2">
        <w:rPr>
          <w:color w:val="000000" w:themeColor="text1"/>
          <w:sz w:val="26"/>
          <w:szCs w:val="26"/>
          <w:lang w:val="vi-VN"/>
          <w:rPrChange w:id="105" w:author="Administrator" w:date="2026-08-16T18:41:00Z" w16du:dateUtc="2026-08-16T11:41:00Z">
            <w:rPr>
              <w:color w:val="000000" w:themeColor="text1"/>
              <w:sz w:val="26"/>
              <w:szCs w:val="26"/>
            </w:rPr>
          </w:rPrChange>
        </w:rPr>
        <w:t>-</w:t>
      </w:r>
      <w:r w:rsidRPr="000D6BC2">
        <w:rPr>
          <w:color w:val="000000" w:themeColor="text1"/>
          <w:sz w:val="26"/>
          <w:szCs w:val="26"/>
          <w:lang w:val="vi-VN"/>
          <w:rPrChange w:id="106" w:author="Administrator" w:date="2026-08-16T18:41:00Z" w16du:dateUtc="2026-08-16T11:41:00Z">
            <w:rPr>
              <w:color w:val="000000" w:themeColor="text1"/>
              <w:sz w:val="26"/>
              <w:szCs w:val="26"/>
            </w:rPr>
          </w:rPrChange>
        </w:rPr>
        <w:t xml:space="preserve"> đề tài </w:t>
      </w:r>
      <w:r w:rsidR="005B481C" w:rsidRPr="000D6BC2">
        <w:rPr>
          <w:color w:val="000000" w:themeColor="text1"/>
          <w:sz w:val="26"/>
          <w:szCs w:val="26"/>
          <w:lang w:val="vi-VN"/>
          <w:rPrChange w:id="107" w:author="Administrator" w:date="2026-08-16T18:41:00Z" w16du:dateUtc="2026-08-16T11:41:00Z">
            <w:rPr>
              <w:color w:val="000000" w:themeColor="text1"/>
              <w:sz w:val="26"/>
              <w:szCs w:val="26"/>
            </w:rPr>
          </w:rPrChange>
        </w:rPr>
        <w:t>-</w:t>
      </w:r>
      <w:r w:rsidRPr="000D6BC2">
        <w:rPr>
          <w:color w:val="000000" w:themeColor="text1"/>
          <w:sz w:val="26"/>
          <w:szCs w:val="26"/>
          <w:lang w:val="vi-VN"/>
          <w:rPrChange w:id="108" w:author="Administrator" w:date="2026-08-16T18:41:00Z" w16du:dateUtc="2026-08-16T11:41:00Z">
            <w:rPr>
              <w:color w:val="000000" w:themeColor="text1"/>
              <w:sz w:val="26"/>
              <w:szCs w:val="26"/>
            </w:rPr>
          </w:rPrChange>
        </w:rPr>
        <w:t xml:space="preserve"> công bố nội bộ. Khoảng trống rõ nét nhất nằm ở lớp kết nối và huy động nguồn lực giữa các thành phần này </w:t>
      </w:r>
      <w:r w:rsidR="005B481C" w:rsidRPr="000D6BC2">
        <w:rPr>
          <w:color w:val="000000" w:themeColor="text1"/>
          <w:sz w:val="26"/>
          <w:szCs w:val="26"/>
          <w:lang w:val="vi-VN"/>
          <w:rPrChange w:id="109" w:author="Administrator" w:date="2026-08-16T18:41:00Z" w16du:dateUtc="2026-08-16T11:41:00Z">
            <w:rPr>
              <w:color w:val="000000" w:themeColor="text1"/>
              <w:sz w:val="26"/>
              <w:szCs w:val="26"/>
            </w:rPr>
          </w:rPrChange>
        </w:rPr>
        <w:t>-</w:t>
      </w:r>
      <w:r w:rsidRPr="000D6BC2">
        <w:rPr>
          <w:color w:val="000000" w:themeColor="text1"/>
          <w:sz w:val="26"/>
          <w:szCs w:val="26"/>
          <w:lang w:val="vi-VN"/>
          <w:rPrChange w:id="110" w:author="Administrator" w:date="2026-08-16T18:41:00Z" w16du:dateUtc="2026-08-16T11:41:00Z">
            <w:rPr>
              <w:color w:val="000000" w:themeColor="text1"/>
              <w:sz w:val="26"/>
              <w:szCs w:val="26"/>
            </w:rPr>
          </w:rPrChange>
        </w:rPr>
        <w:t xml:space="preserve"> đúng là khoảng trống mà VUSTA, với mạng lưới 152 hội thành viên và 624 tổ chức KH&amp;CN trực thuộc, có lợi thế tự nhiên để đảm nhận.</w:t>
      </w:r>
    </w:p>
    <w:p w14:paraId="15379CBD" w14:textId="77777777" w:rsidR="008C4A44" w:rsidRPr="000D6BC2" w:rsidRDefault="00000000">
      <w:pPr>
        <w:spacing w:after="120" w:line="276" w:lineRule="auto"/>
        <w:ind w:firstLine="567"/>
        <w:jc w:val="both"/>
        <w:rPr>
          <w:color w:val="000000" w:themeColor="text1"/>
          <w:sz w:val="26"/>
          <w:szCs w:val="26"/>
          <w:lang w:val="vi-VN"/>
          <w:rPrChange w:id="111" w:author="Administrator" w:date="2026-08-16T18:41:00Z" w16du:dateUtc="2026-08-16T11:41:00Z">
            <w:rPr>
              <w:color w:val="000000" w:themeColor="text1"/>
              <w:sz w:val="26"/>
              <w:szCs w:val="26"/>
            </w:rPr>
          </w:rPrChange>
        </w:rPr>
      </w:pPr>
      <w:r w:rsidRPr="000D6BC2">
        <w:rPr>
          <w:color w:val="000000" w:themeColor="text1"/>
          <w:sz w:val="26"/>
          <w:szCs w:val="26"/>
          <w:lang w:val="vi-VN"/>
          <w:rPrChange w:id="112" w:author="Administrator" w:date="2026-08-16T18:41:00Z" w16du:dateUtc="2026-08-16T11:41:00Z">
            <w:rPr>
              <w:color w:val="000000" w:themeColor="text1"/>
              <w:sz w:val="26"/>
              <w:szCs w:val="26"/>
            </w:rPr>
          </w:rPrChange>
        </w:rPr>
        <w:t>Phạm vi liên thông trong nước dự kiến gồm: cơ sở dữ liệu và cổng thông tin KH&amp;CN quốc gia; Sàn giao dịch Khoa học và Công nghệ Việt Nam; hệ thống của các bộ, ngành và địa phương; hệ thống quản lý nghiên cứu của viện, trường và tổ chức KH&amp;CN; mạng lưới doanh nghiệp, hiệp hội ngành nghề; các quỹ và tổ chức tài trợ. Việc kết nối với từng hệ thống chỉ được thực hiện khi có thỏa thuận, căn cứ pháp lý và tiêu chuẩn kỹ thuật phù hợp; tên gọi và đầu mối cụ thể phải được xác nhận với cơ quan chủ quản trong kế hoạch triển khai chi tiết.</w:t>
      </w:r>
    </w:p>
    <w:p w14:paraId="1184A9D2" w14:textId="77777777" w:rsidR="008C4A44" w:rsidRPr="00CB4E16" w:rsidRDefault="00000000">
      <w:pPr>
        <w:pStyle w:val="Heading3"/>
        <w:keepNext/>
        <w:spacing w:before="180" w:after="120" w:line="276" w:lineRule="auto"/>
        <w:rPr>
          <w:color w:val="000000" w:themeColor="text1"/>
        </w:rPr>
      </w:pPr>
      <w:bookmarkStart w:id="113" w:name="_Toc237786478"/>
      <w:bookmarkStart w:id="114" w:name="_Toc237789005"/>
      <w:r w:rsidRPr="00CB4E16">
        <w:rPr>
          <w:bCs/>
          <w:iCs/>
          <w:color w:val="000000" w:themeColor="text1"/>
        </w:rPr>
        <w:t xml:space="preserve">d) Định </w:t>
      </w:r>
      <w:proofErr w:type="spellStart"/>
      <w:r w:rsidRPr="00CB4E16">
        <w:rPr>
          <w:bCs/>
          <w:iCs/>
          <w:color w:val="000000" w:themeColor="text1"/>
        </w:rPr>
        <w:t>vị</w:t>
      </w:r>
      <w:proofErr w:type="spellEnd"/>
      <w:r w:rsidRPr="00CB4E16">
        <w:rPr>
          <w:bCs/>
          <w:iCs/>
          <w:color w:val="000000" w:themeColor="text1"/>
        </w:rPr>
        <w:t xml:space="preserve"> </w:t>
      </w:r>
      <w:proofErr w:type="spellStart"/>
      <w:r w:rsidRPr="00CB4E16">
        <w:rPr>
          <w:bCs/>
          <w:iCs/>
          <w:color w:val="000000" w:themeColor="text1"/>
        </w:rPr>
        <w:t>mô</w:t>
      </w:r>
      <w:proofErr w:type="spellEnd"/>
      <w:r w:rsidRPr="00CB4E16">
        <w:rPr>
          <w:bCs/>
          <w:iCs/>
          <w:color w:val="000000" w:themeColor="text1"/>
        </w:rPr>
        <w:t xml:space="preserve"> </w:t>
      </w:r>
      <w:proofErr w:type="spellStart"/>
      <w:r w:rsidRPr="00CB4E16">
        <w:rPr>
          <w:bCs/>
          <w:iCs/>
          <w:color w:val="000000" w:themeColor="text1"/>
        </w:rPr>
        <w:t>hình</w:t>
      </w:r>
      <w:proofErr w:type="spellEnd"/>
      <w:r w:rsidRPr="00CB4E16">
        <w:rPr>
          <w:bCs/>
          <w:iCs/>
          <w:color w:val="000000" w:themeColor="text1"/>
        </w:rPr>
        <w:t xml:space="preserve"> </w:t>
      </w:r>
      <w:r w:rsidR="00BF230E" w:rsidRPr="00CB4E16">
        <w:rPr>
          <w:bCs/>
          <w:iCs/>
          <w:color w:val="000000" w:themeColor="text1"/>
        </w:rPr>
        <w:t>VI CONNECT</w:t>
      </w:r>
      <w:bookmarkEnd w:id="113"/>
      <w:bookmarkEnd w:id="114"/>
    </w:p>
    <w:p w14:paraId="2973A8BE" w14:textId="77777777" w:rsidR="008C4A44" w:rsidRDefault="00000000">
      <w:pPr>
        <w:spacing w:after="120" w:line="276" w:lineRule="auto"/>
        <w:ind w:firstLine="567"/>
        <w:jc w:val="both"/>
        <w:rPr>
          <w:ins w:id="115" w:author="Administrator" w:date="2026-08-16T18:53:00Z" w16du:dateUtc="2026-08-16T11:53:00Z"/>
          <w:color w:val="000000" w:themeColor="text1"/>
          <w:sz w:val="26"/>
          <w:szCs w:val="26"/>
        </w:rPr>
      </w:pP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w:t>
      </w:r>
      <w:proofErr w:type="spellStart"/>
      <w:r w:rsidRPr="00CB4E16">
        <w:rPr>
          <w:color w:val="000000" w:themeColor="text1"/>
          <w:sz w:val="26"/>
          <w:szCs w:val="26"/>
        </w:rPr>
        <w:t>sát</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trạng</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phải</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cũng</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phải</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sàn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mà</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kích</w:t>
      </w:r>
      <w:proofErr w:type="spellEnd"/>
      <w:r w:rsidRPr="00CB4E16">
        <w:rPr>
          <w:color w:val="000000" w:themeColor="text1"/>
          <w:sz w:val="26"/>
          <w:szCs w:val="26"/>
        </w:rPr>
        <w:t xml:space="preserve"> </w:t>
      </w:r>
      <w:proofErr w:type="spellStart"/>
      <w:r w:rsidRPr="00CB4E16">
        <w:rPr>
          <w:color w:val="000000" w:themeColor="text1"/>
          <w:sz w:val="26"/>
          <w:szCs w:val="26"/>
        </w:rPr>
        <w:t>hoạt</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sinh</w:t>
      </w:r>
      <w:proofErr w:type="spellEnd"/>
      <w:r w:rsidRPr="00CB4E16">
        <w:rPr>
          <w:color w:val="000000" w:themeColor="text1"/>
          <w:sz w:val="26"/>
          <w:szCs w:val="26"/>
        </w:rPr>
        <w:t xml:space="preserve"> </w:t>
      </w:r>
      <w:proofErr w:type="spellStart"/>
      <w:r w:rsidRPr="00CB4E16">
        <w:rPr>
          <w:color w:val="000000" w:themeColor="text1"/>
          <w:sz w:val="26"/>
          <w:szCs w:val="26"/>
        </w:rPr>
        <w:t>thái</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mới</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triết</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năm</w:t>
      </w:r>
      <w:proofErr w:type="spellEnd"/>
      <w:r w:rsidRPr="00CB4E16">
        <w:rPr>
          <w:color w:val="000000" w:themeColor="text1"/>
          <w:sz w:val="26"/>
          <w:szCs w:val="26"/>
        </w:rPr>
        <w:t xml:space="preserve"> </w:t>
      </w:r>
      <w:proofErr w:type="spellStart"/>
      <w:r w:rsidRPr="00CB4E16">
        <w:rPr>
          <w:color w:val="000000" w:themeColor="text1"/>
          <w:sz w:val="26"/>
          <w:szCs w:val="26"/>
        </w:rPr>
        <w:t>bước</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(Connect) - </w:t>
      </w:r>
      <w:proofErr w:type="spellStart"/>
      <w:r w:rsidRPr="00CB4E16">
        <w:rPr>
          <w:color w:val="000000" w:themeColor="text1"/>
          <w:sz w:val="26"/>
          <w:szCs w:val="26"/>
        </w:rPr>
        <w:t>Ghép</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(Match) - Huy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(Mobilize) -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(Execute) -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(Impact) [9]. Theo </w:t>
      </w:r>
      <w:proofErr w:type="spellStart"/>
      <w:r w:rsidRPr="00CB4E16">
        <w:rPr>
          <w:color w:val="000000" w:themeColor="text1"/>
          <w:sz w:val="26"/>
          <w:szCs w:val="26"/>
        </w:rPr>
        <w:t>đó</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đến</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nhiều</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khác</w:t>
      </w:r>
      <w:proofErr w:type="spellEnd"/>
      <w:r w:rsidRPr="00CB4E16">
        <w:rPr>
          <w:color w:val="000000" w:themeColor="text1"/>
          <w:sz w:val="26"/>
          <w:szCs w:val="26"/>
        </w:rPr>
        <w:t xml:space="preserve"> </w:t>
      </w:r>
      <w:proofErr w:type="spellStart"/>
      <w:r w:rsidRPr="00CB4E16">
        <w:rPr>
          <w:color w:val="000000" w:themeColor="text1"/>
          <w:sz w:val="26"/>
          <w:szCs w:val="26"/>
        </w:rPr>
        <w:t>nhau</w:t>
      </w:r>
      <w:proofErr w:type="spellEnd"/>
      <w:r w:rsidRPr="00CB4E16">
        <w:rPr>
          <w:color w:val="000000" w:themeColor="text1"/>
          <w:sz w:val="26"/>
          <w:szCs w:val="26"/>
        </w:rPr>
        <w:t xml:space="preserve"> (CSDL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KH&amp;CN, </w:t>
      </w:r>
      <w:proofErr w:type="spellStart"/>
      <w:r w:rsidRPr="00CB4E16">
        <w:rPr>
          <w:color w:val="000000" w:themeColor="text1"/>
          <w:sz w:val="26"/>
          <w:szCs w:val="26"/>
        </w:rPr>
        <w:t>Techmart</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viện</w:t>
      </w:r>
      <w:proofErr w:type="spellEnd"/>
      <w:r w:rsidRPr="00CB4E16">
        <w:rPr>
          <w:color w:val="000000" w:themeColor="text1"/>
          <w:sz w:val="26"/>
          <w:szCs w:val="26"/>
        </w:rPr>
        <w:t>/</w:t>
      </w:r>
      <w:proofErr w:type="spellStart"/>
      <w:r w:rsidRPr="00CB4E16">
        <w:rPr>
          <w:color w:val="000000" w:themeColor="text1"/>
          <w:sz w:val="26"/>
          <w:szCs w:val="26"/>
        </w:rPr>
        <w:t>trường</w:t>
      </w:r>
      <w:proofErr w:type="spellEnd"/>
      <w:r w:rsidRPr="00CB4E16">
        <w:rPr>
          <w:color w:val="000000" w:themeColor="text1"/>
          <w:sz w:val="26"/>
          <w:szCs w:val="26"/>
        </w:rPr>
        <w:t xml:space="preserve">), </w:t>
      </w:r>
      <w:proofErr w:type="spellStart"/>
      <w:r w:rsidRPr="00CB4E16">
        <w:rPr>
          <w:color w:val="000000" w:themeColor="text1"/>
          <w:sz w:val="26"/>
          <w:szCs w:val="26"/>
        </w:rPr>
        <w:t>nhưng</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cốt</w:t>
      </w:r>
      <w:proofErr w:type="spellEnd"/>
      <w:r w:rsidRPr="00CB4E16">
        <w:rPr>
          <w:color w:val="000000" w:themeColor="text1"/>
          <w:sz w:val="26"/>
          <w:szCs w:val="26"/>
        </w:rPr>
        <w:t xml:space="preserve"> </w:t>
      </w:r>
      <w:proofErr w:type="spellStart"/>
      <w:r w:rsidRPr="00CB4E16">
        <w:rPr>
          <w:color w:val="000000" w:themeColor="text1"/>
          <w:sz w:val="26"/>
          <w:szCs w:val="26"/>
        </w:rPr>
        <w:t>lõi</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biến</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đó</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qua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lớp</w:t>
      </w:r>
      <w:proofErr w:type="spellEnd"/>
      <w:r w:rsidRPr="00CB4E16">
        <w:rPr>
          <w:color w:val="000000" w:themeColor="text1"/>
          <w:sz w:val="26"/>
          <w:szCs w:val="26"/>
        </w:rPr>
        <w:t xml:space="preserve"> Knowledge Graph </w:t>
      </w:r>
      <w:proofErr w:type="spellStart"/>
      <w:r w:rsidRPr="00CB4E16">
        <w:rPr>
          <w:color w:val="000000" w:themeColor="text1"/>
          <w:sz w:val="26"/>
          <w:szCs w:val="26"/>
        </w:rPr>
        <w:t>trung</w:t>
      </w:r>
      <w:proofErr w:type="spellEnd"/>
      <w:r w:rsidRPr="00CB4E16">
        <w:rPr>
          <w:color w:val="000000" w:themeColor="text1"/>
          <w:sz w:val="26"/>
          <w:szCs w:val="26"/>
        </w:rPr>
        <w:t xml:space="preserve"> </w:t>
      </w:r>
      <w:proofErr w:type="spellStart"/>
      <w:r w:rsidRPr="00CB4E16">
        <w:rPr>
          <w:color w:val="000000" w:themeColor="text1"/>
          <w:sz w:val="26"/>
          <w:szCs w:val="26"/>
        </w:rPr>
        <w:t>tâm</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ba</w:t>
      </w:r>
      <w:proofErr w:type="spellEnd"/>
      <w:r w:rsidRPr="00CB4E16">
        <w:rPr>
          <w:color w:val="000000" w:themeColor="text1"/>
          <w:sz w:val="26"/>
          <w:szCs w:val="26"/>
        </w:rPr>
        <w:t xml:space="preserve"> </w:t>
      </w:r>
      <w:proofErr w:type="spellStart"/>
      <w:r w:rsidRPr="00CB4E16">
        <w:rPr>
          <w:color w:val="000000" w:themeColor="text1"/>
          <w:sz w:val="26"/>
          <w:szCs w:val="26"/>
        </w:rPr>
        <w:t>trụ</w:t>
      </w:r>
      <w:proofErr w:type="spellEnd"/>
      <w:r w:rsidRPr="00CB4E16">
        <w:rPr>
          <w:color w:val="000000" w:themeColor="text1"/>
          <w:sz w:val="26"/>
          <w:szCs w:val="26"/>
        </w:rPr>
        <w:t xml:space="preserve"> </w:t>
      </w:r>
      <w:proofErr w:type="spellStart"/>
      <w:r w:rsidRPr="00CB4E16">
        <w:rPr>
          <w:color w:val="000000" w:themeColor="text1"/>
          <w:sz w:val="26"/>
          <w:szCs w:val="26"/>
        </w:rPr>
        <w:t>cột</w:t>
      </w:r>
      <w:proofErr w:type="spellEnd"/>
      <w:r w:rsidRPr="00CB4E16">
        <w:rPr>
          <w:color w:val="000000" w:themeColor="text1"/>
          <w:sz w:val="26"/>
          <w:szCs w:val="26"/>
        </w:rPr>
        <w:t xml:space="preserve"> People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Assets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Opportunities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dẫn</w:t>
      </w:r>
      <w:proofErr w:type="spellEnd"/>
      <w:r w:rsidRPr="00CB4E16">
        <w:rPr>
          <w:color w:val="000000" w:themeColor="text1"/>
          <w:sz w:val="26"/>
          <w:szCs w:val="26"/>
        </w:rPr>
        <w:t xml:space="preserve"> </w:t>
      </w:r>
      <w:proofErr w:type="spellStart"/>
      <w:r w:rsidRPr="00CB4E16">
        <w:rPr>
          <w:color w:val="000000" w:themeColor="text1"/>
          <w:sz w:val="26"/>
          <w:szCs w:val="26"/>
        </w:rPr>
        <w:t>tới</w:t>
      </w:r>
      <w:proofErr w:type="spellEnd"/>
      <w:r w:rsidRPr="00CB4E16">
        <w:rPr>
          <w:color w:val="000000" w:themeColor="text1"/>
          <w:sz w:val="26"/>
          <w:szCs w:val="26"/>
        </w:rPr>
        <w:t xml:space="preserve"> Project - Collaboration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hỗ</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bởi</w:t>
      </w:r>
      <w:proofErr w:type="spellEnd"/>
      <w:r w:rsidRPr="00CB4E16">
        <w:rPr>
          <w:color w:val="000000" w:themeColor="text1"/>
          <w:sz w:val="26"/>
          <w:szCs w:val="26"/>
        </w:rPr>
        <w:t xml:space="preserve"> AI Matching </w:t>
      </w:r>
      <w:proofErr w:type="spellStart"/>
      <w:r w:rsidRPr="00CB4E16">
        <w:rPr>
          <w:color w:val="000000" w:themeColor="text1"/>
          <w:sz w:val="26"/>
          <w:szCs w:val="26"/>
        </w:rPr>
        <w:t>xuyên</w:t>
      </w:r>
      <w:proofErr w:type="spellEnd"/>
      <w:r w:rsidRPr="00CB4E16">
        <w:rPr>
          <w:color w:val="000000" w:themeColor="text1"/>
          <w:sz w:val="26"/>
          <w:szCs w:val="26"/>
        </w:rPr>
        <w:t xml:space="preserve"> </w:t>
      </w:r>
      <w:proofErr w:type="spellStart"/>
      <w:r w:rsidRPr="00CB4E16">
        <w:rPr>
          <w:color w:val="000000" w:themeColor="text1"/>
          <w:sz w:val="26"/>
          <w:szCs w:val="26"/>
        </w:rPr>
        <w:t>suốt</w:t>
      </w:r>
      <w:proofErr w:type="spellEnd"/>
      <w:r w:rsidRPr="00CB4E16">
        <w:rPr>
          <w:color w:val="000000" w:themeColor="text1"/>
          <w:sz w:val="26"/>
          <w:szCs w:val="26"/>
        </w:rPr>
        <w:t xml:space="preserve"> [9]. Định </w:t>
      </w:r>
      <w:proofErr w:type="spellStart"/>
      <w:r w:rsidRPr="00CB4E16">
        <w:rPr>
          <w:color w:val="000000" w:themeColor="text1"/>
          <w:sz w:val="26"/>
          <w:szCs w:val="26"/>
        </w:rPr>
        <w:t>hướng</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BrCris</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tri </w:t>
      </w:r>
      <w:proofErr w:type="spellStart"/>
      <w:r w:rsidRPr="00CB4E16">
        <w:rPr>
          <w:color w:val="000000" w:themeColor="text1"/>
          <w:sz w:val="26"/>
          <w:szCs w:val="26"/>
        </w:rPr>
        <w:t>thức</w:t>
      </w:r>
      <w:proofErr w:type="spellEnd"/>
      <w:r w:rsidRPr="00CB4E16">
        <w:rPr>
          <w:color w:val="000000" w:themeColor="text1"/>
          <w:sz w:val="26"/>
          <w:szCs w:val="26"/>
        </w:rPr>
        <w:t xml:space="preserve">/Expert Finder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VIVO - </w:t>
      </w:r>
      <w:proofErr w:type="spellStart"/>
      <w:r w:rsidRPr="00CB4E16">
        <w:rPr>
          <w:color w:val="000000" w:themeColor="text1"/>
          <w:sz w:val="26"/>
          <w:szCs w:val="26"/>
        </w:rPr>
        <w:t>OpenAlex</w:t>
      </w:r>
      <w:proofErr w:type="spellEnd"/>
      <w:r w:rsidRPr="00CB4E16">
        <w:rPr>
          <w:color w:val="000000" w:themeColor="text1"/>
          <w:sz w:val="26"/>
          <w:szCs w:val="26"/>
        </w:rPr>
        <w:t xml:space="preserve"> - J-GLOBAL,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CORDIS,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marketplace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WIPO GREEN - EEN,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khảo</w:t>
      </w:r>
      <w:proofErr w:type="spellEnd"/>
      <w:r w:rsidRPr="00CB4E16">
        <w:rPr>
          <w:color w:val="000000" w:themeColor="text1"/>
          <w:sz w:val="26"/>
          <w:szCs w:val="26"/>
        </w:rPr>
        <w:t xml:space="preserve"> CAST/</w:t>
      </w:r>
      <w:proofErr w:type="spellStart"/>
      <w:r w:rsidRPr="00CB4E16">
        <w:rPr>
          <w:color w:val="000000" w:themeColor="text1"/>
          <w:sz w:val="26"/>
          <w:szCs w:val="26"/>
        </w:rPr>
        <w:t>科创中国</w:t>
      </w:r>
      <w:proofErr w:type="spellEnd"/>
      <w:r w:rsidRPr="00CB4E16">
        <w:rPr>
          <w:color w:val="000000" w:themeColor="text1"/>
          <w:sz w:val="26"/>
          <w:szCs w:val="26"/>
        </w:rPr>
        <w:t xml:space="preserve"> [9].</w:t>
      </w:r>
    </w:p>
    <w:p w14:paraId="6000DEC6" w14:textId="5D7757F8" w:rsidR="000D6BC2" w:rsidRPr="000D6BC2" w:rsidRDefault="000D6BC2" w:rsidP="000D6BC2">
      <w:pPr>
        <w:spacing w:after="120" w:line="276" w:lineRule="auto"/>
        <w:ind w:firstLine="567"/>
        <w:jc w:val="both"/>
        <w:rPr>
          <w:ins w:id="116" w:author="Administrator" w:date="2026-08-16T18:53:00Z" w16du:dateUtc="2026-08-16T11:53:00Z"/>
          <w:color w:val="EE0000"/>
          <w:sz w:val="26"/>
          <w:szCs w:val="26"/>
          <w:rPrChange w:id="117" w:author="Administrator" w:date="2026-08-16T18:53:00Z" w16du:dateUtc="2026-08-16T11:53:00Z">
            <w:rPr>
              <w:ins w:id="118" w:author="Administrator" w:date="2026-08-16T18:53:00Z" w16du:dateUtc="2026-08-16T11:53:00Z"/>
              <w:color w:val="000000" w:themeColor="text1"/>
              <w:sz w:val="26"/>
              <w:szCs w:val="26"/>
            </w:rPr>
          </w:rPrChange>
        </w:rPr>
      </w:pPr>
      <w:ins w:id="119" w:author="Administrator" w:date="2026-08-16T18:53:00Z" w16du:dateUtc="2026-08-16T11:53:00Z">
        <w:r w:rsidRPr="000D6BC2">
          <w:rPr>
            <w:color w:val="EE0000"/>
            <w:sz w:val="26"/>
            <w:szCs w:val="26"/>
            <w:rPrChange w:id="120" w:author="Administrator" w:date="2026-08-16T18:53:00Z" w16du:dateUtc="2026-08-16T11:53:00Z">
              <w:rPr>
                <w:color w:val="000000" w:themeColor="text1"/>
                <w:sz w:val="26"/>
                <w:szCs w:val="26"/>
              </w:rPr>
            </w:rPrChange>
          </w:rPr>
          <w:t xml:space="preserve">VI </w:t>
        </w:r>
        <w:commentRangeStart w:id="121"/>
        <w:r w:rsidRPr="000D6BC2">
          <w:rPr>
            <w:color w:val="EE0000"/>
            <w:sz w:val="26"/>
            <w:szCs w:val="26"/>
            <w:rPrChange w:id="122" w:author="Administrator" w:date="2026-08-16T18:53:00Z" w16du:dateUtc="2026-08-16T11:53:00Z">
              <w:rPr>
                <w:color w:val="000000" w:themeColor="text1"/>
                <w:sz w:val="26"/>
                <w:szCs w:val="26"/>
              </w:rPr>
            </w:rPrChange>
          </w:rPr>
          <w:t>CONNECT</w:t>
        </w:r>
      </w:ins>
      <w:commentRangeEnd w:id="121"/>
      <w:ins w:id="123" w:author="Administrator" w:date="2026-08-16T18:54:00Z" w16du:dateUtc="2026-08-16T11:54:00Z">
        <w:r>
          <w:rPr>
            <w:rStyle w:val="CommentReference"/>
          </w:rPr>
          <w:commentReference w:id="121"/>
        </w:r>
      </w:ins>
      <w:ins w:id="124" w:author="Administrator" w:date="2026-08-16T18:53:00Z" w16du:dateUtc="2026-08-16T11:53:00Z">
        <w:r w:rsidRPr="000D6BC2">
          <w:rPr>
            <w:color w:val="EE0000"/>
            <w:sz w:val="26"/>
            <w:szCs w:val="26"/>
            <w:rPrChange w:id="12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26" w:author="Administrator" w:date="2026-08-16T18:53:00Z" w16du:dateUtc="2026-08-16T11:53:00Z">
              <w:rPr>
                <w:color w:val="000000" w:themeColor="text1"/>
                <w:sz w:val="26"/>
                <w:szCs w:val="26"/>
              </w:rPr>
            </w:rPrChange>
          </w:rPr>
          <w:t>được</w:t>
        </w:r>
        <w:proofErr w:type="spellEnd"/>
        <w:r w:rsidRPr="000D6BC2">
          <w:rPr>
            <w:color w:val="EE0000"/>
            <w:sz w:val="26"/>
            <w:szCs w:val="26"/>
            <w:rPrChange w:id="12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28" w:author="Administrator" w:date="2026-08-16T18:53:00Z" w16du:dateUtc="2026-08-16T11:53:00Z">
              <w:rPr>
                <w:color w:val="000000" w:themeColor="text1"/>
                <w:sz w:val="26"/>
                <w:szCs w:val="26"/>
              </w:rPr>
            </w:rPrChange>
          </w:rPr>
          <w:t>định</w:t>
        </w:r>
        <w:proofErr w:type="spellEnd"/>
        <w:r w:rsidRPr="000D6BC2">
          <w:rPr>
            <w:color w:val="EE0000"/>
            <w:sz w:val="26"/>
            <w:szCs w:val="26"/>
            <w:rPrChange w:id="12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30" w:author="Administrator" w:date="2026-08-16T18:53:00Z" w16du:dateUtc="2026-08-16T11:53:00Z">
              <w:rPr>
                <w:color w:val="000000" w:themeColor="text1"/>
                <w:sz w:val="26"/>
                <w:szCs w:val="26"/>
              </w:rPr>
            </w:rPrChange>
          </w:rPr>
          <w:t>vị</w:t>
        </w:r>
        <w:proofErr w:type="spellEnd"/>
        <w:r w:rsidRPr="000D6BC2">
          <w:rPr>
            <w:color w:val="EE0000"/>
            <w:sz w:val="26"/>
            <w:szCs w:val="26"/>
            <w:rPrChange w:id="13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32" w:author="Administrator" w:date="2026-08-16T18:53:00Z" w16du:dateUtc="2026-08-16T11:53:00Z">
              <w:rPr>
                <w:color w:val="000000" w:themeColor="text1"/>
                <w:sz w:val="26"/>
                <w:szCs w:val="26"/>
              </w:rPr>
            </w:rPrChange>
          </w:rPr>
          <w:t>là</w:t>
        </w:r>
        <w:proofErr w:type="spellEnd"/>
        <w:r w:rsidRPr="000D6BC2">
          <w:rPr>
            <w:color w:val="EE0000"/>
            <w:sz w:val="26"/>
            <w:szCs w:val="26"/>
            <w:rPrChange w:id="13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34" w:author="Administrator" w:date="2026-08-16T18:53:00Z" w16du:dateUtc="2026-08-16T11:53:00Z">
              <w:rPr>
                <w:color w:val="000000" w:themeColor="text1"/>
                <w:sz w:val="26"/>
                <w:szCs w:val="26"/>
              </w:rPr>
            </w:rPrChange>
          </w:rPr>
          <w:t>lớp</w:t>
        </w:r>
        <w:proofErr w:type="spellEnd"/>
        <w:r w:rsidRPr="000D6BC2">
          <w:rPr>
            <w:color w:val="EE0000"/>
            <w:sz w:val="26"/>
            <w:szCs w:val="26"/>
            <w:rPrChange w:id="13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36" w:author="Administrator" w:date="2026-08-16T18:53:00Z" w16du:dateUtc="2026-08-16T11:53:00Z">
              <w:rPr>
                <w:color w:val="000000" w:themeColor="text1"/>
                <w:sz w:val="26"/>
                <w:szCs w:val="26"/>
              </w:rPr>
            </w:rPrChange>
          </w:rPr>
          <w:t>điều</w:t>
        </w:r>
        <w:proofErr w:type="spellEnd"/>
        <w:r w:rsidRPr="000D6BC2">
          <w:rPr>
            <w:color w:val="EE0000"/>
            <w:sz w:val="26"/>
            <w:szCs w:val="26"/>
            <w:rPrChange w:id="13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38" w:author="Administrator" w:date="2026-08-16T18:53:00Z" w16du:dateUtc="2026-08-16T11:53:00Z">
              <w:rPr>
                <w:color w:val="000000" w:themeColor="text1"/>
                <w:sz w:val="26"/>
                <w:szCs w:val="26"/>
              </w:rPr>
            </w:rPrChange>
          </w:rPr>
          <w:t>phối</w:t>
        </w:r>
        <w:proofErr w:type="spellEnd"/>
        <w:r w:rsidRPr="000D6BC2">
          <w:rPr>
            <w:color w:val="EE0000"/>
            <w:sz w:val="26"/>
            <w:szCs w:val="26"/>
            <w:rPrChange w:id="13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40" w:author="Administrator" w:date="2026-08-16T18:53:00Z" w16du:dateUtc="2026-08-16T11:53:00Z">
              <w:rPr>
                <w:color w:val="000000" w:themeColor="text1"/>
                <w:sz w:val="26"/>
                <w:szCs w:val="26"/>
              </w:rPr>
            </w:rPrChange>
          </w:rPr>
          <w:t>thông</w:t>
        </w:r>
        <w:proofErr w:type="spellEnd"/>
        <w:r w:rsidRPr="000D6BC2">
          <w:rPr>
            <w:color w:val="EE0000"/>
            <w:sz w:val="26"/>
            <w:szCs w:val="26"/>
            <w:rPrChange w:id="14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42" w:author="Administrator" w:date="2026-08-16T18:53:00Z" w16du:dateUtc="2026-08-16T11:53:00Z">
              <w:rPr>
                <w:color w:val="000000" w:themeColor="text1"/>
                <w:sz w:val="26"/>
                <w:szCs w:val="26"/>
              </w:rPr>
            </w:rPrChange>
          </w:rPr>
          <w:t>minh</w:t>
        </w:r>
        <w:proofErr w:type="spellEnd"/>
        <w:r w:rsidRPr="000D6BC2">
          <w:rPr>
            <w:color w:val="EE0000"/>
            <w:sz w:val="26"/>
            <w:szCs w:val="26"/>
            <w:rPrChange w:id="14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44" w:author="Administrator" w:date="2026-08-16T18:53:00Z" w16du:dateUtc="2026-08-16T11:53:00Z">
              <w:rPr>
                <w:color w:val="000000" w:themeColor="text1"/>
                <w:sz w:val="26"/>
                <w:szCs w:val="26"/>
              </w:rPr>
            </w:rPrChange>
          </w:rPr>
          <w:t>và</w:t>
        </w:r>
        <w:proofErr w:type="spellEnd"/>
        <w:r w:rsidRPr="000D6BC2">
          <w:rPr>
            <w:color w:val="EE0000"/>
            <w:sz w:val="26"/>
            <w:szCs w:val="26"/>
            <w:rPrChange w:id="14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46" w:author="Administrator" w:date="2026-08-16T18:53:00Z" w16du:dateUtc="2026-08-16T11:53:00Z">
              <w:rPr>
                <w:color w:val="000000" w:themeColor="text1"/>
                <w:sz w:val="26"/>
                <w:szCs w:val="26"/>
              </w:rPr>
            </w:rPrChange>
          </w:rPr>
          <w:t>giao</w:t>
        </w:r>
        <w:proofErr w:type="spellEnd"/>
        <w:r w:rsidRPr="000D6BC2">
          <w:rPr>
            <w:color w:val="EE0000"/>
            <w:sz w:val="26"/>
            <w:szCs w:val="26"/>
            <w:rPrChange w:id="14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48" w:author="Administrator" w:date="2026-08-16T18:53:00Z" w16du:dateUtc="2026-08-16T11:53:00Z">
              <w:rPr>
                <w:color w:val="000000" w:themeColor="text1"/>
                <w:sz w:val="26"/>
                <w:szCs w:val="26"/>
              </w:rPr>
            </w:rPrChange>
          </w:rPr>
          <w:t>dịch</w:t>
        </w:r>
        <w:proofErr w:type="spellEnd"/>
        <w:r w:rsidRPr="000D6BC2">
          <w:rPr>
            <w:color w:val="EE0000"/>
            <w:sz w:val="26"/>
            <w:szCs w:val="26"/>
            <w:rPrChange w:id="149" w:author="Administrator" w:date="2026-08-16T18:53:00Z" w16du:dateUtc="2026-08-16T11:53:00Z">
              <w:rPr>
                <w:color w:val="000000" w:themeColor="text1"/>
                <w:sz w:val="26"/>
                <w:szCs w:val="26"/>
              </w:rPr>
            </w:rPrChange>
          </w:rPr>
          <w:t xml:space="preserve"> (Intelligence &amp; Transaction Layer) </w:t>
        </w:r>
        <w:proofErr w:type="spellStart"/>
        <w:r w:rsidRPr="000D6BC2">
          <w:rPr>
            <w:color w:val="EE0000"/>
            <w:sz w:val="26"/>
            <w:szCs w:val="26"/>
            <w:rPrChange w:id="150" w:author="Administrator" w:date="2026-08-16T18:53:00Z" w16du:dateUtc="2026-08-16T11:53:00Z">
              <w:rPr>
                <w:color w:val="000000" w:themeColor="text1"/>
                <w:sz w:val="26"/>
                <w:szCs w:val="26"/>
              </w:rPr>
            </w:rPrChange>
          </w:rPr>
          <w:t>của</w:t>
        </w:r>
        <w:proofErr w:type="spellEnd"/>
        <w:r w:rsidRPr="000D6BC2">
          <w:rPr>
            <w:color w:val="EE0000"/>
            <w:sz w:val="26"/>
            <w:szCs w:val="26"/>
            <w:rPrChange w:id="15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52" w:author="Administrator" w:date="2026-08-16T18:53:00Z" w16du:dateUtc="2026-08-16T11:53:00Z">
              <w:rPr>
                <w:color w:val="000000" w:themeColor="text1"/>
                <w:sz w:val="26"/>
                <w:szCs w:val="26"/>
              </w:rPr>
            </w:rPrChange>
          </w:rPr>
          <w:t>hệ</w:t>
        </w:r>
        <w:proofErr w:type="spellEnd"/>
        <w:r w:rsidRPr="000D6BC2">
          <w:rPr>
            <w:color w:val="EE0000"/>
            <w:sz w:val="26"/>
            <w:szCs w:val="26"/>
            <w:rPrChange w:id="15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54" w:author="Administrator" w:date="2026-08-16T18:53:00Z" w16du:dateUtc="2026-08-16T11:53:00Z">
              <w:rPr>
                <w:color w:val="000000" w:themeColor="text1"/>
                <w:sz w:val="26"/>
                <w:szCs w:val="26"/>
              </w:rPr>
            </w:rPrChange>
          </w:rPr>
          <w:t>sinh</w:t>
        </w:r>
        <w:proofErr w:type="spellEnd"/>
        <w:r w:rsidRPr="000D6BC2">
          <w:rPr>
            <w:color w:val="EE0000"/>
            <w:sz w:val="26"/>
            <w:szCs w:val="26"/>
            <w:rPrChange w:id="15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56" w:author="Administrator" w:date="2026-08-16T18:53:00Z" w16du:dateUtc="2026-08-16T11:53:00Z">
              <w:rPr>
                <w:color w:val="000000" w:themeColor="text1"/>
                <w:sz w:val="26"/>
                <w:szCs w:val="26"/>
              </w:rPr>
            </w:rPrChange>
          </w:rPr>
          <w:t>thái</w:t>
        </w:r>
        <w:proofErr w:type="spellEnd"/>
        <w:r w:rsidRPr="000D6BC2">
          <w:rPr>
            <w:color w:val="EE0000"/>
            <w:sz w:val="26"/>
            <w:szCs w:val="26"/>
            <w:rPrChange w:id="157" w:author="Administrator" w:date="2026-08-16T18:53:00Z" w16du:dateUtc="2026-08-16T11:53:00Z">
              <w:rPr>
                <w:color w:val="000000" w:themeColor="text1"/>
                <w:sz w:val="26"/>
                <w:szCs w:val="26"/>
              </w:rPr>
            </w:rPrChange>
          </w:rPr>
          <w:t xml:space="preserve"> khoa </w:t>
        </w:r>
        <w:proofErr w:type="spellStart"/>
        <w:r w:rsidRPr="000D6BC2">
          <w:rPr>
            <w:color w:val="EE0000"/>
            <w:sz w:val="26"/>
            <w:szCs w:val="26"/>
            <w:rPrChange w:id="158" w:author="Administrator" w:date="2026-08-16T18:53:00Z" w16du:dateUtc="2026-08-16T11:53:00Z">
              <w:rPr>
                <w:color w:val="000000" w:themeColor="text1"/>
                <w:sz w:val="26"/>
                <w:szCs w:val="26"/>
              </w:rPr>
            </w:rPrChange>
          </w:rPr>
          <w:t>học</w:t>
        </w:r>
        <w:proofErr w:type="spellEnd"/>
        <w:r w:rsidRPr="000D6BC2">
          <w:rPr>
            <w:color w:val="EE0000"/>
            <w:sz w:val="26"/>
            <w:szCs w:val="26"/>
            <w:rPrChange w:id="15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60" w:author="Administrator" w:date="2026-08-16T18:53:00Z" w16du:dateUtc="2026-08-16T11:53:00Z">
              <w:rPr>
                <w:color w:val="000000" w:themeColor="text1"/>
                <w:sz w:val="26"/>
                <w:szCs w:val="26"/>
              </w:rPr>
            </w:rPrChange>
          </w:rPr>
          <w:t>công</w:t>
        </w:r>
        <w:proofErr w:type="spellEnd"/>
        <w:r w:rsidRPr="000D6BC2">
          <w:rPr>
            <w:color w:val="EE0000"/>
            <w:sz w:val="26"/>
            <w:szCs w:val="26"/>
            <w:rPrChange w:id="16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62" w:author="Administrator" w:date="2026-08-16T18:53:00Z" w16du:dateUtc="2026-08-16T11:53:00Z">
              <w:rPr>
                <w:color w:val="000000" w:themeColor="text1"/>
                <w:sz w:val="26"/>
                <w:szCs w:val="26"/>
              </w:rPr>
            </w:rPrChange>
          </w:rPr>
          <w:t>nghệ</w:t>
        </w:r>
        <w:proofErr w:type="spellEnd"/>
        <w:r w:rsidRPr="000D6BC2">
          <w:rPr>
            <w:color w:val="EE0000"/>
            <w:sz w:val="26"/>
            <w:szCs w:val="26"/>
            <w:rPrChange w:id="16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64" w:author="Administrator" w:date="2026-08-16T18:53:00Z" w16du:dateUtc="2026-08-16T11:53:00Z">
              <w:rPr>
                <w:color w:val="000000" w:themeColor="text1"/>
                <w:sz w:val="26"/>
                <w:szCs w:val="26"/>
              </w:rPr>
            </w:rPrChange>
          </w:rPr>
          <w:t>và</w:t>
        </w:r>
        <w:proofErr w:type="spellEnd"/>
        <w:r w:rsidRPr="000D6BC2">
          <w:rPr>
            <w:color w:val="EE0000"/>
            <w:sz w:val="26"/>
            <w:szCs w:val="26"/>
            <w:rPrChange w:id="16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66" w:author="Administrator" w:date="2026-08-16T18:53:00Z" w16du:dateUtc="2026-08-16T11:53:00Z">
              <w:rPr>
                <w:color w:val="000000" w:themeColor="text1"/>
                <w:sz w:val="26"/>
                <w:szCs w:val="26"/>
              </w:rPr>
            </w:rPrChange>
          </w:rPr>
          <w:t>đổi</w:t>
        </w:r>
        <w:proofErr w:type="spellEnd"/>
        <w:r w:rsidRPr="000D6BC2">
          <w:rPr>
            <w:color w:val="EE0000"/>
            <w:sz w:val="26"/>
            <w:szCs w:val="26"/>
            <w:rPrChange w:id="16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68" w:author="Administrator" w:date="2026-08-16T18:53:00Z" w16du:dateUtc="2026-08-16T11:53:00Z">
              <w:rPr>
                <w:color w:val="000000" w:themeColor="text1"/>
                <w:sz w:val="26"/>
                <w:szCs w:val="26"/>
              </w:rPr>
            </w:rPrChange>
          </w:rPr>
          <w:t>mới</w:t>
        </w:r>
        <w:proofErr w:type="spellEnd"/>
        <w:r w:rsidRPr="000D6BC2">
          <w:rPr>
            <w:color w:val="EE0000"/>
            <w:sz w:val="26"/>
            <w:szCs w:val="26"/>
            <w:rPrChange w:id="16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70" w:author="Administrator" w:date="2026-08-16T18:53:00Z" w16du:dateUtc="2026-08-16T11:53:00Z">
              <w:rPr>
                <w:color w:val="000000" w:themeColor="text1"/>
                <w:sz w:val="26"/>
                <w:szCs w:val="26"/>
              </w:rPr>
            </w:rPrChange>
          </w:rPr>
          <w:t>sáng</w:t>
        </w:r>
        <w:proofErr w:type="spellEnd"/>
        <w:r w:rsidRPr="000D6BC2">
          <w:rPr>
            <w:color w:val="EE0000"/>
            <w:sz w:val="26"/>
            <w:szCs w:val="26"/>
            <w:rPrChange w:id="17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72" w:author="Administrator" w:date="2026-08-16T18:53:00Z" w16du:dateUtc="2026-08-16T11:53:00Z">
              <w:rPr>
                <w:color w:val="000000" w:themeColor="text1"/>
                <w:sz w:val="26"/>
                <w:szCs w:val="26"/>
              </w:rPr>
            </w:rPrChange>
          </w:rPr>
          <w:t>tạo</w:t>
        </w:r>
        <w:proofErr w:type="spellEnd"/>
        <w:r w:rsidRPr="000D6BC2">
          <w:rPr>
            <w:color w:val="EE0000"/>
            <w:sz w:val="26"/>
            <w:szCs w:val="26"/>
            <w:rPrChange w:id="173" w:author="Administrator" w:date="2026-08-16T18:53:00Z" w16du:dateUtc="2026-08-16T11:53:00Z">
              <w:rPr>
                <w:color w:val="000000" w:themeColor="text1"/>
                <w:sz w:val="26"/>
                <w:szCs w:val="26"/>
              </w:rPr>
            </w:rPrChange>
          </w:rPr>
          <w:t>.</w:t>
        </w:r>
      </w:ins>
      <w:ins w:id="174" w:author="Administrator" w:date="2026-08-16T18:54:00Z" w16du:dateUtc="2026-08-16T11:54:00Z">
        <w:r>
          <w:rPr>
            <w:color w:val="EE0000"/>
            <w:sz w:val="26"/>
            <w:szCs w:val="26"/>
          </w:rPr>
          <w:t xml:space="preserve"> </w:t>
        </w:r>
      </w:ins>
      <w:proofErr w:type="spellStart"/>
      <w:ins w:id="175" w:author="Administrator" w:date="2026-08-16T18:53:00Z" w16du:dateUtc="2026-08-16T11:53:00Z">
        <w:r w:rsidRPr="000D6BC2">
          <w:rPr>
            <w:color w:val="EE0000"/>
            <w:sz w:val="26"/>
            <w:szCs w:val="26"/>
            <w:rPrChange w:id="176" w:author="Administrator" w:date="2026-08-16T18:53:00Z" w16du:dateUtc="2026-08-16T11:53:00Z">
              <w:rPr>
                <w:color w:val="000000" w:themeColor="text1"/>
                <w:sz w:val="26"/>
                <w:szCs w:val="26"/>
              </w:rPr>
            </w:rPrChange>
          </w:rPr>
          <w:t>Nền</w:t>
        </w:r>
        <w:proofErr w:type="spellEnd"/>
        <w:r w:rsidRPr="000D6BC2">
          <w:rPr>
            <w:color w:val="EE0000"/>
            <w:sz w:val="26"/>
            <w:szCs w:val="26"/>
            <w:rPrChange w:id="17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78" w:author="Administrator" w:date="2026-08-16T18:53:00Z" w16du:dateUtc="2026-08-16T11:53:00Z">
              <w:rPr>
                <w:color w:val="000000" w:themeColor="text1"/>
                <w:sz w:val="26"/>
                <w:szCs w:val="26"/>
              </w:rPr>
            </w:rPrChange>
          </w:rPr>
          <w:t>tảng</w:t>
        </w:r>
        <w:proofErr w:type="spellEnd"/>
        <w:r w:rsidRPr="000D6BC2">
          <w:rPr>
            <w:color w:val="EE0000"/>
            <w:sz w:val="26"/>
            <w:szCs w:val="26"/>
            <w:rPrChange w:id="17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80" w:author="Administrator" w:date="2026-08-16T18:53:00Z" w16du:dateUtc="2026-08-16T11:53:00Z">
              <w:rPr>
                <w:color w:val="000000" w:themeColor="text1"/>
                <w:sz w:val="26"/>
                <w:szCs w:val="26"/>
              </w:rPr>
            </w:rPrChange>
          </w:rPr>
          <w:t>không</w:t>
        </w:r>
        <w:proofErr w:type="spellEnd"/>
        <w:r w:rsidRPr="000D6BC2">
          <w:rPr>
            <w:color w:val="EE0000"/>
            <w:sz w:val="26"/>
            <w:szCs w:val="26"/>
            <w:rPrChange w:id="18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82" w:author="Administrator" w:date="2026-08-16T18:53:00Z" w16du:dateUtc="2026-08-16T11:53:00Z">
              <w:rPr>
                <w:color w:val="000000" w:themeColor="text1"/>
                <w:sz w:val="26"/>
                <w:szCs w:val="26"/>
              </w:rPr>
            </w:rPrChange>
          </w:rPr>
          <w:t>đặt</w:t>
        </w:r>
        <w:proofErr w:type="spellEnd"/>
        <w:r w:rsidRPr="000D6BC2">
          <w:rPr>
            <w:color w:val="EE0000"/>
            <w:sz w:val="26"/>
            <w:szCs w:val="26"/>
            <w:rPrChange w:id="18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84" w:author="Administrator" w:date="2026-08-16T18:53:00Z" w16du:dateUtc="2026-08-16T11:53:00Z">
              <w:rPr>
                <w:color w:val="000000" w:themeColor="text1"/>
                <w:sz w:val="26"/>
                <w:szCs w:val="26"/>
              </w:rPr>
            </w:rPrChange>
          </w:rPr>
          <w:t>mục</w:t>
        </w:r>
        <w:proofErr w:type="spellEnd"/>
        <w:r w:rsidRPr="000D6BC2">
          <w:rPr>
            <w:color w:val="EE0000"/>
            <w:sz w:val="26"/>
            <w:szCs w:val="26"/>
            <w:rPrChange w:id="18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86" w:author="Administrator" w:date="2026-08-16T18:53:00Z" w16du:dateUtc="2026-08-16T11:53:00Z">
              <w:rPr>
                <w:color w:val="000000" w:themeColor="text1"/>
                <w:sz w:val="26"/>
                <w:szCs w:val="26"/>
              </w:rPr>
            </w:rPrChange>
          </w:rPr>
          <w:t>tiêu</w:t>
        </w:r>
        <w:proofErr w:type="spellEnd"/>
        <w:r w:rsidRPr="000D6BC2">
          <w:rPr>
            <w:color w:val="EE0000"/>
            <w:sz w:val="26"/>
            <w:szCs w:val="26"/>
            <w:rPrChange w:id="18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88" w:author="Administrator" w:date="2026-08-16T18:53:00Z" w16du:dateUtc="2026-08-16T11:53:00Z">
              <w:rPr>
                <w:color w:val="000000" w:themeColor="text1"/>
                <w:sz w:val="26"/>
                <w:szCs w:val="26"/>
              </w:rPr>
            </w:rPrChange>
          </w:rPr>
          <w:t>thay</w:t>
        </w:r>
        <w:proofErr w:type="spellEnd"/>
        <w:r w:rsidRPr="000D6BC2">
          <w:rPr>
            <w:color w:val="EE0000"/>
            <w:sz w:val="26"/>
            <w:szCs w:val="26"/>
            <w:rPrChange w:id="18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90" w:author="Administrator" w:date="2026-08-16T18:53:00Z" w16du:dateUtc="2026-08-16T11:53:00Z">
              <w:rPr>
                <w:color w:val="000000" w:themeColor="text1"/>
                <w:sz w:val="26"/>
                <w:szCs w:val="26"/>
              </w:rPr>
            </w:rPrChange>
          </w:rPr>
          <w:t>thế</w:t>
        </w:r>
        <w:proofErr w:type="spellEnd"/>
        <w:r w:rsidRPr="000D6BC2">
          <w:rPr>
            <w:color w:val="EE0000"/>
            <w:sz w:val="26"/>
            <w:szCs w:val="26"/>
            <w:rPrChange w:id="19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92" w:author="Administrator" w:date="2026-08-16T18:53:00Z" w16du:dateUtc="2026-08-16T11:53:00Z">
              <w:rPr>
                <w:color w:val="000000" w:themeColor="text1"/>
                <w:sz w:val="26"/>
                <w:szCs w:val="26"/>
              </w:rPr>
            </w:rPrChange>
          </w:rPr>
          <w:t>các</w:t>
        </w:r>
        <w:proofErr w:type="spellEnd"/>
        <w:r w:rsidRPr="000D6BC2">
          <w:rPr>
            <w:color w:val="EE0000"/>
            <w:sz w:val="26"/>
            <w:szCs w:val="26"/>
            <w:rPrChange w:id="19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94" w:author="Administrator" w:date="2026-08-16T18:53:00Z" w16du:dateUtc="2026-08-16T11:53:00Z">
              <w:rPr>
                <w:color w:val="000000" w:themeColor="text1"/>
                <w:sz w:val="26"/>
                <w:szCs w:val="26"/>
              </w:rPr>
            </w:rPrChange>
          </w:rPr>
          <w:t>cơ</w:t>
        </w:r>
        <w:proofErr w:type="spellEnd"/>
        <w:r w:rsidRPr="000D6BC2">
          <w:rPr>
            <w:color w:val="EE0000"/>
            <w:sz w:val="26"/>
            <w:szCs w:val="26"/>
            <w:rPrChange w:id="19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96" w:author="Administrator" w:date="2026-08-16T18:53:00Z" w16du:dateUtc="2026-08-16T11:53:00Z">
              <w:rPr>
                <w:color w:val="000000" w:themeColor="text1"/>
                <w:sz w:val="26"/>
                <w:szCs w:val="26"/>
              </w:rPr>
            </w:rPrChange>
          </w:rPr>
          <w:t>sở</w:t>
        </w:r>
        <w:proofErr w:type="spellEnd"/>
        <w:r w:rsidRPr="000D6BC2">
          <w:rPr>
            <w:color w:val="EE0000"/>
            <w:sz w:val="26"/>
            <w:szCs w:val="26"/>
            <w:rPrChange w:id="19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198" w:author="Administrator" w:date="2026-08-16T18:53:00Z" w16du:dateUtc="2026-08-16T11:53:00Z">
              <w:rPr>
                <w:color w:val="000000" w:themeColor="text1"/>
                <w:sz w:val="26"/>
                <w:szCs w:val="26"/>
              </w:rPr>
            </w:rPrChange>
          </w:rPr>
          <w:t>dữ</w:t>
        </w:r>
        <w:proofErr w:type="spellEnd"/>
        <w:r w:rsidRPr="000D6BC2">
          <w:rPr>
            <w:color w:val="EE0000"/>
            <w:sz w:val="26"/>
            <w:szCs w:val="26"/>
            <w:rPrChange w:id="19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00" w:author="Administrator" w:date="2026-08-16T18:53:00Z" w16du:dateUtc="2026-08-16T11:53:00Z">
              <w:rPr>
                <w:color w:val="000000" w:themeColor="text1"/>
                <w:sz w:val="26"/>
                <w:szCs w:val="26"/>
              </w:rPr>
            </w:rPrChange>
          </w:rPr>
          <w:t>liệu</w:t>
        </w:r>
        <w:proofErr w:type="spellEnd"/>
        <w:r w:rsidRPr="000D6BC2">
          <w:rPr>
            <w:color w:val="EE0000"/>
            <w:sz w:val="26"/>
            <w:szCs w:val="26"/>
            <w:rPrChange w:id="20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02" w:author="Administrator" w:date="2026-08-16T18:53:00Z" w16du:dateUtc="2026-08-16T11:53:00Z">
              <w:rPr>
                <w:color w:val="000000" w:themeColor="text1"/>
                <w:sz w:val="26"/>
                <w:szCs w:val="26"/>
              </w:rPr>
            </w:rPrChange>
          </w:rPr>
          <w:t>sàn</w:t>
        </w:r>
        <w:proofErr w:type="spellEnd"/>
        <w:r w:rsidRPr="000D6BC2">
          <w:rPr>
            <w:color w:val="EE0000"/>
            <w:sz w:val="26"/>
            <w:szCs w:val="26"/>
            <w:rPrChange w:id="20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04" w:author="Administrator" w:date="2026-08-16T18:53:00Z" w16du:dateUtc="2026-08-16T11:53:00Z">
              <w:rPr>
                <w:color w:val="000000" w:themeColor="text1"/>
                <w:sz w:val="26"/>
                <w:szCs w:val="26"/>
              </w:rPr>
            </w:rPrChange>
          </w:rPr>
          <w:t>giao</w:t>
        </w:r>
        <w:proofErr w:type="spellEnd"/>
        <w:r w:rsidRPr="000D6BC2">
          <w:rPr>
            <w:color w:val="EE0000"/>
            <w:sz w:val="26"/>
            <w:szCs w:val="26"/>
            <w:rPrChange w:id="20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06" w:author="Administrator" w:date="2026-08-16T18:53:00Z" w16du:dateUtc="2026-08-16T11:53:00Z">
              <w:rPr>
                <w:color w:val="000000" w:themeColor="text1"/>
                <w:sz w:val="26"/>
                <w:szCs w:val="26"/>
              </w:rPr>
            </w:rPrChange>
          </w:rPr>
          <w:t>dịch</w:t>
        </w:r>
        <w:proofErr w:type="spellEnd"/>
        <w:r w:rsidRPr="000D6BC2">
          <w:rPr>
            <w:color w:val="EE0000"/>
            <w:sz w:val="26"/>
            <w:szCs w:val="26"/>
            <w:rPrChange w:id="20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08" w:author="Administrator" w:date="2026-08-16T18:53:00Z" w16du:dateUtc="2026-08-16T11:53:00Z">
              <w:rPr>
                <w:color w:val="000000" w:themeColor="text1"/>
                <w:sz w:val="26"/>
                <w:szCs w:val="26"/>
              </w:rPr>
            </w:rPrChange>
          </w:rPr>
          <w:t>công</w:t>
        </w:r>
        <w:proofErr w:type="spellEnd"/>
        <w:r w:rsidRPr="000D6BC2">
          <w:rPr>
            <w:color w:val="EE0000"/>
            <w:sz w:val="26"/>
            <w:szCs w:val="26"/>
            <w:rPrChange w:id="20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10" w:author="Administrator" w:date="2026-08-16T18:53:00Z" w16du:dateUtc="2026-08-16T11:53:00Z">
              <w:rPr>
                <w:color w:val="000000" w:themeColor="text1"/>
                <w:sz w:val="26"/>
                <w:szCs w:val="26"/>
              </w:rPr>
            </w:rPrChange>
          </w:rPr>
          <w:t>nghệ</w:t>
        </w:r>
        <w:proofErr w:type="spellEnd"/>
        <w:r w:rsidRPr="000D6BC2">
          <w:rPr>
            <w:color w:val="EE0000"/>
            <w:sz w:val="26"/>
            <w:szCs w:val="26"/>
            <w:rPrChange w:id="21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12" w:author="Administrator" w:date="2026-08-16T18:53:00Z" w16du:dateUtc="2026-08-16T11:53:00Z">
              <w:rPr>
                <w:color w:val="000000" w:themeColor="text1"/>
                <w:sz w:val="26"/>
                <w:szCs w:val="26"/>
              </w:rPr>
            </w:rPrChange>
          </w:rPr>
          <w:t>hoặc</w:t>
        </w:r>
        <w:proofErr w:type="spellEnd"/>
        <w:r w:rsidRPr="000D6BC2">
          <w:rPr>
            <w:color w:val="EE0000"/>
            <w:sz w:val="26"/>
            <w:szCs w:val="26"/>
            <w:rPrChange w:id="21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14" w:author="Administrator" w:date="2026-08-16T18:53:00Z" w16du:dateUtc="2026-08-16T11:53:00Z">
              <w:rPr>
                <w:color w:val="000000" w:themeColor="text1"/>
                <w:sz w:val="26"/>
                <w:szCs w:val="26"/>
              </w:rPr>
            </w:rPrChange>
          </w:rPr>
          <w:t>mô</w:t>
        </w:r>
        <w:proofErr w:type="spellEnd"/>
        <w:r w:rsidRPr="000D6BC2">
          <w:rPr>
            <w:color w:val="EE0000"/>
            <w:sz w:val="26"/>
            <w:szCs w:val="26"/>
            <w:rPrChange w:id="21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16" w:author="Administrator" w:date="2026-08-16T18:53:00Z" w16du:dateUtc="2026-08-16T11:53:00Z">
              <w:rPr>
                <w:color w:val="000000" w:themeColor="text1"/>
                <w:sz w:val="26"/>
                <w:szCs w:val="26"/>
              </w:rPr>
            </w:rPrChange>
          </w:rPr>
          <w:t>hình</w:t>
        </w:r>
        <w:proofErr w:type="spellEnd"/>
        <w:r w:rsidRPr="000D6BC2">
          <w:rPr>
            <w:color w:val="EE0000"/>
            <w:sz w:val="26"/>
            <w:szCs w:val="26"/>
            <w:rPrChange w:id="21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18" w:author="Administrator" w:date="2026-08-16T18:53:00Z" w16du:dateUtc="2026-08-16T11:53:00Z">
              <w:rPr>
                <w:color w:val="000000" w:themeColor="text1"/>
                <w:sz w:val="26"/>
                <w:szCs w:val="26"/>
              </w:rPr>
            </w:rPrChange>
          </w:rPr>
          <w:t>ngôn</w:t>
        </w:r>
        <w:proofErr w:type="spellEnd"/>
        <w:r w:rsidRPr="000D6BC2">
          <w:rPr>
            <w:color w:val="EE0000"/>
            <w:sz w:val="26"/>
            <w:szCs w:val="26"/>
            <w:rPrChange w:id="21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20" w:author="Administrator" w:date="2026-08-16T18:53:00Z" w16du:dateUtc="2026-08-16T11:53:00Z">
              <w:rPr>
                <w:color w:val="000000" w:themeColor="text1"/>
                <w:sz w:val="26"/>
                <w:szCs w:val="26"/>
              </w:rPr>
            </w:rPrChange>
          </w:rPr>
          <w:t>ngữ</w:t>
        </w:r>
        <w:proofErr w:type="spellEnd"/>
        <w:r w:rsidRPr="000D6BC2">
          <w:rPr>
            <w:color w:val="EE0000"/>
            <w:sz w:val="26"/>
            <w:szCs w:val="26"/>
            <w:rPrChange w:id="22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22" w:author="Administrator" w:date="2026-08-16T18:53:00Z" w16du:dateUtc="2026-08-16T11:53:00Z">
              <w:rPr>
                <w:color w:val="000000" w:themeColor="text1"/>
                <w:sz w:val="26"/>
                <w:szCs w:val="26"/>
              </w:rPr>
            </w:rPrChange>
          </w:rPr>
          <w:t>lớn</w:t>
        </w:r>
        <w:proofErr w:type="spellEnd"/>
        <w:r w:rsidRPr="000D6BC2">
          <w:rPr>
            <w:color w:val="EE0000"/>
            <w:sz w:val="26"/>
            <w:szCs w:val="26"/>
            <w:rPrChange w:id="22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24" w:author="Administrator" w:date="2026-08-16T18:53:00Z" w16du:dateUtc="2026-08-16T11:53:00Z">
              <w:rPr>
                <w:color w:val="000000" w:themeColor="text1"/>
                <w:sz w:val="26"/>
                <w:szCs w:val="26"/>
              </w:rPr>
            </w:rPrChange>
          </w:rPr>
          <w:t>hiện</w:t>
        </w:r>
        <w:proofErr w:type="spellEnd"/>
        <w:r w:rsidRPr="000D6BC2">
          <w:rPr>
            <w:color w:val="EE0000"/>
            <w:sz w:val="26"/>
            <w:szCs w:val="26"/>
            <w:rPrChange w:id="22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26" w:author="Administrator" w:date="2026-08-16T18:53:00Z" w16du:dateUtc="2026-08-16T11:53:00Z">
              <w:rPr>
                <w:color w:val="000000" w:themeColor="text1"/>
                <w:sz w:val="26"/>
                <w:szCs w:val="26"/>
              </w:rPr>
            </w:rPrChange>
          </w:rPr>
          <w:t>có</w:t>
        </w:r>
        <w:proofErr w:type="spellEnd"/>
        <w:r w:rsidRPr="000D6BC2">
          <w:rPr>
            <w:color w:val="EE0000"/>
            <w:sz w:val="26"/>
            <w:szCs w:val="26"/>
            <w:rPrChange w:id="22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28" w:author="Administrator" w:date="2026-08-16T18:53:00Z" w16du:dateUtc="2026-08-16T11:53:00Z">
              <w:rPr>
                <w:color w:val="000000" w:themeColor="text1"/>
                <w:sz w:val="26"/>
                <w:szCs w:val="26"/>
              </w:rPr>
            </w:rPrChange>
          </w:rPr>
          <w:t>mà</w:t>
        </w:r>
        <w:proofErr w:type="spellEnd"/>
        <w:r w:rsidRPr="000D6BC2">
          <w:rPr>
            <w:color w:val="EE0000"/>
            <w:sz w:val="26"/>
            <w:szCs w:val="26"/>
            <w:rPrChange w:id="22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30" w:author="Administrator" w:date="2026-08-16T18:53:00Z" w16du:dateUtc="2026-08-16T11:53:00Z">
              <w:rPr>
                <w:color w:val="000000" w:themeColor="text1"/>
                <w:sz w:val="26"/>
                <w:szCs w:val="26"/>
              </w:rPr>
            </w:rPrChange>
          </w:rPr>
          <w:t>sử</w:t>
        </w:r>
        <w:proofErr w:type="spellEnd"/>
        <w:r w:rsidRPr="000D6BC2">
          <w:rPr>
            <w:color w:val="EE0000"/>
            <w:sz w:val="26"/>
            <w:szCs w:val="26"/>
            <w:rPrChange w:id="23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32" w:author="Administrator" w:date="2026-08-16T18:53:00Z" w16du:dateUtc="2026-08-16T11:53:00Z">
              <w:rPr>
                <w:color w:val="000000" w:themeColor="text1"/>
                <w:sz w:val="26"/>
                <w:szCs w:val="26"/>
              </w:rPr>
            </w:rPrChange>
          </w:rPr>
          <w:t>dụng</w:t>
        </w:r>
        <w:proofErr w:type="spellEnd"/>
        <w:r w:rsidRPr="000D6BC2">
          <w:rPr>
            <w:color w:val="EE0000"/>
            <w:sz w:val="26"/>
            <w:szCs w:val="26"/>
            <w:rPrChange w:id="23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34" w:author="Administrator" w:date="2026-08-16T18:53:00Z" w16du:dateUtc="2026-08-16T11:53:00Z">
              <w:rPr>
                <w:color w:val="000000" w:themeColor="text1"/>
                <w:sz w:val="26"/>
                <w:szCs w:val="26"/>
              </w:rPr>
            </w:rPrChange>
          </w:rPr>
          <w:t>dữ</w:t>
        </w:r>
        <w:proofErr w:type="spellEnd"/>
        <w:r w:rsidRPr="000D6BC2">
          <w:rPr>
            <w:color w:val="EE0000"/>
            <w:sz w:val="26"/>
            <w:szCs w:val="26"/>
            <w:rPrChange w:id="23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36" w:author="Administrator" w:date="2026-08-16T18:53:00Z" w16du:dateUtc="2026-08-16T11:53:00Z">
              <w:rPr>
                <w:color w:val="000000" w:themeColor="text1"/>
                <w:sz w:val="26"/>
                <w:szCs w:val="26"/>
              </w:rPr>
            </w:rPrChange>
          </w:rPr>
          <w:t>liệu</w:t>
        </w:r>
        <w:proofErr w:type="spellEnd"/>
        <w:r w:rsidRPr="000D6BC2">
          <w:rPr>
            <w:color w:val="EE0000"/>
            <w:sz w:val="26"/>
            <w:szCs w:val="26"/>
            <w:rPrChange w:id="23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38" w:author="Administrator" w:date="2026-08-16T18:53:00Z" w16du:dateUtc="2026-08-16T11:53:00Z">
              <w:rPr>
                <w:color w:val="000000" w:themeColor="text1"/>
                <w:sz w:val="26"/>
                <w:szCs w:val="26"/>
              </w:rPr>
            </w:rPrChange>
          </w:rPr>
          <w:t>đã</w:t>
        </w:r>
        <w:proofErr w:type="spellEnd"/>
        <w:r w:rsidRPr="000D6BC2">
          <w:rPr>
            <w:color w:val="EE0000"/>
            <w:sz w:val="26"/>
            <w:szCs w:val="26"/>
            <w:rPrChange w:id="23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40" w:author="Administrator" w:date="2026-08-16T18:53:00Z" w16du:dateUtc="2026-08-16T11:53:00Z">
              <w:rPr>
                <w:color w:val="000000" w:themeColor="text1"/>
                <w:sz w:val="26"/>
                <w:szCs w:val="26"/>
              </w:rPr>
            </w:rPrChange>
          </w:rPr>
          <w:t>được</w:t>
        </w:r>
        <w:proofErr w:type="spellEnd"/>
        <w:r w:rsidRPr="000D6BC2">
          <w:rPr>
            <w:color w:val="EE0000"/>
            <w:sz w:val="26"/>
            <w:szCs w:val="26"/>
            <w:rPrChange w:id="24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42" w:author="Administrator" w:date="2026-08-16T18:53:00Z" w16du:dateUtc="2026-08-16T11:53:00Z">
              <w:rPr>
                <w:color w:val="000000" w:themeColor="text1"/>
                <w:sz w:val="26"/>
                <w:szCs w:val="26"/>
              </w:rPr>
            </w:rPrChange>
          </w:rPr>
          <w:t>xác</w:t>
        </w:r>
        <w:proofErr w:type="spellEnd"/>
        <w:r w:rsidRPr="000D6BC2">
          <w:rPr>
            <w:color w:val="EE0000"/>
            <w:sz w:val="26"/>
            <w:szCs w:val="26"/>
            <w:rPrChange w:id="24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44" w:author="Administrator" w:date="2026-08-16T18:53:00Z" w16du:dateUtc="2026-08-16T11:53:00Z">
              <w:rPr>
                <w:color w:val="000000" w:themeColor="text1"/>
                <w:sz w:val="26"/>
                <w:szCs w:val="26"/>
              </w:rPr>
            </w:rPrChange>
          </w:rPr>
          <w:t>thực</w:t>
        </w:r>
        <w:proofErr w:type="spellEnd"/>
        <w:r w:rsidRPr="000D6BC2">
          <w:rPr>
            <w:color w:val="EE0000"/>
            <w:sz w:val="26"/>
            <w:szCs w:val="26"/>
            <w:rPrChange w:id="24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46" w:author="Administrator" w:date="2026-08-16T18:53:00Z" w16du:dateUtc="2026-08-16T11:53:00Z">
              <w:rPr>
                <w:color w:val="000000" w:themeColor="text1"/>
                <w:sz w:val="26"/>
                <w:szCs w:val="26"/>
              </w:rPr>
            </w:rPrChange>
          </w:rPr>
          <w:t>từ</w:t>
        </w:r>
        <w:proofErr w:type="spellEnd"/>
        <w:r w:rsidRPr="000D6BC2">
          <w:rPr>
            <w:color w:val="EE0000"/>
            <w:sz w:val="26"/>
            <w:szCs w:val="26"/>
            <w:rPrChange w:id="24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48" w:author="Administrator" w:date="2026-08-16T18:53:00Z" w16du:dateUtc="2026-08-16T11:53:00Z">
              <w:rPr>
                <w:color w:val="000000" w:themeColor="text1"/>
                <w:sz w:val="26"/>
                <w:szCs w:val="26"/>
              </w:rPr>
            </w:rPrChange>
          </w:rPr>
          <w:t>nhiều</w:t>
        </w:r>
        <w:proofErr w:type="spellEnd"/>
        <w:r w:rsidRPr="000D6BC2">
          <w:rPr>
            <w:color w:val="EE0000"/>
            <w:sz w:val="26"/>
            <w:szCs w:val="26"/>
            <w:rPrChange w:id="24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50" w:author="Administrator" w:date="2026-08-16T18:53:00Z" w16du:dateUtc="2026-08-16T11:53:00Z">
              <w:rPr>
                <w:color w:val="000000" w:themeColor="text1"/>
                <w:sz w:val="26"/>
                <w:szCs w:val="26"/>
              </w:rPr>
            </w:rPrChange>
          </w:rPr>
          <w:t>nguồn</w:t>
        </w:r>
        <w:proofErr w:type="spellEnd"/>
        <w:r w:rsidRPr="000D6BC2">
          <w:rPr>
            <w:color w:val="EE0000"/>
            <w:sz w:val="26"/>
            <w:szCs w:val="26"/>
            <w:rPrChange w:id="25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52" w:author="Administrator" w:date="2026-08-16T18:53:00Z" w16du:dateUtc="2026-08-16T11:53:00Z">
              <w:rPr>
                <w:color w:val="000000" w:themeColor="text1"/>
                <w:sz w:val="26"/>
                <w:szCs w:val="26"/>
              </w:rPr>
            </w:rPrChange>
          </w:rPr>
          <w:t>để</w:t>
        </w:r>
        <w:proofErr w:type="spellEnd"/>
        <w:r w:rsidRPr="000D6BC2">
          <w:rPr>
            <w:color w:val="EE0000"/>
            <w:sz w:val="26"/>
            <w:szCs w:val="26"/>
            <w:rPrChange w:id="25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54" w:author="Administrator" w:date="2026-08-16T18:53:00Z" w16du:dateUtc="2026-08-16T11:53:00Z">
              <w:rPr>
                <w:color w:val="000000" w:themeColor="text1"/>
                <w:sz w:val="26"/>
                <w:szCs w:val="26"/>
              </w:rPr>
            </w:rPrChange>
          </w:rPr>
          <w:t>hình</w:t>
        </w:r>
        <w:proofErr w:type="spellEnd"/>
        <w:r w:rsidRPr="000D6BC2">
          <w:rPr>
            <w:color w:val="EE0000"/>
            <w:sz w:val="26"/>
            <w:szCs w:val="26"/>
            <w:rPrChange w:id="25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56" w:author="Administrator" w:date="2026-08-16T18:53:00Z" w16du:dateUtc="2026-08-16T11:53:00Z">
              <w:rPr>
                <w:color w:val="000000" w:themeColor="text1"/>
                <w:sz w:val="26"/>
                <w:szCs w:val="26"/>
              </w:rPr>
            </w:rPrChange>
          </w:rPr>
          <w:t>thành</w:t>
        </w:r>
        <w:proofErr w:type="spellEnd"/>
        <w:r w:rsidRPr="000D6BC2">
          <w:rPr>
            <w:color w:val="EE0000"/>
            <w:sz w:val="26"/>
            <w:szCs w:val="26"/>
            <w:rPrChange w:id="25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58" w:author="Administrator" w:date="2026-08-16T18:53:00Z" w16du:dateUtc="2026-08-16T11:53:00Z">
              <w:rPr>
                <w:color w:val="000000" w:themeColor="text1"/>
                <w:sz w:val="26"/>
                <w:szCs w:val="26"/>
              </w:rPr>
            </w:rPrChange>
          </w:rPr>
          <w:t>một</w:t>
        </w:r>
        <w:proofErr w:type="spellEnd"/>
        <w:r w:rsidRPr="000D6BC2">
          <w:rPr>
            <w:color w:val="EE0000"/>
            <w:sz w:val="26"/>
            <w:szCs w:val="26"/>
            <w:rPrChange w:id="25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60" w:author="Administrator" w:date="2026-08-16T18:53:00Z" w16du:dateUtc="2026-08-16T11:53:00Z">
              <w:rPr>
                <w:color w:val="000000" w:themeColor="text1"/>
                <w:sz w:val="26"/>
                <w:szCs w:val="26"/>
              </w:rPr>
            </w:rPrChange>
          </w:rPr>
          <w:t>lớp</w:t>
        </w:r>
        <w:proofErr w:type="spellEnd"/>
        <w:r w:rsidRPr="000D6BC2">
          <w:rPr>
            <w:color w:val="EE0000"/>
            <w:sz w:val="26"/>
            <w:szCs w:val="26"/>
            <w:rPrChange w:id="261" w:author="Administrator" w:date="2026-08-16T18:53:00Z" w16du:dateUtc="2026-08-16T11:53:00Z">
              <w:rPr>
                <w:color w:val="000000" w:themeColor="text1"/>
                <w:sz w:val="26"/>
                <w:szCs w:val="26"/>
              </w:rPr>
            </w:rPrChange>
          </w:rPr>
          <w:t xml:space="preserve"> tri </w:t>
        </w:r>
        <w:proofErr w:type="spellStart"/>
        <w:r w:rsidRPr="000D6BC2">
          <w:rPr>
            <w:color w:val="EE0000"/>
            <w:sz w:val="26"/>
            <w:szCs w:val="26"/>
            <w:rPrChange w:id="262" w:author="Administrator" w:date="2026-08-16T18:53:00Z" w16du:dateUtc="2026-08-16T11:53:00Z">
              <w:rPr>
                <w:color w:val="000000" w:themeColor="text1"/>
                <w:sz w:val="26"/>
                <w:szCs w:val="26"/>
              </w:rPr>
            </w:rPrChange>
          </w:rPr>
          <w:t>thức</w:t>
        </w:r>
        <w:proofErr w:type="spellEnd"/>
        <w:r w:rsidRPr="000D6BC2">
          <w:rPr>
            <w:color w:val="EE0000"/>
            <w:sz w:val="26"/>
            <w:szCs w:val="26"/>
            <w:rPrChange w:id="26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64" w:author="Administrator" w:date="2026-08-16T18:53:00Z" w16du:dateUtc="2026-08-16T11:53:00Z">
              <w:rPr>
                <w:color w:val="000000" w:themeColor="text1"/>
                <w:sz w:val="26"/>
                <w:szCs w:val="26"/>
              </w:rPr>
            </w:rPrChange>
          </w:rPr>
          <w:t>và</w:t>
        </w:r>
        <w:proofErr w:type="spellEnd"/>
        <w:r w:rsidRPr="000D6BC2">
          <w:rPr>
            <w:color w:val="EE0000"/>
            <w:sz w:val="26"/>
            <w:szCs w:val="26"/>
            <w:rPrChange w:id="26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66" w:author="Administrator" w:date="2026-08-16T18:53:00Z" w16du:dateUtc="2026-08-16T11:53:00Z">
              <w:rPr>
                <w:color w:val="000000" w:themeColor="text1"/>
                <w:sz w:val="26"/>
                <w:szCs w:val="26"/>
              </w:rPr>
            </w:rPrChange>
          </w:rPr>
          <w:t>điều</w:t>
        </w:r>
        <w:proofErr w:type="spellEnd"/>
        <w:r w:rsidRPr="000D6BC2">
          <w:rPr>
            <w:color w:val="EE0000"/>
            <w:sz w:val="26"/>
            <w:szCs w:val="26"/>
            <w:rPrChange w:id="26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68" w:author="Administrator" w:date="2026-08-16T18:53:00Z" w16du:dateUtc="2026-08-16T11:53:00Z">
              <w:rPr>
                <w:color w:val="000000" w:themeColor="text1"/>
                <w:sz w:val="26"/>
                <w:szCs w:val="26"/>
              </w:rPr>
            </w:rPrChange>
          </w:rPr>
          <w:t>phối</w:t>
        </w:r>
        <w:proofErr w:type="spellEnd"/>
        <w:r w:rsidRPr="000D6BC2">
          <w:rPr>
            <w:color w:val="EE0000"/>
            <w:sz w:val="26"/>
            <w:szCs w:val="26"/>
            <w:rPrChange w:id="26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70" w:author="Administrator" w:date="2026-08-16T18:53:00Z" w16du:dateUtc="2026-08-16T11:53:00Z">
              <w:rPr>
                <w:color w:val="000000" w:themeColor="text1"/>
                <w:sz w:val="26"/>
                <w:szCs w:val="26"/>
              </w:rPr>
            </w:rPrChange>
          </w:rPr>
          <w:t>thống</w:t>
        </w:r>
        <w:proofErr w:type="spellEnd"/>
        <w:r w:rsidRPr="000D6BC2">
          <w:rPr>
            <w:color w:val="EE0000"/>
            <w:sz w:val="26"/>
            <w:szCs w:val="26"/>
            <w:rPrChange w:id="27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72" w:author="Administrator" w:date="2026-08-16T18:53:00Z" w16du:dateUtc="2026-08-16T11:53:00Z">
              <w:rPr>
                <w:color w:val="000000" w:themeColor="text1"/>
                <w:sz w:val="26"/>
                <w:szCs w:val="26"/>
              </w:rPr>
            </w:rPrChange>
          </w:rPr>
          <w:t>nhất</w:t>
        </w:r>
        <w:proofErr w:type="spellEnd"/>
        <w:r w:rsidRPr="000D6BC2">
          <w:rPr>
            <w:color w:val="EE0000"/>
            <w:sz w:val="26"/>
            <w:szCs w:val="26"/>
            <w:rPrChange w:id="273" w:author="Administrator" w:date="2026-08-16T18:53:00Z" w16du:dateUtc="2026-08-16T11:53:00Z">
              <w:rPr>
                <w:color w:val="000000" w:themeColor="text1"/>
                <w:sz w:val="26"/>
                <w:szCs w:val="26"/>
              </w:rPr>
            </w:rPrChange>
          </w:rPr>
          <w:t>.</w:t>
        </w:r>
      </w:ins>
      <w:ins w:id="274" w:author="Administrator" w:date="2026-08-16T18:54:00Z" w16du:dateUtc="2026-08-16T11:54:00Z">
        <w:r>
          <w:rPr>
            <w:color w:val="EE0000"/>
            <w:sz w:val="26"/>
            <w:szCs w:val="26"/>
          </w:rPr>
          <w:t xml:space="preserve"> </w:t>
        </w:r>
      </w:ins>
      <w:proofErr w:type="spellStart"/>
      <w:ins w:id="275" w:author="Administrator" w:date="2026-08-16T18:53:00Z" w16du:dateUtc="2026-08-16T11:53:00Z">
        <w:r w:rsidRPr="000D6BC2">
          <w:rPr>
            <w:color w:val="EE0000"/>
            <w:sz w:val="26"/>
            <w:szCs w:val="26"/>
            <w:rPrChange w:id="276" w:author="Administrator" w:date="2026-08-16T18:53:00Z" w16du:dateUtc="2026-08-16T11:53:00Z">
              <w:rPr>
                <w:color w:val="000000" w:themeColor="text1"/>
                <w:sz w:val="26"/>
                <w:szCs w:val="26"/>
              </w:rPr>
            </w:rPrChange>
          </w:rPr>
          <w:t>Giá</w:t>
        </w:r>
        <w:proofErr w:type="spellEnd"/>
        <w:r w:rsidRPr="000D6BC2">
          <w:rPr>
            <w:color w:val="EE0000"/>
            <w:sz w:val="26"/>
            <w:szCs w:val="26"/>
            <w:rPrChange w:id="27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78" w:author="Administrator" w:date="2026-08-16T18:53:00Z" w16du:dateUtc="2026-08-16T11:53:00Z">
              <w:rPr>
                <w:color w:val="000000" w:themeColor="text1"/>
                <w:sz w:val="26"/>
                <w:szCs w:val="26"/>
              </w:rPr>
            </w:rPrChange>
          </w:rPr>
          <w:t>trị</w:t>
        </w:r>
        <w:proofErr w:type="spellEnd"/>
        <w:r w:rsidRPr="000D6BC2">
          <w:rPr>
            <w:color w:val="EE0000"/>
            <w:sz w:val="26"/>
            <w:szCs w:val="26"/>
            <w:rPrChange w:id="27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80" w:author="Administrator" w:date="2026-08-16T18:53:00Z" w16du:dateUtc="2026-08-16T11:53:00Z">
              <w:rPr>
                <w:color w:val="000000" w:themeColor="text1"/>
                <w:sz w:val="26"/>
                <w:szCs w:val="26"/>
              </w:rPr>
            </w:rPrChange>
          </w:rPr>
          <w:t>khác</w:t>
        </w:r>
        <w:proofErr w:type="spellEnd"/>
        <w:r w:rsidRPr="000D6BC2">
          <w:rPr>
            <w:color w:val="EE0000"/>
            <w:sz w:val="26"/>
            <w:szCs w:val="26"/>
            <w:rPrChange w:id="28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82" w:author="Administrator" w:date="2026-08-16T18:53:00Z" w16du:dateUtc="2026-08-16T11:53:00Z">
              <w:rPr>
                <w:color w:val="000000" w:themeColor="text1"/>
                <w:sz w:val="26"/>
                <w:szCs w:val="26"/>
              </w:rPr>
            </w:rPrChange>
          </w:rPr>
          <w:t>biệt</w:t>
        </w:r>
        <w:proofErr w:type="spellEnd"/>
        <w:r w:rsidRPr="000D6BC2">
          <w:rPr>
            <w:color w:val="EE0000"/>
            <w:sz w:val="26"/>
            <w:szCs w:val="26"/>
            <w:rPrChange w:id="28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84" w:author="Administrator" w:date="2026-08-16T18:53:00Z" w16du:dateUtc="2026-08-16T11:53:00Z">
              <w:rPr>
                <w:color w:val="000000" w:themeColor="text1"/>
                <w:sz w:val="26"/>
                <w:szCs w:val="26"/>
              </w:rPr>
            </w:rPrChange>
          </w:rPr>
          <w:t>của</w:t>
        </w:r>
        <w:proofErr w:type="spellEnd"/>
        <w:r w:rsidRPr="000D6BC2">
          <w:rPr>
            <w:color w:val="EE0000"/>
            <w:sz w:val="26"/>
            <w:szCs w:val="26"/>
            <w:rPrChange w:id="285" w:author="Administrator" w:date="2026-08-16T18:53:00Z" w16du:dateUtc="2026-08-16T11:53:00Z">
              <w:rPr>
                <w:color w:val="000000" w:themeColor="text1"/>
                <w:sz w:val="26"/>
                <w:szCs w:val="26"/>
              </w:rPr>
            </w:rPrChange>
          </w:rPr>
          <w:t xml:space="preserve"> VI CONNECT </w:t>
        </w:r>
        <w:proofErr w:type="spellStart"/>
        <w:r w:rsidRPr="000D6BC2">
          <w:rPr>
            <w:color w:val="EE0000"/>
            <w:sz w:val="26"/>
            <w:szCs w:val="26"/>
            <w:rPrChange w:id="286" w:author="Administrator" w:date="2026-08-16T18:53:00Z" w16du:dateUtc="2026-08-16T11:53:00Z">
              <w:rPr>
                <w:color w:val="000000" w:themeColor="text1"/>
                <w:sz w:val="26"/>
                <w:szCs w:val="26"/>
              </w:rPr>
            </w:rPrChange>
          </w:rPr>
          <w:t>được</w:t>
        </w:r>
        <w:proofErr w:type="spellEnd"/>
        <w:r w:rsidRPr="000D6BC2">
          <w:rPr>
            <w:color w:val="EE0000"/>
            <w:sz w:val="26"/>
            <w:szCs w:val="26"/>
            <w:rPrChange w:id="28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88" w:author="Administrator" w:date="2026-08-16T18:53:00Z" w16du:dateUtc="2026-08-16T11:53:00Z">
              <w:rPr>
                <w:color w:val="000000" w:themeColor="text1"/>
                <w:sz w:val="26"/>
                <w:szCs w:val="26"/>
              </w:rPr>
            </w:rPrChange>
          </w:rPr>
          <w:t>thể</w:t>
        </w:r>
        <w:proofErr w:type="spellEnd"/>
        <w:r w:rsidRPr="000D6BC2">
          <w:rPr>
            <w:color w:val="EE0000"/>
            <w:sz w:val="26"/>
            <w:szCs w:val="26"/>
            <w:rPrChange w:id="28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90" w:author="Administrator" w:date="2026-08-16T18:53:00Z" w16du:dateUtc="2026-08-16T11:53:00Z">
              <w:rPr>
                <w:color w:val="000000" w:themeColor="text1"/>
                <w:sz w:val="26"/>
                <w:szCs w:val="26"/>
              </w:rPr>
            </w:rPrChange>
          </w:rPr>
          <w:t>hiện</w:t>
        </w:r>
        <w:proofErr w:type="spellEnd"/>
        <w:r w:rsidRPr="000D6BC2">
          <w:rPr>
            <w:color w:val="EE0000"/>
            <w:sz w:val="26"/>
            <w:szCs w:val="26"/>
            <w:rPrChange w:id="29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92" w:author="Administrator" w:date="2026-08-16T18:53:00Z" w16du:dateUtc="2026-08-16T11:53:00Z">
              <w:rPr>
                <w:color w:val="000000" w:themeColor="text1"/>
                <w:sz w:val="26"/>
                <w:szCs w:val="26"/>
              </w:rPr>
            </w:rPrChange>
          </w:rPr>
          <w:t>bằng</w:t>
        </w:r>
        <w:proofErr w:type="spellEnd"/>
        <w:r w:rsidRPr="000D6BC2">
          <w:rPr>
            <w:color w:val="EE0000"/>
            <w:sz w:val="26"/>
            <w:szCs w:val="26"/>
            <w:rPrChange w:id="29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94" w:author="Administrator" w:date="2026-08-16T18:53:00Z" w16du:dateUtc="2026-08-16T11:53:00Z">
              <w:rPr>
                <w:color w:val="000000" w:themeColor="text1"/>
                <w:sz w:val="26"/>
                <w:szCs w:val="26"/>
              </w:rPr>
            </w:rPrChange>
          </w:rPr>
          <w:t>công</w:t>
        </w:r>
        <w:proofErr w:type="spellEnd"/>
        <w:r w:rsidRPr="000D6BC2">
          <w:rPr>
            <w:color w:val="EE0000"/>
            <w:sz w:val="26"/>
            <w:szCs w:val="26"/>
            <w:rPrChange w:id="29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296" w:author="Administrator" w:date="2026-08-16T18:53:00Z" w16du:dateUtc="2026-08-16T11:53:00Z">
              <w:rPr>
                <w:color w:val="000000" w:themeColor="text1"/>
                <w:sz w:val="26"/>
                <w:szCs w:val="26"/>
              </w:rPr>
            </w:rPrChange>
          </w:rPr>
          <w:t>thức</w:t>
        </w:r>
        <w:proofErr w:type="spellEnd"/>
        <w:r w:rsidRPr="000D6BC2">
          <w:rPr>
            <w:color w:val="EE0000"/>
            <w:sz w:val="26"/>
            <w:szCs w:val="26"/>
            <w:rPrChange w:id="297" w:author="Administrator" w:date="2026-08-16T18:53:00Z" w16du:dateUtc="2026-08-16T11:53:00Z">
              <w:rPr>
                <w:color w:val="000000" w:themeColor="text1"/>
                <w:sz w:val="26"/>
                <w:szCs w:val="26"/>
              </w:rPr>
            </w:rPrChange>
          </w:rPr>
          <w:t>:</w:t>
        </w:r>
      </w:ins>
    </w:p>
    <w:p w14:paraId="1C6F470C" w14:textId="77777777" w:rsidR="000D6BC2" w:rsidRPr="000D6BC2" w:rsidRDefault="000D6BC2" w:rsidP="000D6BC2">
      <w:pPr>
        <w:spacing w:after="120" w:line="276" w:lineRule="auto"/>
        <w:ind w:firstLine="567"/>
        <w:jc w:val="both"/>
        <w:rPr>
          <w:ins w:id="298" w:author="Administrator" w:date="2026-08-16T18:53:00Z" w16du:dateUtc="2026-08-16T11:53:00Z"/>
          <w:color w:val="EE0000"/>
          <w:sz w:val="26"/>
          <w:szCs w:val="26"/>
          <w:rPrChange w:id="299" w:author="Administrator" w:date="2026-08-16T18:53:00Z" w16du:dateUtc="2026-08-16T11:53:00Z">
            <w:rPr>
              <w:ins w:id="300" w:author="Administrator" w:date="2026-08-16T18:53:00Z" w16du:dateUtc="2026-08-16T11:53:00Z"/>
              <w:color w:val="000000" w:themeColor="text1"/>
              <w:sz w:val="26"/>
              <w:szCs w:val="26"/>
            </w:rPr>
          </w:rPrChange>
        </w:rPr>
      </w:pPr>
    </w:p>
    <w:p w14:paraId="74054729" w14:textId="77777777" w:rsidR="000D6BC2" w:rsidRPr="000D6BC2" w:rsidRDefault="000D6BC2">
      <w:pPr>
        <w:spacing w:after="120" w:line="276" w:lineRule="auto"/>
        <w:jc w:val="center"/>
        <w:rPr>
          <w:ins w:id="301" w:author="Administrator" w:date="2026-08-16T18:53:00Z" w16du:dateUtc="2026-08-16T11:53:00Z"/>
          <w:color w:val="EE0000"/>
          <w:sz w:val="26"/>
          <w:szCs w:val="26"/>
          <w:rPrChange w:id="302" w:author="Administrator" w:date="2026-08-16T18:53:00Z" w16du:dateUtc="2026-08-16T11:53:00Z">
            <w:rPr>
              <w:ins w:id="303" w:author="Administrator" w:date="2026-08-16T18:53:00Z" w16du:dateUtc="2026-08-16T11:53:00Z"/>
              <w:color w:val="000000" w:themeColor="text1"/>
              <w:sz w:val="26"/>
              <w:szCs w:val="26"/>
            </w:rPr>
          </w:rPrChange>
        </w:rPr>
        <w:pPrChange w:id="304" w:author="Administrator" w:date="2026-08-16T18:54:00Z" w16du:dateUtc="2026-08-16T11:54:00Z">
          <w:pPr>
            <w:spacing w:after="120" w:line="276" w:lineRule="auto"/>
            <w:ind w:firstLine="567"/>
            <w:jc w:val="both"/>
          </w:pPr>
        </w:pPrChange>
      </w:pPr>
      <w:ins w:id="305" w:author="Administrator" w:date="2026-08-16T18:53:00Z" w16du:dateUtc="2026-08-16T11:53:00Z">
        <w:r w:rsidRPr="000D6BC2">
          <w:rPr>
            <w:color w:val="EE0000"/>
            <w:sz w:val="26"/>
            <w:szCs w:val="26"/>
            <w:rPrChange w:id="306" w:author="Administrator" w:date="2026-08-16T18:53:00Z" w16du:dateUtc="2026-08-16T11:53:00Z">
              <w:rPr>
                <w:color w:val="000000" w:themeColor="text1"/>
                <w:sz w:val="26"/>
                <w:szCs w:val="26"/>
              </w:rPr>
            </w:rPrChange>
          </w:rPr>
          <w:lastRenderedPageBreak/>
          <w:t>VI CONNECT = Verified Data + Knowledge Graph + Explainable AI Matching + Human Expertise + Transaction Workflow.</w:t>
        </w:r>
      </w:ins>
    </w:p>
    <w:p w14:paraId="496A2D3D" w14:textId="3E6C0855" w:rsidR="000D6BC2" w:rsidRPr="000D6BC2" w:rsidRDefault="000D6BC2" w:rsidP="000D6BC2">
      <w:pPr>
        <w:spacing w:after="120" w:line="276" w:lineRule="auto"/>
        <w:ind w:firstLine="567"/>
        <w:jc w:val="both"/>
        <w:rPr>
          <w:color w:val="EE0000"/>
          <w:sz w:val="26"/>
          <w:szCs w:val="26"/>
          <w:rPrChange w:id="307" w:author="Administrator" w:date="2026-08-16T18:53:00Z" w16du:dateUtc="2026-08-16T11:53:00Z">
            <w:rPr>
              <w:color w:val="000000" w:themeColor="text1"/>
              <w:sz w:val="26"/>
              <w:szCs w:val="26"/>
            </w:rPr>
          </w:rPrChange>
        </w:rPr>
      </w:pPr>
      <w:ins w:id="308" w:author="Administrator" w:date="2026-08-16T18:53:00Z" w16du:dateUtc="2026-08-16T11:53:00Z">
        <w:r w:rsidRPr="000D6BC2">
          <w:rPr>
            <w:color w:val="EE0000"/>
            <w:sz w:val="26"/>
            <w:szCs w:val="26"/>
            <w:rPrChange w:id="309" w:author="Administrator" w:date="2026-08-16T18:53:00Z" w16du:dateUtc="2026-08-16T11:53:00Z">
              <w:rPr>
                <w:color w:val="000000" w:themeColor="text1"/>
                <w:sz w:val="26"/>
                <w:szCs w:val="26"/>
              </w:rPr>
            </w:rPrChange>
          </w:rPr>
          <w:t xml:space="preserve">Trong </w:t>
        </w:r>
        <w:proofErr w:type="spellStart"/>
        <w:r w:rsidRPr="000D6BC2">
          <w:rPr>
            <w:color w:val="EE0000"/>
            <w:sz w:val="26"/>
            <w:szCs w:val="26"/>
            <w:rPrChange w:id="310" w:author="Administrator" w:date="2026-08-16T18:53:00Z" w16du:dateUtc="2026-08-16T11:53:00Z">
              <w:rPr>
                <w:color w:val="000000" w:themeColor="text1"/>
                <w:sz w:val="26"/>
                <w:szCs w:val="26"/>
              </w:rPr>
            </w:rPrChange>
          </w:rPr>
          <w:t>đó</w:t>
        </w:r>
        <w:proofErr w:type="spellEnd"/>
        <w:r w:rsidRPr="000D6BC2">
          <w:rPr>
            <w:color w:val="EE0000"/>
            <w:sz w:val="26"/>
            <w:szCs w:val="26"/>
            <w:rPrChange w:id="311" w:author="Administrator" w:date="2026-08-16T18:53:00Z" w16du:dateUtc="2026-08-16T11:53:00Z">
              <w:rPr>
                <w:color w:val="000000" w:themeColor="text1"/>
                <w:sz w:val="26"/>
                <w:szCs w:val="26"/>
              </w:rPr>
            </w:rPrChange>
          </w:rPr>
          <w:t xml:space="preserve">, AI </w:t>
        </w:r>
        <w:proofErr w:type="spellStart"/>
        <w:r w:rsidRPr="000D6BC2">
          <w:rPr>
            <w:color w:val="EE0000"/>
            <w:sz w:val="26"/>
            <w:szCs w:val="26"/>
            <w:rPrChange w:id="312" w:author="Administrator" w:date="2026-08-16T18:53:00Z" w16du:dateUtc="2026-08-16T11:53:00Z">
              <w:rPr>
                <w:color w:val="000000" w:themeColor="text1"/>
                <w:sz w:val="26"/>
                <w:szCs w:val="26"/>
              </w:rPr>
            </w:rPrChange>
          </w:rPr>
          <w:t>hỗ</w:t>
        </w:r>
        <w:proofErr w:type="spellEnd"/>
        <w:r w:rsidRPr="000D6BC2">
          <w:rPr>
            <w:color w:val="EE0000"/>
            <w:sz w:val="26"/>
            <w:szCs w:val="26"/>
            <w:rPrChange w:id="31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14" w:author="Administrator" w:date="2026-08-16T18:53:00Z" w16du:dateUtc="2026-08-16T11:53:00Z">
              <w:rPr>
                <w:color w:val="000000" w:themeColor="text1"/>
                <w:sz w:val="26"/>
                <w:szCs w:val="26"/>
              </w:rPr>
            </w:rPrChange>
          </w:rPr>
          <w:t>trợ</w:t>
        </w:r>
        <w:proofErr w:type="spellEnd"/>
        <w:r w:rsidRPr="000D6BC2">
          <w:rPr>
            <w:color w:val="EE0000"/>
            <w:sz w:val="26"/>
            <w:szCs w:val="26"/>
            <w:rPrChange w:id="31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16" w:author="Administrator" w:date="2026-08-16T18:53:00Z" w16du:dateUtc="2026-08-16T11:53:00Z">
              <w:rPr>
                <w:color w:val="000000" w:themeColor="text1"/>
                <w:sz w:val="26"/>
                <w:szCs w:val="26"/>
              </w:rPr>
            </w:rPrChange>
          </w:rPr>
          <w:t>chuyển</w:t>
        </w:r>
        <w:proofErr w:type="spellEnd"/>
        <w:r w:rsidRPr="000D6BC2">
          <w:rPr>
            <w:color w:val="EE0000"/>
            <w:sz w:val="26"/>
            <w:szCs w:val="26"/>
            <w:rPrChange w:id="31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18" w:author="Administrator" w:date="2026-08-16T18:53:00Z" w16du:dateUtc="2026-08-16T11:53:00Z">
              <w:rPr>
                <w:color w:val="000000" w:themeColor="text1"/>
                <w:sz w:val="26"/>
                <w:szCs w:val="26"/>
              </w:rPr>
            </w:rPrChange>
          </w:rPr>
          <w:t>một</w:t>
        </w:r>
        <w:proofErr w:type="spellEnd"/>
        <w:r w:rsidRPr="000D6BC2">
          <w:rPr>
            <w:color w:val="EE0000"/>
            <w:sz w:val="26"/>
            <w:szCs w:val="26"/>
            <w:rPrChange w:id="31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20" w:author="Administrator" w:date="2026-08-16T18:53:00Z" w16du:dateUtc="2026-08-16T11:53:00Z">
              <w:rPr>
                <w:color w:val="000000" w:themeColor="text1"/>
                <w:sz w:val="26"/>
                <w:szCs w:val="26"/>
              </w:rPr>
            </w:rPrChange>
          </w:rPr>
          <w:t>nhu</w:t>
        </w:r>
        <w:proofErr w:type="spellEnd"/>
        <w:r w:rsidRPr="000D6BC2">
          <w:rPr>
            <w:color w:val="EE0000"/>
            <w:sz w:val="26"/>
            <w:szCs w:val="26"/>
            <w:rPrChange w:id="32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22" w:author="Administrator" w:date="2026-08-16T18:53:00Z" w16du:dateUtc="2026-08-16T11:53:00Z">
              <w:rPr>
                <w:color w:val="000000" w:themeColor="text1"/>
                <w:sz w:val="26"/>
                <w:szCs w:val="26"/>
              </w:rPr>
            </w:rPrChange>
          </w:rPr>
          <w:t>cầu</w:t>
        </w:r>
        <w:proofErr w:type="spellEnd"/>
        <w:r w:rsidRPr="000D6BC2">
          <w:rPr>
            <w:color w:val="EE0000"/>
            <w:sz w:val="26"/>
            <w:szCs w:val="26"/>
            <w:rPrChange w:id="32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24" w:author="Administrator" w:date="2026-08-16T18:53:00Z" w16du:dateUtc="2026-08-16T11:53:00Z">
              <w:rPr>
                <w:color w:val="000000" w:themeColor="text1"/>
                <w:sz w:val="26"/>
                <w:szCs w:val="26"/>
              </w:rPr>
            </w:rPrChange>
          </w:rPr>
          <w:t>thực</w:t>
        </w:r>
        <w:proofErr w:type="spellEnd"/>
        <w:r w:rsidRPr="000D6BC2">
          <w:rPr>
            <w:color w:val="EE0000"/>
            <w:sz w:val="26"/>
            <w:szCs w:val="26"/>
            <w:rPrChange w:id="32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26" w:author="Administrator" w:date="2026-08-16T18:53:00Z" w16du:dateUtc="2026-08-16T11:53:00Z">
              <w:rPr>
                <w:color w:val="000000" w:themeColor="text1"/>
                <w:sz w:val="26"/>
                <w:szCs w:val="26"/>
              </w:rPr>
            </w:rPrChange>
          </w:rPr>
          <w:t>tiễn</w:t>
        </w:r>
        <w:proofErr w:type="spellEnd"/>
        <w:r w:rsidRPr="000D6BC2">
          <w:rPr>
            <w:color w:val="EE0000"/>
            <w:sz w:val="26"/>
            <w:szCs w:val="26"/>
            <w:rPrChange w:id="32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28" w:author="Administrator" w:date="2026-08-16T18:53:00Z" w16du:dateUtc="2026-08-16T11:53:00Z">
              <w:rPr>
                <w:color w:val="000000" w:themeColor="text1"/>
                <w:sz w:val="26"/>
                <w:szCs w:val="26"/>
              </w:rPr>
            </w:rPrChange>
          </w:rPr>
          <w:t>thành</w:t>
        </w:r>
        <w:proofErr w:type="spellEnd"/>
        <w:r w:rsidRPr="000D6BC2">
          <w:rPr>
            <w:color w:val="EE0000"/>
            <w:sz w:val="26"/>
            <w:szCs w:val="26"/>
            <w:rPrChange w:id="32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30" w:author="Administrator" w:date="2026-08-16T18:53:00Z" w16du:dateUtc="2026-08-16T11:53:00Z">
              <w:rPr>
                <w:color w:val="000000" w:themeColor="text1"/>
                <w:sz w:val="26"/>
                <w:szCs w:val="26"/>
              </w:rPr>
            </w:rPrChange>
          </w:rPr>
          <w:t>danh</w:t>
        </w:r>
        <w:proofErr w:type="spellEnd"/>
        <w:r w:rsidRPr="000D6BC2">
          <w:rPr>
            <w:color w:val="EE0000"/>
            <w:sz w:val="26"/>
            <w:szCs w:val="26"/>
            <w:rPrChange w:id="33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32" w:author="Administrator" w:date="2026-08-16T18:53:00Z" w16du:dateUtc="2026-08-16T11:53:00Z">
              <w:rPr>
                <w:color w:val="000000" w:themeColor="text1"/>
                <w:sz w:val="26"/>
                <w:szCs w:val="26"/>
              </w:rPr>
            </w:rPrChange>
          </w:rPr>
          <w:t>sách</w:t>
        </w:r>
        <w:proofErr w:type="spellEnd"/>
        <w:r w:rsidRPr="000D6BC2">
          <w:rPr>
            <w:color w:val="EE0000"/>
            <w:sz w:val="26"/>
            <w:szCs w:val="26"/>
            <w:rPrChange w:id="33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34" w:author="Administrator" w:date="2026-08-16T18:53:00Z" w16du:dateUtc="2026-08-16T11:53:00Z">
              <w:rPr>
                <w:color w:val="000000" w:themeColor="text1"/>
                <w:sz w:val="26"/>
                <w:szCs w:val="26"/>
              </w:rPr>
            </w:rPrChange>
          </w:rPr>
          <w:t>chuyên</w:t>
        </w:r>
        <w:proofErr w:type="spellEnd"/>
        <w:r w:rsidRPr="000D6BC2">
          <w:rPr>
            <w:color w:val="EE0000"/>
            <w:sz w:val="26"/>
            <w:szCs w:val="26"/>
            <w:rPrChange w:id="33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36" w:author="Administrator" w:date="2026-08-16T18:53:00Z" w16du:dateUtc="2026-08-16T11:53:00Z">
              <w:rPr>
                <w:color w:val="000000" w:themeColor="text1"/>
                <w:sz w:val="26"/>
                <w:szCs w:val="26"/>
              </w:rPr>
            </w:rPrChange>
          </w:rPr>
          <w:t>gia</w:t>
        </w:r>
        <w:proofErr w:type="spellEnd"/>
        <w:r w:rsidRPr="000D6BC2">
          <w:rPr>
            <w:color w:val="EE0000"/>
            <w:sz w:val="26"/>
            <w:szCs w:val="26"/>
            <w:rPrChange w:id="33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38" w:author="Administrator" w:date="2026-08-16T18:53:00Z" w16du:dateUtc="2026-08-16T11:53:00Z">
              <w:rPr>
                <w:color w:val="000000" w:themeColor="text1"/>
                <w:sz w:val="26"/>
                <w:szCs w:val="26"/>
              </w:rPr>
            </w:rPrChange>
          </w:rPr>
          <w:t>công</w:t>
        </w:r>
        <w:proofErr w:type="spellEnd"/>
        <w:r w:rsidRPr="000D6BC2">
          <w:rPr>
            <w:color w:val="EE0000"/>
            <w:sz w:val="26"/>
            <w:szCs w:val="26"/>
            <w:rPrChange w:id="33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40" w:author="Administrator" w:date="2026-08-16T18:53:00Z" w16du:dateUtc="2026-08-16T11:53:00Z">
              <w:rPr>
                <w:color w:val="000000" w:themeColor="text1"/>
                <w:sz w:val="26"/>
                <w:szCs w:val="26"/>
              </w:rPr>
            </w:rPrChange>
          </w:rPr>
          <w:t>nghệ</w:t>
        </w:r>
        <w:proofErr w:type="spellEnd"/>
        <w:r w:rsidRPr="000D6BC2">
          <w:rPr>
            <w:color w:val="EE0000"/>
            <w:sz w:val="26"/>
            <w:szCs w:val="26"/>
            <w:rPrChange w:id="34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42" w:author="Administrator" w:date="2026-08-16T18:53:00Z" w16du:dateUtc="2026-08-16T11:53:00Z">
              <w:rPr>
                <w:color w:val="000000" w:themeColor="text1"/>
                <w:sz w:val="26"/>
                <w:szCs w:val="26"/>
              </w:rPr>
            </w:rPrChange>
          </w:rPr>
          <w:t>nhóm</w:t>
        </w:r>
        <w:proofErr w:type="spellEnd"/>
        <w:r w:rsidRPr="000D6BC2">
          <w:rPr>
            <w:color w:val="EE0000"/>
            <w:sz w:val="26"/>
            <w:szCs w:val="26"/>
            <w:rPrChange w:id="34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44" w:author="Administrator" w:date="2026-08-16T18:53:00Z" w16du:dateUtc="2026-08-16T11:53:00Z">
              <w:rPr>
                <w:color w:val="000000" w:themeColor="text1"/>
                <w:sz w:val="26"/>
                <w:szCs w:val="26"/>
              </w:rPr>
            </w:rPrChange>
          </w:rPr>
          <w:t>liên</w:t>
        </w:r>
        <w:proofErr w:type="spellEnd"/>
        <w:r w:rsidRPr="000D6BC2">
          <w:rPr>
            <w:color w:val="EE0000"/>
            <w:sz w:val="26"/>
            <w:szCs w:val="26"/>
            <w:rPrChange w:id="34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46" w:author="Administrator" w:date="2026-08-16T18:53:00Z" w16du:dateUtc="2026-08-16T11:53:00Z">
              <w:rPr>
                <w:color w:val="000000" w:themeColor="text1"/>
                <w:sz w:val="26"/>
                <w:szCs w:val="26"/>
              </w:rPr>
            </w:rPrChange>
          </w:rPr>
          <w:t>ngành</w:t>
        </w:r>
        <w:proofErr w:type="spellEnd"/>
        <w:r w:rsidRPr="000D6BC2">
          <w:rPr>
            <w:color w:val="EE0000"/>
            <w:sz w:val="26"/>
            <w:szCs w:val="26"/>
            <w:rPrChange w:id="34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48" w:author="Administrator" w:date="2026-08-16T18:53:00Z" w16du:dateUtc="2026-08-16T11:53:00Z">
              <w:rPr>
                <w:color w:val="000000" w:themeColor="text1"/>
                <w:sz w:val="26"/>
                <w:szCs w:val="26"/>
              </w:rPr>
            </w:rPrChange>
          </w:rPr>
          <w:t>cơ</w:t>
        </w:r>
        <w:proofErr w:type="spellEnd"/>
        <w:r w:rsidRPr="000D6BC2">
          <w:rPr>
            <w:color w:val="EE0000"/>
            <w:sz w:val="26"/>
            <w:szCs w:val="26"/>
            <w:rPrChange w:id="34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50" w:author="Administrator" w:date="2026-08-16T18:53:00Z" w16du:dateUtc="2026-08-16T11:53:00Z">
              <w:rPr>
                <w:color w:val="000000" w:themeColor="text1"/>
                <w:sz w:val="26"/>
                <w:szCs w:val="26"/>
              </w:rPr>
            </w:rPrChange>
          </w:rPr>
          <w:t>sở</w:t>
        </w:r>
        <w:proofErr w:type="spellEnd"/>
        <w:r w:rsidRPr="000D6BC2">
          <w:rPr>
            <w:color w:val="EE0000"/>
            <w:sz w:val="26"/>
            <w:szCs w:val="26"/>
            <w:rPrChange w:id="35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52" w:author="Administrator" w:date="2026-08-16T18:53:00Z" w16du:dateUtc="2026-08-16T11:53:00Z">
              <w:rPr>
                <w:color w:val="000000" w:themeColor="text1"/>
                <w:sz w:val="26"/>
                <w:szCs w:val="26"/>
              </w:rPr>
            </w:rPrChange>
          </w:rPr>
          <w:t>vật</w:t>
        </w:r>
        <w:proofErr w:type="spellEnd"/>
        <w:r w:rsidRPr="000D6BC2">
          <w:rPr>
            <w:color w:val="EE0000"/>
            <w:sz w:val="26"/>
            <w:szCs w:val="26"/>
            <w:rPrChange w:id="35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54" w:author="Administrator" w:date="2026-08-16T18:53:00Z" w16du:dateUtc="2026-08-16T11:53:00Z">
              <w:rPr>
                <w:color w:val="000000" w:themeColor="text1"/>
                <w:sz w:val="26"/>
                <w:szCs w:val="26"/>
              </w:rPr>
            </w:rPrChange>
          </w:rPr>
          <w:t>chất</w:t>
        </w:r>
        <w:proofErr w:type="spellEnd"/>
        <w:r w:rsidRPr="000D6BC2">
          <w:rPr>
            <w:color w:val="EE0000"/>
            <w:sz w:val="26"/>
            <w:szCs w:val="26"/>
            <w:rPrChange w:id="35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56" w:author="Administrator" w:date="2026-08-16T18:53:00Z" w16du:dateUtc="2026-08-16T11:53:00Z">
              <w:rPr>
                <w:color w:val="000000" w:themeColor="text1"/>
                <w:sz w:val="26"/>
                <w:szCs w:val="26"/>
              </w:rPr>
            </w:rPrChange>
          </w:rPr>
          <w:t>và</w:t>
        </w:r>
        <w:proofErr w:type="spellEnd"/>
        <w:r w:rsidRPr="000D6BC2">
          <w:rPr>
            <w:color w:val="EE0000"/>
            <w:sz w:val="26"/>
            <w:szCs w:val="26"/>
            <w:rPrChange w:id="35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58" w:author="Administrator" w:date="2026-08-16T18:53:00Z" w16du:dateUtc="2026-08-16T11:53:00Z">
              <w:rPr>
                <w:color w:val="000000" w:themeColor="text1"/>
                <w:sz w:val="26"/>
                <w:szCs w:val="26"/>
              </w:rPr>
            </w:rPrChange>
          </w:rPr>
          <w:t>nguồn</w:t>
        </w:r>
        <w:proofErr w:type="spellEnd"/>
        <w:r w:rsidRPr="000D6BC2">
          <w:rPr>
            <w:color w:val="EE0000"/>
            <w:sz w:val="26"/>
            <w:szCs w:val="26"/>
            <w:rPrChange w:id="35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60" w:author="Administrator" w:date="2026-08-16T18:53:00Z" w16du:dateUtc="2026-08-16T11:53:00Z">
              <w:rPr>
                <w:color w:val="000000" w:themeColor="text1"/>
                <w:sz w:val="26"/>
                <w:szCs w:val="26"/>
              </w:rPr>
            </w:rPrChange>
          </w:rPr>
          <w:t>lực</w:t>
        </w:r>
        <w:proofErr w:type="spellEnd"/>
        <w:r w:rsidRPr="000D6BC2">
          <w:rPr>
            <w:color w:val="EE0000"/>
            <w:sz w:val="26"/>
            <w:szCs w:val="26"/>
            <w:rPrChange w:id="36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62" w:author="Administrator" w:date="2026-08-16T18:53:00Z" w16du:dateUtc="2026-08-16T11:53:00Z">
              <w:rPr>
                <w:color w:val="000000" w:themeColor="text1"/>
                <w:sz w:val="26"/>
                <w:szCs w:val="26"/>
              </w:rPr>
            </w:rPrChange>
          </w:rPr>
          <w:t>phù</w:t>
        </w:r>
        <w:proofErr w:type="spellEnd"/>
        <w:r w:rsidRPr="000D6BC2">
          <w:rPr>
            <w:color w:val="EE0000"/>
            <w:sz w:val="26"/>
            <w:szCs w:val="26"/>
            <w:rPrChange w:id="36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64" w:author="Administrator" w:date="2026-08-16T18:53:00Z" w16du:dateUtc="2026-08-16T11:53:00Z">
              <w:rPr>
                <w:color w:val="000000" w:themeColor="text1"/>
                <w:sz w:val="26"/>
                <w:szCs w:val="26"/>
              </w:rPr>
            </w:rPrChange>
          </w:rPr>
          <w:t>hợp</w:t>
        </w:r>
        <w:proofErr w:type="spellEnd"/>
        <w:r w:rsidRPr="000D6BC2">
          <w:rPr>
            <w:color w:val="EE0000"/>
            <w:sz w:val="26"/>
            <w:szCs w:val="26"/>
            <w:rPrChange w:id="36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66" w:author="Administrator" w:date="2026-08-16T18:53:00Z" w16du:dateUtc="2026-08-16T11:53:00Z">
              <w:rPr>
                <w:color w:val="000000" w:themeColor="text1"/>
                <w:sz w:val="26"/>
                <w:szCs w:val="26"/>
              </w:rPr>
            </w:rPrChange>
          </w:rPr>
          <w:t>còn</w:t>
        </w:r>
        <w:proofErr w:type="spellEnd"/>
        <w:r w:rsidRPr="000D6BC2">
          <w:rPr>
            <w:color w:val="EE0000"/>
            <w:sz w:val="26"/>
            <w:szCs w:val="26"/>
            <w:rPrChange w:id="36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68" w:author="Administrator" w:date="2026-08-16T18:53:00Z" w16du:dateUtc="2026-08-16T11:53:00Z">
              <w:rPr>
                <w:color w:val="000000" w:themeColor="text1"/>
                <w:sz w:val="26"/>
                <w:szCs w:val="26"/>
              </w:rPr>
            </w:rPrChange>
          </w:rPr>
          <w:t>các</w:t>
        </w:r>
        <w:proofErr w:type="spellEnd"/>
        <w:r w:rsidRPr="000D6BC2">
          <w:rPr>
            <w:color w:val="EE0000"/>
            <w:sz w:val="26"/>
            <w:szCs w:val="26"/>
            <w:rPrChange w:id="36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70" w:author="Administrator" w:date="2026-08-16T18:53:00Z" w16du:dateUtc="2026-08-16T11:53:00Z">
              <w:rPr>
                <w:color w:val="000000" w:themeColor="text1"/>
                <w:sz w:val="26"/>
                <w:szCs w:val="26"/>
              </w:rPr>
            </w:rPrChange>
          </w:rPr>
          <w:t>cơ</w:t>
        </w:r>
        <w:proofErr w:type="spellEnd"/>
        <w:r w:rsidRPr="000D6BC2">
          <w:rPr>
            <w:color w:val="EE0000"/>
            <w:sz w:val="26"/>
            <w:szCs w:val="26"/>
            <w:rPrChange w:id="37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72" w:author="Administrator" w:date="2026-08-16T18:53:00Z" w16du:dateUtc="2026-08-16T11:53:00Z">
              <w:rPr>
                <w:color w:val="000000" w:themeColor="text1"/>
                <w:sz w:val="26"/>
                <w:szCs w:val="26"/>
              </w:rPr>
            </w:rPrChange>
          </w:rPr>
          <w:t>chế</w:t>
        </w:r>
        <w:proofErr w:type="spellEnd"/>
        <w:r w:rsidRPr="000D6BC2">
          <w:rPr>
            <w:color w:val="EE0000"/>
            <w:sz w:val="26"/>
            <w:szCs w:val="26"/>
            <w:rPrChange w:id="37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74" w:author="Administrator" w:date="2026-08-16T18:53:00Z" w16du:dateUtc="2026-08-16T11:53:00Z">
              <w:rPr>
                <w:color w:val="000000" w:themeColor="text1"/>
                <w:sz w:val="26"/>
                <w:szCs w:val="26"/>
              </w:rPr>
            </w:rPrChange>
          </w:rPr>
          <w:t>thẩm</w:t>
        </w:r>
        <w:proofErr w:type="spellEnd"/>
        <w:r w:rsidRPr="000D6BC2">
          <w:rPr>
            <w:color w:val="EE0000"/>
            <w:sz w:val="26"/>
            <w:szCs w:val="26"/>
            <w:rPrChange w:id="37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76" w:author="Administrator" w:date="2026-08-16T18:53:00Z" w16du:dateUtc="2026-08-16T11:53:00Z">
              <w:rPr>
                <w:color w:val="000000" w:themeColor="text1"/>
                <w:sz w:val="26"/>
                <w:szCs w:val="26"/>
              </w:rPr>
            </w:rPrChange>
          </w:rPr>
          <w:t>định</w:t>
        </w:r>
        <w:proofErr w:type="spellEnd"/>
        <w:r w:rsidRPr="000D6BC2">
          <w:rPr>
            <w:color w:val="EE0000"/>
            <w:sz w:val="26"/>
            <w:szCs w:val="26"/>
            <w:rPrChange w:id="37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78" w:author="Administrator" w:date="2026-08-16T18:53:00Z" w16du:dateUtc="2026-08-16T11:53:00Z">
              <w:rPr>
                <w:color w:val="000000" w:themeColor="text1"/>
                <w:sz w:val="26"/>
                <w:szCs w:val="26"/>
              </w:rPr>
            </w:rPrChange>
          </w:rPr>
          <w:t>quyết</w:t>
        </w:r>
        <w:proofErr w:type="spellEnd"/>
        <w:r w:rsidRPr="000D6BC2">
          <w:rPr>
            <w:color w:val="EE0000"/>
            <w:sz w:val="26"/>
            <w:szCs w:val="26"/>
            <w:rPrChange w:id="37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80" w:author="Administrator" w:date="2026-08-16T18:53:00Z" w16du:dateUtc="2026-08-16T11:53:00Z">
              <w:rPr>
                <w:color w:val="000000" w:themeColor="text1"/>
                <w:sz w:val="26"/>
                <w:szCs w:val="26"/>
              </w:rPr>
            </w:rPrChange>
          </w:rPr>
          <w:t>định</w:t>
        </w:r>
        <w:proofErr w:type="spellEnd"/>
        <w:r w:rsidRPr="000D6BC2">
          <w:rPr>
            <w:color w:val="EE0000"/>
            <w:sz w:val="26"/>
            <w:szCs w:val="26"/>
            <w:rPrChange w:id="38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82" w:author="Administrator" w:date="2026-08-16T18:53:00Z" w16du:dateUtc="2026-08-16T11:53:00Z">
              <w:rPr>
                <w:color w:val="000000" w:themeColor="text1"/>
                <w:sz w:val="26"/>
                <w:szCs w:val="26"/>
              </w:rPr>
            </w:rPrChange>
          </w:rPr>
          <w:t>ký</w:t>
        </w:r>
        <w:proofErr w:type="spellEnd"/>
        <w:r w:rsidRPr="000D6BC2">
          <w:rPr>
            <w:color w:val="EE0000"/>
            <w:sz w:val="26"/>
            <w:szCs w:val="26"/>
            <w:rPrChange w:id="38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84" w:author="Administrator" w:date="2026-08-16T18:53:00Z" w16du:dateUtc="2026-08-16T11:53:00Z">
              <w:rPr>
                <w:color w:val="000000" w:themeColor="text1"/>
                <w:sz w:val="26"/>
                <w:szCs w:val="26"/>
              </w:rPr>
            </w:rPrChange>
          </w:rPr>
          <w:t>kết</w:t>
        </w:r>
        <w:proofErr w:type="spellEnd"/>
        <w:r w:rsidRPr="000D6BC2">
          <w:rPr>
            <w:color w:val="EE0000"/>
            <w:sz w:val="26"/>
            <w:szCs w:val="26"/>
            <w:rPrChange w:id="38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86" w:author="Administrator" w:date="2026-08-16T18:53:00Z" w16du:dateUtc="2026-08-16T11:53:00Z">
              <w:rPr>
                <w:color w:val="000000" w:themeColor="text1"/>
                <w:sz w:val="26"/>
                <w:szCs w:val="26"/>
              </w:rPr>
            </w:rPrChange>
          </w:rPr>
          <w:t>và</w:t>
        </w:r>
        <w:proofErr w:type="spellEnd"/>
        <w:r w:rsidRPr="000D6BC2">
          <w:rPr>
            <w:color w:val="EE0000"/>
            <w:sz w:val="26"/>
            <w:szCs w:val="26"/>
            <w:rPrChange w:id="38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88" w:author="Administrator" w:date="2026-08-16T18:53:00Z" w16du:dateUtc="2026-08-16T11:53:00Z">
              <w:rPr>
                <w:color w:val="000000" w:themeColor="text1"/>
                <w:sz w:val="26"/>
                <w:szCs w:val="26"/>
              </w:rPr>
            </w:rPrChange>
          </w:rPr>
          <w:t>nghiệm</w:t>
        </w:r>
        <w:proofErr w:type="spellEnd"/>
        <w:r w:rsidRPr="000D6BC2">
          <w:rPr>
            <w:color w:val="EE0000"/>
            <w:sz w:val="26"/>
            <w:szCs w:val="26"/>
            <w:rPrChange w:id="38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90" w:author="Administrator" w:date="2026-08-16T18:53:00Z" w16du:dateUtc="2026-08-16T11:53:00Z">
              <w:rPr>
                <w:color w:val="000000" w:themeColor="text1"/>
                <w:sz w:val="26"/>
                <w:szCs w:val="26"/>
              </w:rPr>
            </w:rPrChange>
          </w:rPr>
          <w:t>thu</w:t>
        </w:r>
        <w:proofErr w:type="spellEnd"/>
        <w:r w:rsidRPr="000D6BC2">
          <w:rPr>
            <w:color w:val="EE0000"/>
            <w:sz w:val="26"/>
            <w:szCs w:val="26"/>
            <w:rPrChange w:id="39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92" w:author="Administrator" w:date="2026-08-16T18:53:00Z" w16du:dateUtc="2026-08-16T11:53:00Z">
              <w:rPr>
                <w:color w:val="000000" w:themeColor="text1"/>
                <w:sz w:val="26"/>
                <w:szCs w:val="26"/>
              </w:rPr>
            </w:rPrChange>
          </w:rPr>
          <w:t>vẫn</w:t>
        </w:r>
        <w:proofErr w:type="spellEnd"/>
        <w:r w:rsidRPr="000D6BC2">
          <w:rPr>
            <w:color w:val="EE0000"/>
            <w:sz w:val="26"/>
            <w:szCs w:val="26"/>
            <w:rPrChange w:id="39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94" w:author="Administrator" w:date="2026-08-16T18:53:00Z" w16du:dateUtc="2026-08-16T11:53:00Z">
              <w:rPr>
                <w:color w:val="000000" w:themeColor="text1"/>
                <w:sz w:val="26"/>
                <w:szCs w:val="26"/>
              </w:rPr>
            </w:rPrChange>
          </w:rPr>
          <w:t>được</w:t>
        </w:r>
        <w:proofErr w:type="spellEnd"/>
        <w:r w:rsidRPr="000D6BC2">
          <w:rPr>
            <w:color w:val="EE0000"/>
            <w:sz w:val="26"/>
            <w:szCs w:val="26"/>
            <w:rPrChange w:id="39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96" w:author="Administrator" w:date="2026-08-16T18:53:00Z" w16du:dateUtc="2026-08-16T11:53:00Z">
              <w:rPr>
                <w:color w:val="000000" w:themeColor="text1"/>
                <w:sz w:val="26"/>
                <w:szCs w:val="26"/>
              </w:rPr>
            </w:rPrChange>
          </w:rPr>
          <w:t>thực</w:t>
        </w:r>
        <w:proofErr w:type="spellEnd"/>
        <w:r w:rsidRPr="000D6BC2">
          <w:rPr>
            <w:color w:val="EE0000"/>
            <w:sz w:val="26"/>
            <w:szCs w:val="26"/>
            <w:rPrChange w:id="39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398" w:author="Administrator" w:date="2026-08-16T18:53:00Z" w16du:dateUtc="2026-08-16T11:53:00Z">
              <w:rPr>
                <w:color w:val="000000" w:themeColor="text1"/>
                <w:sz w:val="26"/>
                <w:szCs w:val="26"/>
              </w:rPr>
            </w:rPrChange>
          </w:rPr>
          <w:t>hiện</w:t>
        </w:r>
        <w:proofErr w:type="spellEnd"/>
        <w:r w:rsidRPr="000D6BC2">
          <w:rPr>
            <w:color w:val="EE0000"/>
            <w:sz w:val="26"/>
            <w:szCs w:val="26"/>
            <w:rPrChange w:id="39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400" w:author="Administrator" w:date="2026-08-16T18:53:00Z" w16du:dateUtc="2026-08-16T11:53:00Z">
              <w:rPr>
                <w:color w:val="000000" w:themeColor="text1"/>
                <w:sz w:val="26"/>
                <w:szCs w:val="26"/>
              </w:rPr>
            </w:rPrChange>
          </w:rPr>
          <w:t>với</w:t>
        </w:r>
        <w:proofErr w:type="spellEnd"/>
        <w:r w:rsidRPr="000D6BC2">
          <w:rPr>
            <w:color w:val="EE0000"/>
            <w:sz w:val="26"/>
            <w:szCs w:val="26"/>
            <w:rPrChange w:id="40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402" w:author="Administrator" w:date="2026-08-16T18:53:00Z" w16du:dateUtc="2026-08-16T11:53:00Z">
              <w:rPr>
                <w:color w:val="000000" w:themeColor="text1"/>
                <w:sz w:val="26"/>
                <w:szCs w:val="26"/>
              </w:rPr>
            </w:rPrChange>
          </w:rPr>
          <w:t>sự</w:t>
        </w:r>
        <w:proofErr w:type="spellEnd"/>
        <w:r w:rsidRPr="000D6BC2">
          <w:rPr>
            <w:color w:val="EE0000"/>
            <w:sz w:val="26"/>
            <w:szCs w:val="26"/>
            <w:rPrChange w:id="40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404" w:author="Administrator" w:date="2026-08-16T18:53:00Z" w16du:dateUtc="2026-08-16T11:53:00Z">
              <w:rPr>
                <w:color w:val="000000" w:themeColor="text1"/>
                <w:sz w:val="26"/>
                <w:szCs w:val="26"/>
              </w:rPr>
            </w:rPrChange>
          </w:rPr>
          <w:t>tham</w:t>
        </w:r>
        <w:proofErr w:type="spellEnd"/>
        <w:r w:rsidRPr="000D6BC2">
          <w:rPr>
            <w:color w:val="EE0000"/>
            <w:sz w:val="26"/>
            <w:szCs w:val="26"/>
            <w:rPrChange w:id="40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406" w:author="Administrator" w:date="2026-08-16T18:53:00Z" w16du:dateUtc="2026-08-16T11:53:00Z">
              <w:rPr>
                <w:color w:val="000000" w:themeColor="text1"/>
                <w:sz w:val="26"/>
                <w:szCs w:val="26"/>
              </w:rPr>
            </w:rPrChange>
          </w:rPr>
          <w:t>gia</w:t>
        </w:r>
        <w:proofErr w:type="spellEnd"/>
        <w:r w:rsidRPr="000D6BC2">
          <w:rPr>
            <w:color w:val="EE0000"/>
            <w:sz w:val="26"/>
            <w:szCs w:val="26"/>
            <w:rPrChange w:id="407"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408" w:author="Administrator" w:date="2026-08-16T18:53:00Z" w16du:dateUtc="2026-08-16T11:53:00Z">
              <w:rPr>
                <w:color w:val="000000" w:themeColor="text1"/>
                <w:sz w:val="26"/>
                <w:szCs w:val="26"/>
              </w:rPr>
            </w:rPrChange>
          </w:rPr>
          <w:t>và</w:t>
        </w:r>
        <w:proofErr w:type="spellEnd"/>
        <w:r w:rsidRPr="000D6BC2">
          <w:rPr>
            <w:color w:val="EE0000"/>
            <w:sz w:val="26"/>
            <w:szCs w:val="26"/>
            <w:rPrChange w:id="409"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410" w:author="Administrator" w:date="2026-08-16T18:53:00Z" w16du:dateUtc="2026-08-16T11:53:00Z">
              <w:rPr>
                <w:color w:val="000000" w:themeColor="text1"/>
                <w:sz w:val="26"/>
                <w:szCs w:val="26"/>
              </w:rPr>
            </w:rPrChange>
          </w:rPr>
          <w:t>chịu</w:t>
        </w:r>
        <w:proofErr w:type="spellEnd"/>
        <w:r w:rsidRPr="000D6BC2">
          <w:rPr>
            <w:color w:val="EE0000"/>
            <w:sz w:val="26"/>
            <w:szCs w:val="26"/>
            <w:rPrChange w:id="411"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412" w:author="Administrator" w:date="2026-08-16T18:53:00Z" w16du:dateUtc="2026-08-16T11:53:00Z">
              <w:rPr>
                <w:color w:val="000000" w:themeColor="text1"/>
                <w:sz w:val="26"/>
                <w:szCs w:val="26"/>
              </w:rPr>
            </w:rPrChange>
          </w:rPr>
          <w:t>trách</w:t>
        </w:r>
        <w:proofErr w:type="spellEnd"/>
        <w:r w:rsidRPr="000D6BC2">
          <w:rPr>
            <w:color w:val="EE0000"/>
            <w:sz w:val="26"/>
            <w:szCs w:val="26"/>
            <w:rPrChange w:id="413"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414" w:author="Administrator" w:date="2026-08-16T18:53:00Z" w16du:dateUtc="2026-08-16T11:53:00Z">
              <w:rPr>
                <w:color w:val="000000" w:themeColor="text1"/>
                <w:sz w:val="26"/>
                <w:szCs w:val="26"/>
              </w:rPr>
            </w:rPrChange>
          </w:rPr>
          <w:t>nhiệm</w:t>
        </w:r>
        <w:proofErr w:type="spellEnd"/>
        <w:r w:rsidRPr="000D6BC2">
          <w:rPr>
            <w:color w:val="EE0000"/>
            <w:sz w:val="26"/>
            <w:szCs w:val="26"/>
            <w:rPrChange w:id="415" w:author="Administrator" w:date="2026-08-16T18:53:00Z" w16du:dateUtc="2026-08-16T11:53:00Z">
              <w:rPr>
                <w:color w:val="000000" w:themeColor="text1"/>
                <w:sz w:val="26"/>
                <w:szCs w:val="26"/>
              </w:rPr>
            </w:rPrChange>
          </w:rPr>
          <w:t xml:space="preserve"> </w:t>
        </w:r>
        <w:proofErr w:type="spellStart"/>
        <w:r w:rsidRPr="000D6BC2">
          <w:rPr>
            <w:color w:val="EE0000"/>
            <w:sz w:val="26"/>
            <w:szCs w:val="26"/>
            <w:rPrChange w:id="416" w:author="Administrator" w:date="2026-08-16T18:53:00Z" w16du:dateUtc="2026-08-16T11:53:00Z">
              <w:rPr>
                <w:color w:val="000000" w:themeColor="text1"/>
                <w:sz w:val="26"/>
                <w:szCs w:val="26"/>
              </w:rPr>
            </w:rPrChange>
          </w:rPr>
          <w:t>của</w:t>
        </w:r>
        <w:proofErr w:type="spellEnd"/>
        <w:r w:rsidRPr="000D6BC2">
          <w:rPr>
            <w:color w:val="EE0000"/>
            <w:sz w:val="26"/>
            <w:szCs w:val="26"/>
            <w:rPrChange w:id="417" w:author="Administrator" w:date="2026-08-16T18:53:00Z" w16du:dateUtc="2026-08-16T11:53:00Z">
              <w:rPr>
                <w:color w:val="000000" w:themeColor="text1"/>
                <w:sz w:val="26"/>
                <w:szCs w:val="26"/>
              </w:rPr>
            </w:rPrChange>
          </w:rPr>
          <w:t xml:space="preserve"> con </w:t>
        </w:r>
        <w:proofErr w:type="spellStart"/>
        <w:r w:rsidRPr="000D6BC2">
          <w:rPr>
            <w:color w:val="EE0000"/>
            <w:sz w:val="26"/>
            <w:szCs w:val="26"/>
            <w:rPrChange w:id="418" w:author="Administrator" w:date="2026-08-16T18:53:00Z" w16du:dateUtc="2026-08-16T11:53:00Z">
              <w:rPr>
                <w:color w:val="000000" w:themeColor="text1"/>
                <w:sz w:val="26"/>
                <w:szCs w:val="26"/>
              </w:rPr>
            </w:rPrChange>
          </w:rPr>
          <w:t>người</w:t>
        </w:r>
        <w:proofErr w:type="spellEnd"/>
        <w:r w:rsidRPr="000D6BC2">
          <w:rPr>
            <w:color w:val="EE0000"/>
            <w:sz w:val="26"/>
            <w:szCs w:val="26"/>
            <w:rPrChange w:id="419" w:author="Administrator" w:date="2026-08-16T18:53:00Z" w16du:dateUtc="2026-08-16T11:53:00Z">
              <w:rPr>
                <w:color w:val="000000" w:themeColor="text1"/>
                <w:sz w:val="26"/>
                <w:szCs w:val="26"/>
              </w:rPr>
            </w:rPrChange>
          </w:rPr>
          <w:t>.</w:t>
        </w:r>
      </w:ins>
    </w:p>
    <w:p w14:paraId="551D577D" w14:textId="77777777" w:rsidR="008C4A44" w:rsidRPr="00CB4E16" w:rsidRDefault="00000000">
      <w:pPr>
        <w:pStyle w:val="Heading3"/>
        <w:keepNext/>
        <w:spacing w:before="180" w:after="120" w:line="276" w:lineRule="auto"/>
        <w:rPr>
          <w:color w:val="000000" w:themeColor="text1"/>
        </w:rPr>
      </w:pPr>
      <w:bookmarkStart w:id="420" w:name="_Toc237786479"/>
      <w:bookmarkStart w:id="421" w:name="_Toc237789006"/>
      <w:r w:rsidRPr="00CB4E16">
        <w:rPr>
          <w:bCs/>
          <w:iCs/>
          <w:color w:val="000000" w:themeColor="text1"/>
        </w:rPr>
        <w:t xml:space="preserve">đ) Nguyên </w:t>
      </w:r>
      <w:proofErr w:type="spellStart"/>
      <w:r w:rsidRPr="00CB4E16">
        <w:rPr>
          <w:bCs/>
          <w:iCs/>
          <w:color w:val="000000" w:themeColor="text1"/>
        </w:rPr>
        <w:t>tắc</w:t>
      </w:r>
      <w:proofErr w:type="spellEnd"/>
      <w:r w:rsidRPr="00CB4E16">
        <w:rPr>
          <w:bCs/>
          <w:iCs/>
          <w:color w:val="000000" w:themeColor="text1"/>
        </w:rPr>
        <w:t xml:space="preserve"> </w:t>
      </w:r>
      <w:proofErr w:type="spellStart"/>
      <w:r w:rsidRPr="00CB4E16">
        <w:rPr>
          <w:bCs/>
          <w:iCs/>
          <w:color w:val="000000" w:themeColor="text1"/>
        </w:rPr>
        <w:t>định</w:t>
      </w:r>
      <w:proofErr w:type="spellEnd"/>
      <w:r w:rsidRPr="00CB4E16">
        <w:rPr>
          <w:bCs/>
          <w:iCs/>
          <w:color w:val="000000" w:themeColor="text1"/>
        </w:rPr>
        <w:t xml:space="preserve"> </w:t>
      </w:r>
      <w:proofErr w:type="spellStart"/>
      <w:r w:rsidRPr="00CB4E16">
        <w:rPr>
          <w:bCs/>
          <w:iCs/>
          <w:color w:val="000000" w:themeColor="text1"/>
        </w:rPr>
        <w:t>vị</w:t>
      </w:r>
      <w:proofErr w:type="spellEnd"/>
      <w:r w:rsidRPr="00CB4E16">
        <w:rPr>
          <w:bCs/>
          <w:iCs/>
          <w:color w:val="000000" w:themeColor="text1"/>
        </w:rPr>
        <w:t xml:space="preserve"> </w:t>
      </w:r>
      <w:proofErr w:type="spellStart"/>
      <w:r w:rsidRPr="00CB4E16">
        <w:rPr>
          <w:bCs/>
          <w:iCs/>
          <w:color w:val="000000" w:themeColor="text1"/>
        </w:rPr>
        <w:t>kinh</w:t>
      </w:r>
      <w:proofErr w:type="spellEnd"/>
      <w:r w:rsidRPr="00CB4E16">
        <w:rPr>
          <w:bCs/>
          <w:iCs/>
          <w:color w:val="000000" w:themeColor="text1"/>
        </w:rPr>
        <w:t xml:space="preserve"> </w:t>
      </w:r>
      <w:proofErr w:type="spellStart"/>
      <w:r w:rsidRPr="00CB4E16">
        <w:rPr>
          <w:bCs/>
          <w:iCs/>
          <w:color w:val="000000" w:themeColor="text1"/>
        </w:rPr>
        <w:t>tế</w:t>
      </w:r>
      <w:proofErr w:type="spellEnd"/>
      <w:r w:rsidRPr="00CB4E16">
        <w:rPr>
          <w:bCs/>
          <w:iCs/>
          <w:color w:val="000000" w:themeColor="text1"/>
        </w:rPr>
        <w:t xml:space="preserve"> </w:t>
      </w:r>
      <w:proofErr w:type="spellStart"/>
      <w:r w:rsidRPr="00CB4E16">
        <w:rPr>
          <w:bCs/>
          <w:iCs/>
          <w:color w:val="000000" w:themeColor="text1"/>
        </w:rPr>
        <w:t>của</w:t>
      </w:r>
      <w:proofErr w:type="spellEnd"/>
      <w:r w:rsidRPr="00CB4E16">
        <w:rPr>
          <w:bCs/>
          <w:iCs/>
          <w:color w:val="000000" w:themeColor="text1"/>
        </w:rPr>
        <w:t xml:space="preserve"> </w:t>
      </w:r>
      <w:proofErr w:type="spellStart"/>
      <w:r w:rsidRPr="00CB4E16">
        <w:rPr>
          <w:bCs/>
          <w:iCs/>
          <w:color w:val="000000" w:themeColor="text1"/>
        </w:rPr>
        <w:t>nền</w:t>
      </w:r>
      <w:proofErr w:type="spellEnd"/>
      <w:r w:rsidRPr="00CB4E16">
        <w:rPr>
          <w:bCs/>
          <w:iCs/>
          <w:color w:val="000000" w:themeColor="text1"/>
        </w:rPr>
        <w:t xml:space="preserve"> </w:t>
      </w:r>
      <w:proofErr w:type="spellStart"/>
      <w:r w:rsidRPr="00CB4E16">
        <w:rPr>
          <w:bCs/>
          <w:iCs/>
          <w:color w:val="000000" w:themeColor="text1"/>
        </w:rPr>
        <w:t>tảng</w:t>
      </w:r>
      <w:bookmarkEnd w:id="420"/>
      <w:bookmarkEnd w:id="421"/>
      <w:proofErr w:type="spellEnd"/>
    </w:p>
    <w:p w14:paraId="61B247C6"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Sản</w:t>
      </w:r>
      <w:proofErr w:type="spellEnd"/>
      <w:r w:rsidRPr="00CB4E16">
        <w:rPr>
          <w:color w:val="000000" w:themeColor="text1"/>
        </w:rPr>
        <w:t xml:space="preserve"> </w:t>
      </w:r>
      <w:proofErr w:type="spellStart"/>
      <w:r w:rsidRPr="00CB4E16">
        <w:rPr>
          <w:color w:val="000000" w:themeColor="text1"/>
        </w:rPr>
        <w:t>phẩm</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phải</w:t>
      </w:r>
      <w:proofErr w:type="spellEnd"/>
      <w:r w:rsidRPr="00CB4E16">
        <w:rPr>
          <w:color w:val="000000" w:themeColor="text1"/>
        </w:rPr>
        <w:t xml:space="preserve"> </w:t>
      </w:r>
      <w:proofErr w:type="spellStart"/>
      <w:r w:rsidRPr="00CB4E16">
        <w:rPr>
          <w:color w:val="000000" w:themeColor="text1"/>
        </w:rPr>
        <w:t>là</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đã</w:t>
      </w:r>
      <w:proofErr w:type="spellEnd"/>
      <w:r w:rsidRPr="00CB4E16">
        <w:rPr>
          <w:color w:val="000000" w:themeColor="text1"/>
        </w:rPr>
        <w:t xml:space="preserve"> </w:t>
      </w:r>
      <w:proofErr w:type="spellStart"/>
      <w:r w:rsidRPr="00CB4E16">
        <w:rPr>
          <w:color w:val="000000" w:themeColor="text1"/>
        </w:rPr>
        <w:t>ký</w:t>
      </w:r>
      <w:proofErr w:type="spellEnd"/>
      <w:r w:rsidRPr="00CB4E16">
        <w:rPr>
          <w:color w:val="000000" w:themeColor="text1"/>
        </w:rPr>
        <w:t xml:space="preserve">, </w:t>
      </w:r>
      <w:proofErr w:type="spellStart"/>
      <w:r w:rsidRPr="00CB4E16">
        <w:rPr>
          <w:color w:val="000000" w:themeColor="text1"/>
        </w:rPr>
        <w:t>vốn</w:t>
      </w:r>
      <w:proofErr w:type="spellEnd"/>
      <w:r w:rsidRPr="00CB4E16">
        <w:rPr>
          <w:color w:val="000000" w:themeColor="text1"/>
        </w:rPr>
        <w:t xml:space="preserve"> </w:t>
      </w:r>
      <w:proofErr w:type="spellStart"/>
      <w:r w:rsidRPr="00CB4E16">
        <w:rPr>
          <w:color w:val="000000" w:themeColor="text1"/>
        </w:rPr>
        <w:t>đã</w:t>
      </w:r>
      <w:proofErr w:type="spellEnd"/>
      <w:r w:rsidRPr="00CB4E16">
        <w:rPr>
          <w:color w:val="000000" w:themeColor="text1"/>
        </w:rPr>
        <w:t xml:space="preserve"> </w:t>
      </w:r>
      <w:proofErr w:type="spellStart"/>
      <w:r w:rsidRPr="00CB4E16">
        <w:rPr>
          <w:color w:val="000000" w:themeColor="text1"/>
        </w:rPr>
        <w:t>huy</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ngân</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đã</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đã</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khoản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lượt</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là</w:t>
      </w:r>
      <w:proofErr w:type="spellEnd"/>
      <w:r w:rsidRPr="00CB4E16">
        <w:rPr>
          <w:color w:val="000000" w:themeColor="text1"/>
        </w:rPr>
        <w:t xml:space="preserve">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hỗ</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w:t>
      </w:r>
    </w:p>
    <w:p w14:paraId="0F787051" w14:textId="77777777" w:rsidR="008C4A44" w:rsidRPr="00CB4E16" w:rsidRDefault="00BF230E">
      <w:pPr>
        <w:pStyle w:val="ListParagraph"/>
        <w:numPr>
          <w:ilvl w:val="0"/>
          <w:numId w:val="1"/>
        </w:numPr>
        <w:spacing w:after="120"/>
        <w:jc w:val="both"/>
        <w:rPr>
          <w:color w:val="000000" w:themeColor="text1"/>
        </w:rPr>
      </w:pPr>
      <w:r w:rsidRPr="00CB4E16">
        <w:rPr>
          <w:color w:val="000000" w:themeColor="text1"/>
        </w:rPr>
        <w:t xml:space="preserve">VI CONNECT </w:t>
      </w:r>
      <w:proofErr w:type="spellStart"/>
      <w:r w:rsidRPr="00CB4E16">
        <w:rPr>
          <w:color w:val="000000" w:themeColor="text1"/>
        </w:rPr>
        <w:t>phải</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hữu</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trung</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thẩm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độc</w:t>
      </w:r>
      <w:proofErr w:type="spellEnd"/>
      <w:r w:rsidRPr="00CB4E16">
        <w:rPr>
          <w:color w:val="000000" w:themeColor="text1"/>
        </w:rPr>
        <w:t xml:space="preserve"> </w:t>
      </w:r>
      <w:proofErr w:type="spellStart"/>
      <w:r w:rsidRPr="00CB4E16">
        <w:rPr>
          <w:color w:val="000000" w:themeColor="text1"/>
        </w:rPr>
        <w:t>lập</w:t>
      </w:r>
      <w:proofErr w:type="spellEnd"/>
      <w:r w:rsidRPr="00CB4E16">
        <w:rPr>
          <w:color w:val="000000" w:themeColor="text1"/>
        </w:rPr>
        <w:t xml:space="preserve">, </w:t>
      </w:r>
      <w:proofErr w:type="spellStart"/>
      <w:r w:rsidRPr="00CB4E16">
        <w:rPr>
          <w:color w:val="000000" w:themeColor="text1"/>
        </w:rPr>
        <w:t>huy</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nhóm</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ngành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hiện</w:t>
      </w:r>
      <w:proofErr w:type="spellEnd"/>
      <w:r w:rsidRPr="00CB4E16">
        <w:rPr>
          <w:color w:val="000000" w:themeColor="text1"/>
        </w:rPr>
        <w:t xml:space="preserve">; </w:t>
      </w:r>
      <w:proofErr w:type="spellStart"/>
      <w:r w:rsidRPr="00CB4E16">
        <w:rPr>
          <w:color w:val="000000" w:themeColor="text1"/>
        </w:rPr>
        <w:t>đây</w:t>
      </w:r>
      <w:proofErr w:type="spellEnd"/>
      <w:r w:rsidRPr="00CB4E16">
        <w:rPr>
          <w:color w:val="000000" w:themeColor="text1"/>
        </w:rPr>
        <w:t xml:space="preserve"> </w:t>
      </w:r>
      <w:proofErr w:type="spellStart"/>
      <w:r w:rsidRPr="00CB4E16">
        <w:rPr>
          <w:color w:val="000000" w:themeColor="text1"/>
        </w:rPr>
        <w:t>là</w:t>
      </w:r>
      <w:proofErr w:type="spellEnd"/>
      <w:r w:rsidRPr="00CB4E16">
        <w:rPr>
          <w:color w:val="000000" w:themeColor="text1"/>
        </w:rPr>
        <w:t xml:space="preserve"> </w:t>
      </w:r>
      <w:proofErr w:type="spellStart"/>
      <w:r w:rsidRPr="00CB4E16">
        <w:rPr>
          <w:color w:val="000000" w:themeColor="text1"/>
        </w:rPr>
        <w:t>lợi</w:t>
      </w:r>
      <w:proofErr w:type="spellEnd"/>
      <w:r w:rsidRPr="00CB4E16">
        <w:rPr>
          <w:color w:val="000000" w:themeColor="text1"/>
        </w:rPr>
        <w:t xml:space="preserve"> </w:t>
      </w:r>
      <w:proofErr w:type="spellStart"/>
      <w:r w:rsidRPr="00CB4E16">
        <w:rPr>
          <w:color w:val="000000" w:themeColor="text1"/>
        </w:rPr>
        <w:t>thế</w:t>
      </w:r>
      <w:proofErr w:type="spellEnd"/>
      <w:r w:rsidRPr="00CB4E16">
        <w:rPr>
          <w:color w:val="000000" w:themeColor="text1"/>
        </w:rPr>
        <w:t xml:space="preserve"> </w:t>
      </w:r>
      <w:proofErr w:type="spellStart"/>
      <w:r w:rsidRPr="00CB4E16">
        <w:rPr>
          <w:color w:val="000000" w:themeColor="text1"/>
        </w:rPr>
        <w:t>khác</w:t>
      </w:r>
      <w:proofErr w:type="spellEnd"/>
      <w:r w:rsidRPr="00CB4E16">
        <w:rPr>
          <w:color w:val="000000" w:themeColor="text1"/>
        </w:rPr>
        <w:t xml:space="preserve"> </w:t>
      </w:r>
      <w:proofErr w:type="spellStart"/>
      <w:r w:rsidRPr="00CB4E16">
        <w:rPr>
          <w:color w:val="000000" w:themeColor="text1"/>
        </w:rPr>
        <w:t>biệt</w:t>
      </w:r>
      <w:proofErr w:type="spellEnd"/>
      <w:r w:rsidRPr="00CB4E16">
        <w:rPr>
          <w:color w:val="000000" w:themeColor="text1"/>
        </w:rPr>
        <w:t xml:space="preserve"> so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bạ</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sàn</w:t>
      </w:r>
      <w:proofErr w:type="spellEnd"/>
      <w:r w:rsidRPr="00CB4E16">
        <w:rPr>
          <w:color w:val="000000" w:themeColor="text1"/>
        </w:rPr>
        <w:t xml:space="preserve"> </w:t>
      </w:r>
      <w:proofErr w:type="spellStart"/>
      <w:r w:rsidRPr="00CB4E16">
        <w:rPr>
          <w:color w:val="000000" w:themeColor="text1"/>
        </w:rPr>
        <w:t>đăng</w:t>
      </w:r>
      <w:proofErr w:type="spellEnd"/>
      <w:r w:rsidRPr="00CB4E16">
        <w:rPr>
          <w:color w:val="000000" w:themeColor="text1"/>
        </w:rPr>
        <w:t xml:space="preserve"> tin.</w:t>
      </w:r>
    </w:p>
    <w:p w14:paraId="1A7990CB"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không</w:t>
      </w:r>
      <w:proofErr w:type="spellEnd"/>
      <w:r w:rsidRPr="00CB4E16">
        <w:rPr>
          <w:color w:val="000000" w:themeColor="text1"/>
        </w:rPr>
        <w:t xml:space="preserve"> </w:t>
      </w:r>
      <w:proofErr w:type="spellStart"/>
      <w:r w:rsidRPr="00CB4E16">
        <w:rPr>
          <w:color w:val="000000" w:themeColor="text1"/>
        </w:rPr>
        <w:t>thay</w:t>
      </w:r>
      <w:proofErr w:type="spellEnd"/>
      <w:r w:rsidRPr="00CB4E16">
        <w:rPr>
          <w:color w:val="000000" w:themeColor="text1"/>
        </w:rPr>
        <w:t xml:space="preserve"> </w:t>
      </w:r>
      <w:proofErr w:type="spellStart"/>
      <w:r w:rsidRPr="00CB4E16">
        <w:rPr>
          <w:color w:val="000000" w:themeColor="text1"/>
        </w:rPr>
        <w:t>thế</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sàn</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quỹ</w:t>
      </w:r>
      <w:proofErr w:type="spellEnd"/>
      <w:r w:rsidRPr="00CB4E16">
        <w:rPr>
          <w:color w:val="000000" w:themeColor="text1"/>
        </w:rPr>
        <w:t xml:space="preserve"> </w:t>
      </w:r>
      <w:proofErr w:type="spellStart"/>
      <w:r w:rsidRPr="00CB4E16">
        <w:rPr>
          <w:color w:val="000000" w:themeColor="text1"/>
        </w:rPr>
        <w:t>hiện</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mà</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 xml:space="preserve"> </w:t>
      </w:r>
      <w:proofErr w:type="spellStart"/>
      <w:r w:rsidRPr="00CB4E16">
        <w:rPr>
          <w:color w:val="000000" w:themeColor="text1"/>
        </w:rPr>
        <w:t>lớp</w:t>
      </w:r>
      <w:proofErr w:type="spellEnd"/>
      <w:r w:rsidRPr="00CB4E16">
        <w:rPr>
          <w:color w:val="000000" w:themeColor="text1"/>
        </w:rPr>
        <w:t xml:space="preserve">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phối</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thỏa</w:t>
      </w:r>
      <w:proofErr w:type="spellEnd"/>
      <w:r w:rsidRPr="00CB4E16">
        <w:rPr>
          <w:color w:val="000000" w:themeColor="text1"/>
        </w:rPr>
        <w:t xml:space="preserve"> </w:t>
      </w:r>
      <w:proofErr w:type="spellStart"/>
      <w:r w:rsidRPr="00CB4E16">
        <w:rPr>
          <w:color w:val="000000" w:themeColor="text1"/>
        </w:rPr>
        <w:t>thuận</w:t>
      </w:r>
      <w:proofErr w:type="spellEnd"/>
      <w:r w:rsidRPr="00CB4E16">
        <w:rPr>
          <w:color w:val="000000" w:themeColor="text1"/>
        </w:rPr>
        <w:t>.</w:t>
      </w:r>
    </w:p>
    <w:p w14:paraId="44B48C85" w14:textId="77777777" w:rsidR="008C4A44" w:rsidRPr="00CB4E16" w:rsidRDefault="00000000">
      <w:pPr>
        <w:spacing w:before="200" w:after="120" w:line="276" w:lineRule="auto"/>
        <w:ind w:firstLine="567"/>
        <w:jc w:val="both"/>
        <w:rPr>
          <w:color w:val="000000" w:themeColor="text1"/>
          <w:sz w:val="26"/>
          <w:szCs w:val="26"/>
        </w:rPr>
      </w:pPr>
      <w:r w:rsidRPr="00CB4E16">
        <w:rPr>
          <w:noProof/>
          <w:color w:val="000000" w:themeColor="text1"/>
          <w:sz w:val="26"/>
          <w:szCs w:val="26"/>
        </w:rPr>
        <w:drawing>
          <wp:inline distT="0" distB="0" distL="0" distR="0" wp14:anchorId="4590A0B8" wp14:editId="58727AEC">
            <wp:extent cx="54292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3752850"/>
                    </a:xfrm>
                    <a:prstGeom prst="rect">
                      <a:avLst/>
                    </a:prstGeom>
                  </pic:spPr>
                </pic:pic>
              </a:graphicData>
            </a:graphic>
          </wp:inline>
        </w:drawing>
      </w:r>
    </w:p>
    <w:p w14:paraId="5D7F9CD0" w14:textId="77777777" w:rsidR="008C4A44" w:rsidRPr="00CB4E16" w:rsidRDefault="00000000">
      <w:pPr>
        <w:spacing w:after="120" w:line="276" w:lineRule="auto"/>
        <w:ind w:firstLine="567"/>
        <w:jc w:val="both"/>
        <w:rPr>
          <w:color w:val="000000" w:themeColor="text1"/>
          <w:sz w:val="26"/>
          <w:szCs w:val="26"/>
        </w:rPr>
      </w:pPr>
      <w:proofErr w:type="spellStart"/>
      <w:r w:rsidRPr="00CB4E16">
        <w:rPr>
          <w:i/>
          <w:iCs/>
          <w:color w:val="000000" w:themeColor="text1"/>
          <w:sz w:val="26"/>
          <w:szCs w:val="26"/>
        </w:rPr>
        <w:t>Sơ</w:t>
      </w:r>
      <w:proofErr w:type="spellEnd"/>
      <w:r w:rsidRPr="00CB4E16">
        <w:rPr>
          <w:i/>
          <w:iCs/>
          <w:color w:val="000000" w:themeColor="text1"/>
          <w:sz w:val="26"/>
          <w:szCs w:val="26"/>
        </w:rPr>
        <w:t xml:space="preserve"> </w:t>
      </w:r>
      <w:proofErr w:type="spellStart"/>
      <w:r w:rsidRPr="00CB4E16">
        <w:rPr>
          <w:i/>
          <w:iCs/>
          <w:color w:val="000000" w:themeColor="text1"/>
          <w:sz w:val="26"/>
          <w:szCs w:val="26"/>
        </w:rPr>
        <w:t>đồ</w:t>
      </w:r>
      <w:proofErr w:type="spellEnd"/>
      <w:r w:rsidRPr="00CB4E16">
        <w:rPr>
          <w:i/>
          <w:iCs/>
          <w:color w:val="000000" w:themeColor="text1"/>
          <w:sz w:val="26"/>
          <w:szCs w:val="26"/>
        </w:rPr>
        <w:t xml:space="preserve"> </w:t>
      </w:r>
      <w:proofErr w:type="spellStart"/>
      <w:r w:rsidRPr="00CB4E16">
        <w:rPr>
          <w:i/>
          <w:iCs/>
          <w:color w:val="000000" w:themeColor="text1"/>
          <w:sz w:val="26"/>
          <w:szCs w:val="26"/>
        </w:rPr>
        <w:t>định</w:t>
      </w:r>
      <w:proofErr w:type="spellEnd"/>
      <w:r w:rsidRPr="00CB4E16">
        <w:rPr>
          <w:i/>
          <w:iCs/>
          <w:color w:val="000000" w:themeColor="text1"/>
          <w:sz w:val="26"/>
          <w:szCs w:val="26"/>
        </w:rPr>
        <w:t xml:space="preserve"> </w:t>
      </w:r>
      <w:proofErr w:type="spellStart"/>
      <w:r w:rsidRPr="00CB4E16">
        <w:rPr>
          <w:i/>
          <w:iCs/>
          <w:color w:val="000000" w:themeColor="text1"/>
          <w:sz w:val="26"/>
          <w:szCs w:val="26"/>
        </w:rPr>
        <w:t>vị</w:t>
      </w:r>
      <w:proofErr w:type="spellEnd"/>
      <w:r w:rsidRPr="00CB4E16">
        <w:rPr>
          <w:i/>
          <w:iCs/>
          <w:color w:val="000000" w:themeColor="text1"/>
          <w:sz w:val="26"/>
          <w:szCs w:val="26"/>
        </w:rPr>
        <w:t xml:space="preserve"> </w:t>
      </w:r>
      <w:proofErr w:type="spellStart"/>
      <w:r w:rsidRPr="00CB4E16">
        <w:rPr>
          <w:i/>
          <w:iCs/>
          <w:color w:val="000000" w:themeColor="text1"/>
          <w:sz w:val="26"/>
          <w:szCs w:val="26"/>
        </w:rPr>
        <w:t>kiến</w:t>
      </w:r>
      <w:proofErr w:type="spellEnd"/>
      <w:r w:rsidRPr="00CB4E16">
        <w:rPr>
          <w:i/>
          <w:iCs/>
          <w:color w:val="000000" w:themeColor="text1"/>
          <w:sz w:val="26"/>
          <w:szCs w:val="26"/>
        </w:rPr>
        <w:t xml:space="preserve"> </w:t>
      </w:r>
      <w:proofErr w:type="spellStart"/>
      <w:r w:rsidRPr="00CB4E16">
        <w:rPr>
          <w:i/>
          <w:iCs/>
          <w:color w:val="000000" w:themeColor="text1"/>
          <w:sz w:val="26"/>
          <w:szCs w:val="26"/>
        </w:rPr>
        <w:t>trúc</w:t>
      </w:r>
      <w:proofErr w:type="spellEnd"/>
      <w:r w:rsidRPr="00CB4E16">
        <w:rPr>
          <w:i/>
          <w:iCs/>
          <w:color w:val="000000" w:themeColor="text1"/>
          <w:sz w:val="26"/>
          <w:szCs w:val="26"/>
        </w:rPr>
        <w:t xml:space="preserve"> </w:t>
      </w:r>
      <w:r w:rsidR="00BF230E" w:rsidRPr="00CB4E16">
        <w:rPr>
          <w:i/>
          <w:iCs/>
          <w:color w:val="000000" w:themeColor="text1"/>
          <w:sz w:val="26"/>
          <w:szCs w:val="26"/>
        </w:rPr>
        <w:t>VI CONNECT</w:t>
      </w:r>
      <w:r w:rsidRPr="00CB4E16">
        <w:rPr>
          <w:i/>
          <w:iCs/>
          <w:color w:val="000000" w:themeColor="text1"/>
          <w:sz w:val="26"/>
          <w:szCs w:val="26"/>
        </w:rPr>
        <w:t xml:space="preserve">: Knowledge Graph </w:t>
      </w:r>
      <w:proofErr w:type="spellStart"/>
      <w:r w:rsidRPr="00CB4E16">
        <w:rPr>
          <w:i/>
          <w:iCs/>
          <w:color w:val="000000" w:themeColor="text1"/>
          <w:sz w:val="26"/>
          <w:szCs w:val="26"/>
        </w:rPr>
        <w:t>trung</w:t>
      </w:r>
      <w:proofErr w:type="spellEnd"/>
      <w:r w:rsidRPr="00CB4E16">
        <w:rPr>
          <w:i/>
          <w:iCs/>
          <w:color w:val="000000" w:themeColor="text1"/>
          <w:sz w:val="26"/>
          <w:szCs w:val="26"/>
        </w:rPr>
        <w:t xml:space="preserve"> </w:t>
      </w:r>
      <w:proofErr w:type="spellStart"/>
      <w:r w:rsidRPr="00CB4E16">
        <w:rPr>
          <w:i/>
          <w:iCs/>
          <w:color w:val="000000" w:themeColor="text1"/>
          <w:sz w:val="26"/>
          <w:szCs w:val="26"/>
        </w:rPr>
        <w:t>tâm</w:t>
      </w:r>
      <w:proofErr w:type="spellEnd"/>
      <w:r w:rsidRPr="00CB4E16">
        <w:rPr>
          <w:i/>
          <w:iCs/>
          <w:color w:val="000000" w:themeColor="text1"/>
          <w:sz w:val="26"/>
          <w:szCs w:val="26"/>
        </w:rPr>
        <w:t xml:space="preserve"> </w:t>
      </w:r>
      <w:proofErr w:type="spellStart"/>
      <w:r w:rsidRPr="00CB4E16">
        <w:rPr>
          <w:i/>
          <w:iCs/>
          <w:color w:val="000000" w:themeColor="text1"/>
          <w:sz w:val="26"/>
          <w:szCs w:val="26"/>
        </w:rPr>
        <w:t>liên</w:t>
      </w:r>
      <w:proofErr w:type="spellEnd"/>
      <w:r w:rsidRPr="00CB4E16">
        <w:rPr>
          <w:i/>
          <w:iCs/>
          <w:color w:val="000000" w:themeColor="text1"/>
          <w:sz w:val="26"/>
          <w:szCs w:val="26"/>
        </w:rPr>
        <w:t xml:space="preserve"> </w:t>
      </w:r>
      <w:proofErr w:type="spellStart"/>
      <w:r w:rsidRPr="00CB4E16">
        <w:rPr>
          <w:i/>
          <w:iCs/>
          <w:color w:val="000000" w:themeColor="text1"/>
          <w:sz w:val="26"/>
          <w:szCs w:val="26"/>
        </w:rPr>
        <w:t>kết</w:t>
      </w:r>
      <w:proofErr w:type="spellEnd"/>
      <w:r w:rsidRPr="00CB4E16">
        <w:rPr>
          <w:i/>
          <w:iCs/>
          <w:color w:val="000000" w:themeColor="text1"/>
          <w:sz w:val="26"/>
          <w:szCs w:val="26"/>
        </w:rPr>
        <w:t xml:space="preserve"> People </w:t>
      </w:r>
      <w:r w:rsidR="005B481C" w:rsidRPr="00CB4E16">
        <w:rPr>
          <w:i/>
          <w:iCs/>
          <w:color w:val="000000" w:themeColor="text1"/>
          <w:sz w:val="26"/>
          <w:szCs w:val="26"/>
        </w:rPr>
        <w:t>-</w:t>
      </w:r>
      <w:r w:rsidRPr="00CB4E16">
        <w:rPr>
          <w:i/>
          <w:iCs/>
          <w:color w:val="000000" w:themeColor="text1"/>
          <w:sz w:val="26"/>
          <w:szCs w:val="26"/>
        </w:rPr>
        <w:t xml:space="preserve"> Assets </w:t>
      </w:r>
      <w:r w:rsidR="005B481C" w:rsidRPr="00CB4E16">
        <w:rPr>
          <w:i/>
          <w:iCs/>
          <w:color w:val="000000" w:themeColor="text1"/>
          <w:sz w:val="26"/>
          <w:szCs w:val="26"/>
        </w:rPr>
        <w:t>-</w:t>
      </w:r>
      <w:r w:rsidRPr="00CB4E16">
        <w:rPr>
          <w:i/>
          <w:iCs/>
          <w:color w:val="000000" w:themeColor="text1"/>
          <w:sz w:val="26"/>
          <w:szCs w:val="26"/>
        </w:rPr>
        <w:t xml:space="preserve"> Opportunities, </w:t>
      </w:r>
      <w:proofErr w:type="spellStart"/>
      <w:r w:rsidRPr="00CB4E16">
        <w:rPr>
          <w:i/>
          <w:iCs/>
          <w:color w:val="000000" w:themeColor="text1"/>
          <w:sz w:val="26"/>
          <w:szCs w:val="26"/>
        </w:rPr>
        <w:t>dẫn</w:t>
      </w:r>
      <w:proofErr w:type="spellEnd"/>
      <w:r w:rsidRPr="00CB4E16">
        <w:rPr>
          <w:i/>
          <w:iCs/>
          <w:color w:val="000000" w:themeColor="text1"/>
          <w:sz w:val="26"/>
          <w:szCs w:val="26"/>
        </w:rPr>
        <w:t xml:space="preserve"> </w:t>
      </w:r>
      <w:proofErr w:type="spellStart"/>
      <w:r w:rsidRPr="00CB4E16">
        <w:rPr>
          <w:i/>
          <w:iCs/>
          <w:color w:val="000000" w:themeColor="text1"/>
          <w:sz w:val="26"/>
          <w:szCs w:val="26"/>
        </w:rPr>
        <w:t>tới</w:t>
      </w:r>
      <w:proofErr w:type="spellEnd"/>
      <w:r w:rsidRPr="00CB4E16">
        <w:rPr>
          <w:i/>
          <w:iCs/>
          <w:color w:val="000000" w:themeColor="text1"/>
          <w:sz w:val="26"/>
          <w:szCs w:val="26"/>
        </w:rPr>
        <w:t xml:space="preserve"> Project/Collaboration, </w:t>
      </w:r>
      <w:proofErr w:type="spellStart"/>
      <w:r w:rsidRPr="00CB4E16">
        <w:rPr>
          <w:i/>
          <w:iCs/>
          <w:color w:val="000000" w:themeColor="text1"/>
          <w:sz w:val="26"/>
          <w:szCs w:val="26"/>
        </w:rPr>
        <w:t>hỗ</w:t>
      </w:r>
      <w:proofErr w:type="spellEnd"/>
      <w:r w:rsidRPr="00CB4E16">
        <w:rPr>
          <w:i/>
          <w:iCs/>
          <w:color w:val="000000" w:themeColor="text1"/>
          <w:sz w:val="26"/>
          <w:szCs w:val="26"/>
        </w:rPr>
        <w:t xml:space="preserve"> </w:t>
      </w:r>
      <w:proofErr w:type="spellStart"/>
      <w:r w:rsidRPr="00CB4E16">
        <w:rPr>
          <w:i/>
          <w:iCs/>
          <w:color w:val="000000" w:themeColor="text1"/>
          <w:sz w:val="26"/>
          <w:szCs w:val="26"/>
        </w:rPr>
        <w:t>trợ</w:t>
      </w:r>
      <w:proofErr w:type="spellEnd"/>
      <w:r w:rsidRPr="00CB4E16">
        <w:rPr>
          <w:i/>
          <w:iCs/>
          <w:color w:val="000000" w:themeColor="text1"/>
          <w:sz w:val="26"/>
          <w:szCs w:val="26"/>
        </w:rPr>
        <w:t xml:space="preserve"> </w:t>
      </w:r>
      <w:proofErr w:type="spellStart"/>
      <w:r w:rsidRPr="00CB4E16">
        <w:rPr>
          <w:i/>
          <w:iCs/>
          <w:color w:val="000000" w:themeColor="text1"/>
          <w:sz w:val="26"/>
          <w:szCs w:val="26"/>
        </w:rPr>
        <w:t>bởi</w:t>
      </w:r>
      <w:proofErr w:type="spellEnd"/>
      <w:r w:rsidRPr="00CB4E16">
        <w:rPr>
          <w:i/>
          <w:iCs/>
          <w:color w:val="000000" w:themeColor="text1"/>
          <w:sz w:val="26"/>
          <w:szCs w:val="26"/>
        </w:rPr>
        <w:t xml:space="preserve"> AI Matching</w:t>
      </w:r>
    </w:p>
    <w:p w14:paraId="03AFB0E2" w14:textId="77777777" w:rsidR="001E39AE" w:rsidRPr="00CB4E16" w:rsidRDefault="00000000">
      <w:pPr>
        <w:pStyle w:val="Heading3"/>
        <w:keepNext/>
        <w:spacing w:before="180" w:after="120" w:line="276" w:lineRule="auto"/>
        <w:rPr>
          <w:color w:val="000000" w:themeColor="text1"/>
        </w:rPr>
      </w:pPr>
      <w:bookmarkStart w:id="422" w:name="_Toc237786480"/>
      <w:bookmarkStart w:id="423" w:name="_Toc237789007"/>
      <w:r w:rsidRPr="00CB4E16">
        <w:rPr>
          <w:color w:val="000000" w:themeColor="text1"/>
        </w:rPr>
        <w:t xml:space="preserve">e) </w:t>
      </w:r>
      <w:proofErr w:type="spellStart"/>
      <w:r w:rsidRPr="00CB4E16">
        <w:rPr>
          <w:color w:val="000000" w:themeColor="text1"/>
        </w:rPr>
        <w:t>Bảng</w:t>
      </w:r>
      <w:proofErr w:type="spellEnd"/>
      <w:r w:rsidRPr="00CB4E16">
        <w:rPr>
          <w:color w:val="000000" w:themeColor="text1"/>
        </w:rPr>
        <w:t xml:space="preserve"> </w:t>
      </w:r>
      <w:proofErr w:type="spellStart"/>
      <w:r w:rsidRPr="00CB4E16">
        <w:rPr>
          <w:color w:val="000000" w:themeColor="text1"/>
        </w:rPr>
        <w:t>tổng</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khác</w:t>
      </w:r>
      <w:proofErr w:type="spellEnd"/>
      <w:r w:rsidRPr="00CB4E16">
        <w:rPr>
          <w:color w:val="000000" w:themeColor="text1"/>
        </w:rPr>
        <w:t xml:space="preserve"> </w:t>
      </w:r>
      <w:proofErr w:type="spellStart"/>
      <w:r w:rsidRPr="00CB4E16">
        <w:rPr>
          <w:color w:val="000000" w:themeColor="text1"/>
        </w:rPr>
        <w:t>biệt</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VI CONNECT so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quan</w:t>
      </w:r>
      <w:bookmarkEnd w:id="422"/>
      <w:bookmarkEnd w:id="423"/>
      <w:proofErr w:type="spellEnd"/>
    </w:p>
    <w:p w14:paraId="06216F00" w14:textId="77777777" w:rsidR="001E39AE" w:rsidRPr="00CB4E16" w:rsidRDefault="00000000">
      <w:pPr>
        <w:spacing w:after="120"/>
        <w:jc w:val="both"/>
        <w:rPr>
          <w:color w:val="000000" w:themeColor="text1"/>
          <w:sz w:val="26"/>
          <w:szCs w:val="26"/>
        </w:rPr>
      </w:pP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tích</w:t>
      </w:r>
      <w:proofErr w:type="spellEnd"/>
      <w:r w:rsidRPr="00CB4E16">
        <w:rPr>
          <w:color w:val="000000" w:themeColor="text1"/>
          <w:sz w:val="26"/>
          <w:szCs w:val="26"/>
        </w:rPr>
        <w:t xml:space="preserve"> chi </w:t>
      </w:r>
      <w:proofErr w:type="spellStart"/>
      <w:r w:rsidRPr="00CB4E16">
        <w:rPr>
          <w:color w:val="000000" w:themeColor="text1"/>
          <w:sz w:val="26"/>
          <w:szCs w:val="26"/>
        </w:rPr>
        <w:t>tiết</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3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sánh</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Techmart</w:t>
      </w:r>
      <w:proofErr w:type="spellEnd"/>
      <w:r w:rsidRPr="00CB4E16">
        <w:rPr>
          <w:color w:val="000000" w:themeColor="text1"/>
          <w:sz w:val="26"/>
          <w:szCs w:val="26"/>
        </w:rPr>
        <w:t xml:space="preserve"> Vietnam)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4.a-c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trạng</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proofErr w:type="spellStart"/>
      <w:r w:rsidRPr="00CB4E16">
        <w:rPr>
          <w:color w:val="000000" w:themeColor="text1"/>
          <w:sz w:val="26"/>
          <w:szCs w:val="26"/>
        </w:rPr>
        <w:t>bảng</w:t>
      </w:r>
      <w:proofErr w:type="spellEnd"/>
      <w:r w:rsidRPr="00CB4E16">
        <w:rPr>
          <w:color w:val="000000" w:themeColor="text1"/>
          <w:sz w:val="26"/>
          <w:szCs w:val="26"/>
        </w:rPr>
        <w:t xml:space="preserve"> </w:t>
      </w:r>
      <w:proofErr w:type="spellStart"/>
      <w:r w:rsidRPr="00CB4E16">
        <w:rPr>
          <w:color w:val="000000" w:themeColor="text1"/>
          <w:sz w:val="26"/>
          <w:szCs w:val="26"/>
        </w:rPr>
        <w:t>dưới</w:t>
      </w:r>
      <w:proofErr w:type="spellEnd"/>
      <w:r w:rsidRPr="00CB4E16">
        <w:rPr>
          <w:color w:val="000000" w:themeColor="text1"/>
          <w:sz w:val="26"/>
          <w:szCs w:val="26"/>
        </w:rPr>
        <w:t xml:space="preserve"> </w:t>
      </w:r>
      <w:proofErr w:type="spellStart"/>
      <w:r w:rsidRPr="00CB4E16">
        <w:rPr>
          <w:color w:val="000000" w:themeColor="text1"/>
          <w:sz w:val="26"/>
          <w:szCs w:val="26"/>
        </w:rPr>
        <w:t>đây</w:t>
      </w:r>
      <w:proofErr w:type="spellEnd"/>
      <w:r w:rsidRPr="00CB4E16">
        <w:rPr>
          <w:color w:val="000000" w:themeColor="text1"/>
          <w:sz w:val="26"/>
          <w:szCs w:val="26"/>
        </w:rPr>
        <w:t xml:space="preserve"> </w:t>
      </w:r>
      <w:proofErr w:type="spellStart"/>
      <w:r w:rsidRPr="00CB4E16">
        <w:rPr>
          <w:color w:val="000000" w:themeColor="text1"/>
          <w:sz w:val="26"/>
          <w:szCs w:val="26"/>
        </w:rPr>
        <w:t>tổng</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 xml:space="preserve"> </w:t>
      </w:r>
      <w:proofErr w:type="spellStart"/>
      <w:r w:rsidRPr="00CB4E16">
        <w:rPr>
          <w:color w:val="000000" w:themeColor="text1"/>
          <w:sz w:val="26"/>
          <w:szCs w:val="26"/>
        </w:rPr>
        <w:t>khác</w:t>
      </w:r>
      <w:proofErr w:type="spellEnd"/>
      <w:r w:rsidRPr="00CB4E16">
        <w:rPr>
          <w:color w:val="000000" w:themeColor="text1"/>
          <w:sz w:val="26"/>
          <w:szCs w:val="26"/>
        </w:rPr>
        <w:t xml:space="preserve"> </w:t>
      </w:r>
      <w:proofErr w:type="spellStart"/>
      <w:r w:rsidRPr="00CB4E16">
        <w:rPr>
          <w:color w:val="000000" w:themeColor="text1"/>
          <w:sz w:val="26"/>
          <w:szCs w:val="26"/>
        </w:rPr>
        <w:t>biệt</w:t>
      </w:r>
      <w:proofErr w:type="spellEnd"/>
      <w:r w:rsidRPr="00CB4E16">
        <w:rPr>
          <w:color w:val="000000" w:themeColor="text1"/>
          <w:sz w:val="26"/>
          <w:szCs w:val="26"/>
        </w:rPr>
        <w:t xml:space="preserve"> </w:t>
      </w:r>
      <w:proofErr w:type="spellStart"/>
      <w:r w:rsidRPr="00CB4E16">
        <w:rPr>
          <w:color w:val="000000" w:themeColor="text1"/>
          <w:sz w:val="26"/>
          <w:szCs w:val="26"/>
        </w:rPr>
        <w:lastRenderedPageBreak/>
        <w:t>cốt</w:t>
      </w:r>
      <w:proofErr w:type="spellEnd"/>
      <w:r w:rsidRPr="00CB4E16">
        <w:rPr>
          <w:color w:val="000000" w:themeColor="text1"/>
          <w:sz w:val="26"/>
          <w:szCs w:val="26"/>
        </w:rPr>
        <w:t xml:space="preserve"> </w:t>
      </w:r>
      <w:proofErr w:type="spellStart"/>
      <w:r w:rsidRPr="00CB4E16">
        <w:rPr>
          <w:color w:val="000000" w:themeColor="text1"/>
          <w:sz w:val="26"/>
          <w:szCs w:val="26"/>
        </w:rPr>
        <w:t>lõi</w:t>
      </w:r>
      <w:proofErr w:type="spellEnd"/>
      <w:r w:rsidRPr="00CB4E16">
        <w:rPr>
          <w:color w:val="000000" w:themeColor="text1"/>
          <w:sz w:val="26"/>
          <w:szCs w:val="26"/>
        </w:rPr>
        <w:t xml:space="preserve"> </w:t>
      </w:r>
      <w:proofErr w:type="spellStart"/>
      <w:r w:rsidRPr="00CB4E16">
        <w:rPr>
          <w:color w:val="000000" w:themeColor="text1"/>
          <w:sz w:val="26"/>
          <w:szCs w:val="26"/>
        </w:rPr>
        <w:t>giữa</w:t>
      </w:r>
      <w:proofErr w:type="spellEnd"/>
      <w:r w:rsidRPr="00CB4E16">
        <w:rPr>
          <w:color w:val="000000" w:themeColor="text1"/>
          <w:sz w:val="26"/>
          <w:szCs w:val="26"/>
        </w:rPr>
        <w:t xml:space="preserve"> VI CONNECT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ba</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proofErr w:type="spellStart"/>
      <w:r w:rsidRPr="00CB4E16">
        <w:rPr>
          <w:color w:val="000000" w:themeColor="text1"/>
          <w:sz w:val="26"/>
          <w:szCs w:val="26"/>
        </w:rPr>
        <w:t>gần</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tượng</w:t>
      </w:r>
      <w:proofErr w:type="spellEnd"/>
      <w:r w:rsidRPr="00CB4E16">
        <w:rPr>
          <w:color w:val="000000" w:themeColor="text1"/>
          <w:sz w:val="26"/>
          <w:szCs w:val="26"/>
        </w:rPr>
        <w:t xml:space="preserve"> </w:t>
      </w:r>
      <w:proofErr w:type="spellStart"/>
      <w:r w:rsidRPr="00CB4E16">
        <w:rPr>
          <w:color w:val="000000" w:themeColor="text1"/>
          <w:sz w:val="26"/>
          <w:szCs w:val="26"/>
        </w:rPr>
        <w:t>hoặc</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làm</w:t>
      </w:r>
      <w:proofErr w:type="spellEnd"/>
      <w:r w:rsidRPr="00CB4E16">
        <w:rPr>
          <w:color w:val="000000" w:themeColor="text1"/>
          <w:sz w:val="26"/>
          <w:szCs w:val="26"/>
        </w:rPr>
        <w:t xml:space="preserve"> </w:t>
      </w:r>
      <w:proofErr w:type="spellStart"/>
      <w:r w:rsidRPr="00CB4E16">
        <w:rPr>
          <w:color w:val="000000" w:themeColor="text1"/>
          <w:sz w:val="26"/>
          <w:szCs w:val="26"/>
        </w:rPr>
        <w:t>căn</w:t>
      </w:r>
      <w:proofErr w:type="spellEnd"/>
      <w:r w:rsidRPr="00CB4E16">
        <w:rPr>
          <w:color w:val="000000" w:themeColor="text1"/>
          <w:sz w:val="26"/>
          <w:szCs w:val="26"/>
        </w:rPr>
        <w:t xml:space="preserve"> </w:t>
      </w:r>
      <w:proofErr w:type="spellStart"/>
      <w:r w:rsidRPr="00CB4E16">
        <w:rPr>
          <w:color w:val="000000" w:themeColor="text1"/>
          <w:sz w:val="26"/>
          <w:szCs w:val="26"/>
        </w:rPr>
        <w:t>cứ</w:t>
      </w:r>
      <w:proofErr w:type="spellEnd"/>
      <w:r w:rsidRPr="00CB4E16">
        <w:rPr>
          <w:color w:val="000000" w:themeColor="text1"/>
          <w:sz w:val="26"/>
          <w:szCs w:val="26"/>
        </w:rPr>
        <w:t xml:space="preserve"> </w:t>
      </w:r>
      <w:proofErr w:type="spellStart"/>
      <w:r w:rsidRPr="00CB4E16">
        <w:rPr>
          <w:color w:val="000000" w:themeColor="text1"/>
          <w:sz w:val="26"/>
          <w:szCs w:val="26"/>
        </w:rPr>
        <w:t>khẳng</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tính</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trùng</w:t>
      </w:r>
      <w:proofErr w:type="spellEnd"/>
      <w:r w:rsidRPr="00CB4E16">
        <w:rPr>
          <w:color w:val="000000" w:themeColor="text1"/>
          <w:sz w:val="26"/>
          <w:szCs w:val="26"/>
        </w:rPr>
        <w:t xml:space="preserve"> </w:t>
      </w:r>
      <w:proofErr w:type="spellStart"/>
      <w:r w:rsidRPr="00CB4E16">
        <w:rPr>
          <w:color w:val="000000" w:themeColor="text1"/>
          <w:sz w:val="26"/>
          <w:szCs w:val="26"/>
        </w:rPr>
        <w:t>lặp</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5"/>
        <w:gridCol w:w="2166"/>
        <w:gridCol w:w="1736"/>
        <w:gridCol w:w="2142"/>
        <w:gridCol w:w="1941"/>
      </w:tblGrid>
      <w:tr w:rsidR="001E39AE" w:rsidRPr="00CB4E16" w14:paraId="787CF59D" w14:textId="77777777" w:rsidTr="0040442E">
        <w:trPr>
          <w:tblHeader/>
        </w:trPr>
        <w:tc>
          <w:tcPr>
            <w:tcW w:w="0" w:type="auto"/>
            <w:shd w:val="clear" w:color="auto" w:fill="D9E1F2"/>
            <w:tcMar>
              <w:top w:w="80" w:type="dxa"/>
              <w:left w:w="100" w:type="dxa"/>
              <w:bottom w:w="80" w:type="dxa"/>
              <w:right w:w="100" w:type="dxa"/>
            </w:tcMar>
            <w:vAlign w:val="center"/>
          </w:tcPr>
          <w:p w14:paraId="4BABFC83" w14:textId="77777777" w:rsidR="001E39AE" w:rsidRPr="00CB4E16" w:rsidRDefault="00000000" w:rsidP="00E36B6F">
            <w:pPr>
              <w:jc w:val="center"/>
              <w:rPr>
                <w:b/>
                <w:color w:val="000000" w:themeColor="text1"/>
                <w:sz w:val="26"/>
                <w:szCs w:val="26"/>
              </w:rPr>
            </w:pPr>
            <w:proofErr w:type="spellStart"/>
            <w:r w:rsidRPr="00CB4E16">
              <w:rPr>
                <w:b/>
                <w:color w:val="000000" w:themeColor="text1"/>
                <w:sz w:val="26"/>
                <w:szCs w:val="26"/>
              </w:rPr>
              <w:t>Tiêu</w:t>
            </w:r>
            <w:proofErr w:type="spellEnd"/>
            <w:r w:rsidRPr="00CB4E16">
              <w:rPr>
                <w:b/>
                <w:color w:val="000000" w:themeColor="text1"/>
                <w:sz w:val="26"/>
                <w:szCs w:val="26"/>
              </w:rPr>
              <w:t xml:space="preserve"> </w:t>
            </w:r>
            <w:proofErr w:type="spellStart"/>
            <w:r w:rsidRPr="00CB4E16">
              <w:rPr>
                <w:b/>
                <w:color w:val="000000" w:themeColor="text1"/>
                <w:sz w:val="26"/>
                <w:szCs w:val="26"/>
              </w:rPr>
              <w:t>chí</w:t>
            </w:r>
            <w:proofErr w:type="spellEnd"/>
          </w:p>
        </w:tc>
        <w:tc>
          <w:tcPr>
            <w:tcW w:w="2166" w:type="dxa"/>
            <w:shd w:val="clear" w:color="auto" w:fill="D9E1F2"/>
            <w:tcMar>
              <w:top w:w="80" w:type="dxa"/>
              <w:left w:w="100" w:type="dxa"/>
              <w:bottom w:w="80" w:type="dxa"/>
              <w:right w:w="100" w:type="dxa"/>
            </w:tcMar>
            <w:vAlign w:val="center"/>
          </w:tcPr>
          <w:p w14:paraId="2002F932" w14:textId="77777777" w:rsidR="00E36B6F" w:rsidRPr="00CB4E16" w:rsidRDefault="00000000" w:rsidP="00E36B6F">
            <w:pPr>
              <w:jc w:val="center"/>
              <w:rPr>
                <w:b/>
                <w:color w:val="000000" w:themeColor="text1"/>
                <w:sz w:val="26"/>
                <w:szCs w:val="26"/>
                <w:lang w:val="vi-VN"/>
              </w:rPr>
            </w:pPr>
            <w:r w:rsidRPr="00CB4E16">
              <w:rPr>
                <w:b/>
                <w:color w:val="000000" w:themeColor="text1"/>
                <w:sz w:val="26"/>
                <w:szCs w:val="26"/>
              </w:rPr>
              <w:t xml:space="preserve">CSDL </w:t>
            </w:r>
            <w:proofErr w:type="spellStart"/>
            <w:r w:rsidRPr="00CB4E16">
              <w:rPr>
                <w:b/>
                <w:color w:val="000000" w:themeColor="text1"/>
                <w:sz w:val="26"/>
                <w:szCs w:val="26"/>
              </w:rPr>
              <w:t>quốc</w:t>
            </w:r>
            <w:proofErr w:type="spellEnd"/>
            <w:r w:rsidRPr="00CB4E16">
              <w:rPr>
                <w:b/>
                <w:color w:val="000000" w:themeColor="text1"/>
                <w:sz w:val="26"/>
                <w:szCs w:val="26"/>
              </w:rPr>
              <w:t xml:space="preserve"> </w:t>
            </w:r>
            <w:proofErr w:type="spellStart"/>
            <w:r w:rsidRPr="00CB4E16">
              <w:rPr>
                <w:b/>
                <w:color w:val="000000" w:themeColor="text1"/>
                <w:sz w:val="26"/>
                <w:szCs w:val="26"/>
              </w:rPr>
              <w:t>gia</w:t>
            </w:r>
            <w:proofErr w:type="spellEnd"/>
            <w:r w:rsidRPr="00CB4E16">
              <w:rPr>
                <w:b/>
                <w:color w:val="000000" w:themeColor="text1"/>
                <w:sz w:val="26"/>
                <w:szCs w:val="26"/>
              </w:rPr>
              <w:t xml:space="preserve"> </w:t>
            </w:r>
          </w:p>
          <w:p w14:paraId="2D1EB135" w14:textId="77777777" w:rsidR="001E39AE" w:rsidRPr="00CB4E16" w:rsidRDefault="00000000" w:rsidP="00E36B6F">
            <w:pPr>
              <w:jc w:val="center"/>
              <w:rPr>
                <w:b/>
                <w:color w:val="000000" w:themeColor="text1"/>
                <w:sz w:val="26"/>
                <w:szCs w:val="26"/>
              </w:rPr>
            </w:pPr>
            <w:proofErr w:type="spellStart"/>
            <w:r w:rsidRPr="00CB4E16">
              <w:rPr>
                <w:b/>
                <w:color w:val="000000" w:themeColor="text1"/>
                <w:sz w:val="26"/>
                <w:szCs w:val="26"/>
              </w:rPr>
              <w:t>về</w:t>
            </w:r>
            <w:proofErr w:type="spellEnd"/>
            <w:r w:rsidRPr="00CB4E16">
              <w:rPr>
                <w:b/>
                <w:color w:val="000000" w:themeColor="text1"/>
                <w:sz w:val="26"/>
                <w:szCs w:val="26"/>
              </w:rPr>
              <w:t xml:space="preserve"> KH&amp;CN</w:t>
            </w:r>
          </w:p>
        </w:tc>
        <w:tc>
          <w:tcPr>
            <w:tcW w:w="1736" w:type="dxa"/>
            <w:shd w:val="clear" w:color="auto" w:fill="D9E1F2"/>
            <w:tcMar>
              <w:top w:w="80" w:type="dxa"/>
              <w:left w:w="100" w:type="dxa"/>
              <w:bottom w:w="80" w:type="dxa"/>
              <w:right w:w="100" w:type="dxa"/>
            </w:tcMar>
            <w:vAlign w:val="center"/>
          </w:tcPr>
          <w:p w14:paraId="0D810105" w14:textId="77777777" w:rsidR="001E39AE" w:rsidRPr="00CB4E16" w:rsidRDefault="00000000" w:rsidP="00E36B6F">
            <w:pPr>
              <w:jc w:val="center"/>
              <w:rPr>
                <w:b/>
                <w:color w:val="000000" w:themeColor="text1"/>
                <w:sz w:val="26"/>
                <w:szCs w:val="26"/>
              </w:rPr>
            </w:pPr>
            <w:proofErr w:type="spellStart"/>
            <w:r w:rsidRPr="00CB4E16">
              <w:rPr>
                <w:b/>
                <w:color w:val="000000" w:themeColor="text1"/>
                <w:sz w:val="26"/>
                <w:szCs w:val="26"/>
              </w:rPr>
              <w:t>Sàn</w:t>
            </w:r>
            <w:proofErr w:type="spellEnd"/>
            <w:r w:rsidRPr="00CB4E16">
              <w:rPr>
                <w:b/>
                <w:color w:val="000000" w:themeColor="text1"/>
                <w:sz w:val="26"/>
                <w:szCs w:val="26"/>
              </w:rPr>
              <w:t xml:space="preserve"> </w:t>
            </w:r>
            <w:proofErr w:type="spellStart"/>
            <w:r w:rsidRPr="00CB4E16">
              <w:rPr>
                <w:b/>
                <w:color w:val="000000" w:themeColor="text1"/>
                <w:sz w:val="26"/>
                <w:szCs w:val="26"/>
              </w:rPr>
              <w:t>giao</w:t>
            </w:r>
            <w:proofErr w:type="spellEnd"/>
            <w:r w:rsidRPr="00CB4E16">
              <w:rPr>
                <w:b/>
                <w:color w:val="000000" w:themeColor="text1"/>
                <w:sz w:val="26"/>
                <w:szCs w:val="26"/>
              </w:rPr>
              <w:t xml:space="preserve"> </w:t>
            </w:r>
            <w:proofErr w:type="spellStart"/>
            <w:r w:rsidRPr="00CB4E16">
              <w:rPr>
                <w:b/>
                <w:color w:val="000000" w:themeColor="text1"/>
                <w:sz w:val="26"/>
                <w:szCs w:val="26"/>
              </w:rPr>
              <w:t>dịch</w:t>
            </w:r>
            <w:proofErr w:type="spellEnd"/>
            <w:r w:rsidRPr="00CB4E16">
              <w:rPr>
                <w:b/>
                <w:color w:val="000000" w:themeColor="text1"/>
                <w:sz w:val="26"/>
                <w:szCs w:val="26"/>
              </w:rPr>
              <w:t xml:space="preserve"> KH&amp;CN V</w:t>
            </w:r>
            <w:r w:rsidR="00E36B6F" w:rsidRPr="00CB4E16">
              <w:rPr>
                <w:b/>
                <w:color w:val="000000" w:themeColor="text1"/>
                <w:sz w:val="26"/>
                <w:szCs w:val="26"/>
              </w:rPr>
              <w:t>N</w:t>
            </w:r>
            <w:r w:rsidRPr="00CB4E16">
              <w:rPr>
                <w:b/>
                <w:color w:val="000000" w:themeColor="text1"/>
                <w:sz w:val="26"/>
                <w:szCs w:val="26"/>
              </w:rPr>
              <w:t xml:space="preserve"> (</w:t>
            </w:r>
            <w:proofErr w:type="spellStart"/>
            <w:r w:rsidRPr="00CB4E16">
              <w:rPr>
                <w:b/>
                <w:color w:val="000000" w:themeColor="text1"/>
                <w:sz w:val="26"/>
                <w:szCs w:val="26"/>
              </w:rPr>
              <w:t>Techmart</w:t>
            </w:r>
            <w:proofErr w:type="spellEnd"/>
            <w:r w:rsidRPr="00CB4E16">
              <w:rPr>
                <w:b/>
                <w:color w:val="000000" w:themeColor="text1"/>
                <w:sz w:val="26"/>
                <w:szCs w:val="26"/>
              </w:rPr>
              <w:t>)</w:t>
            </w:r>
          </w:p>
        </w:tc>
        <w:tc>
          <w:tcPr>
            <w:tcW w:w="0" w:type="auto"/>
            <w:shd w:val="clear" w:color="auto" w:fill="D9E1F2"/>
            <w:tcMar>
              <w:top w:w="80" w:type="dxa"/>
              <w:left w:w="100" w:type="dxa"/>
              <w:bottom w:w="80" w:type="dxa"/>
              <w:right w:w="100" w:type="dxa"/>
            </w:tcMar>
            <w:vAlign w:val="center"/>
          </w:tcPr>
          <w:p w14:paraId="2910CA3A" w14:textId="77777777" w:rsidR="001E39AE" w:rsidRPr="00CB4E16" w:rsidRDefault="00000000" w:rsidP="00E36B6F">
            <w:pPr>
              <w:jc w:val="center"/>
              <w:rPr>
                <w:b/>
                <w:color w:val="000000" w:themeColor="text1"/>
                <w:sz w:val="26"/>
                <w:szCs w:val="26"/>
              </w:rPr>
            </w:pPr>
            <w:proofErr w:type="spellStart"/>
            <w:r w:rsidRPr="00CB4E16">
              <w:rPr>
                <w:b/>
                <w:color w:val="000000" w:themeColor="text1"/>
                <w:sz w:val="26"/>
                <w:szCs w:val="26"/>
              </w:rPr>
              <w:t>Cổng</w:t>
            </w:r>
            <w:proofErr w:type="spellEnd"/>
            <w:r w:rsidRPr="00CB4E16">
              <w:rPr>
                <w:b/>
                <w:color w:val="000000" w:themeColor="text1"/>
                <w:sz w:val="26"/>
                <w:szCs w:val="26"/>
              </w:rPr>
              <w:t xml:space="preserve"> Sáng </w:t>
            </w:r>
            <w:proofErr w:type="spellStart"/>
            <w:r w:rsidRPr="00CB4E16">
              <w:rPr>
                <w:b/>
                <w:color w:val="000000" w:themeColor="text1"/>
                <w:sz w:val="26"/>
                <w:szCs w:val="26"/>
              </w:rPr>
              <w:t>kiến</w:t>
            </w:r>
            <w:proofErr w:type="spellEnd"/>
            <w:r w:rsidRPr="00CB4E16">
              <w:rPr>
                <w:b/>
                <w:color w:val="000000" w:themeColor="text1"/>
                <w:sz w:val="26"/>
                <w:szCs w:val="26"/>
              </w:rPr>
              <w:t xml:space="preserve"> KH,CN&amp;ĐMST </w:t>
            </w:r>
            <w:proofErr w:type="spellStart"/>
            <w:r w:rsidRPr="00CB4E16">
              <w:rPr>
                <w:b/>
                <w:color w:val="000000" w:themeColor="text1"/>
                <w:sz w:val="26"/>
                <w:szCs w:val="26"/>
              </w:rPr>
              <w:t>và</w:t>
            </w:r>
            <w:proofErr w:type="spellEnd"/>
            <w:r w:rsidRPr="00CB4E16">
              <w:rPr>
                <w:b/>
                <w:color w:val="000000" w:themeColor="text1"/>
                <w:sz w:val="26"/>
                <w:szCs w:val="26"/>
              </w:rPr>
              <w:t xml:space="preserve"> CĐS </w:t>
            </w:r>
            <w:proofErr w:type="spellStart"/>
            <w:r w:rsidRPr="00CB4E16">
              <w:rPr>
                <w:b/>
                <w:color w:val="000000" w:themeColor="text1"/>
                <w:sz w:val="26"/>
                <w:szCs w:val="26"/>
              </w:rPr>
              <w:t>quốc</w:t>
            </w:r>
            <w:proofErr w:type="spellEnd"/>
            <w:r w:rsidRPr="00CB4E16">
              <w:rPr>
                <w:b/>
                <w:color w:val="000000" w:themeColor="text1"/>
                <w:sz w:val="26"/>
                <w:szCs w:val="26"/>
              </w:rPr>
              <w:t xml:space="preserve"> </w:t>
            </w:r>
            <w:proofErr w:type="spellStart"/>
            <w:r w:rsidRPr="00CB4E16">
              <w:rPr>
                <w:b/>
                <w:color w:val="000000" w:themeColor="text1"/>
                <w:sz w:val="26"/>
                <w:szCs w:val="26"/>
              </w:rPr>
              <w:t>gia</w:t>
            </w:r>
            <w:proofErr w:type="spellEnd"/>
          </w:p>
        </w:tc>
        <w:tc>
          <w:tcPr>
            <w:tcW w:w="0" w:type="auto"/>
            <w:shd w:val="clear" w:color="auto" w:fill="D9E1F2"/>
            <w:tcMar>
              <w:top w:w="80" w:type="dxa"/>
              <w:left w:w="100" w:type="dxa"/>
              <w:bottom w:w="80" w:type="dxa"/>
              <w:right w:w="100" w:type="dxa"/>
            </w:tcMar>
            <w:vAlign w:val="center"/>
          </w:tcPr>
          <w:p w14:paraId="042AC966" w14:textId="77777777" w:rsidR="001E39AE" w:rsidRPr="00CB4E16" w:rsidRDefault="00000000" w:rsidP="00E36B6F">
            <w:pPr>
              <w:jc w:val="center"/>
              <w:rPr>
                <w:b/>
                <w:color w:val="000000" w:themeColor="text1"/>
                <w:sz w:val="26"/>
                <w:szCs w:val="26"/>
              </w:rPr>
            </w:pPr>
            <w:r w:rsidRPr="00CB4E16">
              <w:rPr>
                <w:b/>
                <w:color w:val="000000" w:themeColor="text1"/>
                <w:sz w:val="26"/>
                <w:szCs w:val="26"/>
              </w:rPr>
              <w:t>VI CONNECT</w:t>
            </w:r>
          </w:p>
        </w:tc>
      </w:tr>
      <w:tr w:rsidR="001E39AE" w:rsidRPr="00CB4E16" w14:paraId="44F87D8A" w14:textId="77777777" w:rsidTr="0040442E">
        <w:tc>
          <w:tcPr>
            <w:tcW w:w="0" w:type="auto"/>
            <w:tcMar>
              <w:top w:w="80" w:type="dxa"/>
              <w:left w:w="100" w:type="dxa"/>
              <w:bottom w:w="80" w:type="dxa"/>
              <w:right w:w="100" w:type="dxa"/>
            </w:tcMar>
            <w:vAlign w:val="center"/>
          </w:tcPr>
          <w:p w14:paraId="6CE784A3" w14:textId="77777777" w:rsidR="001E39AE" w:rsidRPr="00CB4E16" w:rsidRDefault="00000000">
            <w:pPr>
              <w:rPr>
                <w:color w:val="000000" w:themeColor="text1"/>
                <w:sz w:val="26"/>
                <w:szCs w:val="26"/>
              </w:rPr>
            </w:pPr>
            <w:r w:rsidRPr="00CB4E16">
              <w:rPr>
                <w:color w:val="000000" w:themeColor="text1"/>
                <w:sz w:val="26"/>
                <w:szCs w:val="26"/>
              </w:rPr>
              <w:t xml:space="preserve">Vai </w:t>
            </w:r>
            <w:proofErr w:type="spellStart"/>
            <w:r w:rsidRPr="00CB4E16">
              <w:rPr>
                <w:color w:val="000000" w:themeColor="text1"/>
                <w:sz w:val="26"/>
                <w:szCs w:val="26"/>
              </w:rPr>
              <w:t>trò</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p>
        </w:tc>
        <w:tc>
          <w:tcPr>
            <w:tcW w:w="2166" w:type="dxa"/>
            <w:tcMar>
              <w:top w:w="80" w:type="dxa"/>
              <w:left w:w="100" w:type="dxa"/>
              <w:bottom w:w="80" w:type="dxa"/>
              <w:right w:w="100" w:type="dxa"/>
            </w:tcMar>
            <w:vAlign w:val="center"/>
          </w:tcPr>
          <w:p w14:paraId="08D8641E"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KH&amp;CN (Data/Information Infrastructure)</w:t>
            </w:r>
          </w:p>
        </w:tc>
        <w:tc>
          <w:tcPr>
            <w:tcW w:w="1736" w:type="dxa"/>
            <w:tcMar>
              <w:top w:w="80" w:type="dxa"/>
              <w:left w:w="100" w:type="dxa"/>
              <w:bottom w:w="80" w:type="dxa"/>
              <w:right w:w="100" w:type="dxa"/>
            </w:tcMar>
            <w:vAlign w:val="center"/>
          </w:tcPr>
          <w:p w14:paraId="708592F6"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Sàn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mua</w:t>
            </w:r>
            <w:proofErr w:type="spellEnd"/>
            <w:r w:rsidRPr="00CB4E16">
              <w:rPr>
                <w:color w:val="000000" w:themeColor="text1"/>
                <w:sz w:val="26"/>
                <w:szCs w:val="26"/>
              </w:rPr>
              <w:t xml:space="preserve"> - </w:t>
            </w:r>
            <w:proofErr w:type="spellStart"/>
            <w:r w:rsidRPr="00CB4E16">
              <w:rPr>
                <w:color w:val="000000" w:themeColor="text1"/>
                <w:sz w:val="26"/>
                <w:szCs w:val="26"/>
              </w:rPr>
              <w:t>bán</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bị</w:t>
            </w:r>
            <w:proofErr w:type="spellEnd"/>
          </w:p>
        </w:tc>
        <w:tc>
          <w:tcPr>
            <w:tcW w:w="0" w:type="auto"/>
            <w:tcMar>
              <w:top w:w="80" w:type="dxa"/>
              <w:left w:w="100" w:type="dxa"/>
              <w:bottom w:w="80" w:type="dxa"/>
              <w:right w:w="100" w:type="dxa"/>
            </w:tcMar>
            <w:vAlign w:val="center"/>
          </w:tcPr>
          <w:p w14:paraId="4F63CCD2"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Kênh</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nhận</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ý </w:t>
            </w:r>
            <w:proofErr w:type="spellStart"/>
            <w:r w:rsidRPr="00CB4E16">
              <w:rPr>
                <w:color w:val="000000" w:themeColor="text1"/>
                <w:sz w:val="26"/>
                <w:szCs w:val="26"/>
              </w:rPr>
              <w:t>tưởng</w:t>
            </w:r>
            <w:proofErr w:type="spellEnd"/>
          </w:p>
        </w:tc>
        <w:tc>
          <w:tcPr>
            <w:tcW w:w="0" w:type="auto"/>
            <w:tcMar>
              <w:top w:w="80" w:type="dxa"/>
              <w:left w:w="100" w:type="dxa"/>
              <w:bottom w:w="80" w:type="dxa"/>
              <w:right w:w="100" w:type="dxa"/>
            </w:tcMar>
            <w:vAlign w:val="center"/>
          </w:tcPr>
          <w:p w14:paraId="42B56BE1"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kích</w:t>
            </w:r>
            <w:proofErr w:type="spellEnd"/>
            <w:r w:rsidRPr="00CB4E16">
              <w:rPr>
                <w:color w:val="000000" w:themeColor="text1"/>
                <w:sz w:val="26"/>
                <w:szCs w:val="26"/>
              </w:rPr>
              <w:t xml:space="preserve"> </w:t>
            </w:r>
            <w:proofErr w:type="spellStart"/>
            <w:r w:rsidRPr="00CB4E16">
              <w:rPr>
                <w:color w:val="000000" w:themeColor="text1"/>
                <w:sz w:val="26"/>
                <w:szCs w:val="26"/>
              </w:rPr>
              <w:t>hoạt</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5 </w:t>
            </w:r>
            <w:proofErr w:type="spellStart"/>
            <w:r w:rsidRPr="00CB4E16">
              <w:rPr>
                <w:color w:val="000000" w:themeColor="text1"/>
                <w:sz w:val="26"/>
                <w:szCs w:val="26"/>
              </w:rPr>
              <w:t>bước</w:t>
            </w:r>
            <w:proofErr w:type="spellEnd"/>
            <w:r w:rsidRPr="00CB4E16">
              <w:rPr>
                <w:color w:val="000000" w:themeColor="text1"/>
                <w:sz w:val="26"/>
                <w:szCs w:val="26"/>
              </w:rPr>
              <w:t xml:space="preserve"> Connect - Match - Mobilize - Execute - Impact</w:t>
            </w:r>
          </w:p>
        </w:tc>
      </w:tr>
      <w:tr w:rsidR="001E39AE" w:rsidRPr="00CB4E16" w14:paraId="5D78216B" w14:textId="77777777" w:rsidTr="0040442E">
        <w:tc>
          <w:tcPr>
            <w:tcW w:w="0" w:type="auto"/>
            <w:tcMar>
              <w:top w:w="80" w:type="dxa"/>
              <w:left w:w="100" w:type="dxa"/>
              <w:bottom w:w="80" w:type="dxa"/>
              <w:right w:w="100" w:type="dxa"/>
            </w:tcMar>
            <w:vAlign w:val="center"/>
          </w:tcPr>
          <w:p w14:paraId="0BF4F911" w14:textId="77777777" w:rsidR="001E39AE" w:rsidRPr="00CB4E16" w:rsidRDefault="00000000">
            <w:pPr>
              <w:rPr>
                <w:color w:val="000000" w:themeColor="text1"/>
                <w:sz w:val="26"/>
                <w:szCs w:val="26"/>
              </w:rPr>
            </w:pP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vào</w:t>
            </w:r>
            <w:proofErr w:type="spellEnd"/>
          </w:p>
        </w:tc>
        <w:tc>
          <w:tcPr>
            <w:tcW w:w="2166" w:type="dxa"/>
            <w:tcMar>
              <w:top w:w="80" w:type="dxa"/>
              <w:left w:w="100" w:type="dxa"/>
              <w:bottom w:w="80" w:type="dxa"/>
              <w:right w:w="100" w:type="dxa"/>
            </w:tcMar>
            <w:vAlign w:val="center"/>
          </w:tcPr>
          <w:p w14:paraId="5003C429"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Công </w:t>
            </w:r>
            <w:proofErr w:type="spellStart"/>
            <w:r w:rsidRPr="00CB4E16">
              <w:rPr>
                <w:color w:val="000000" w:themeColor="text1"/>
                <w:sz w:val="26"/>
                <w:szCs w:val="26"/>
              </w:rPr>
              <w:t>bố</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KH&amp;CN</w:t>
            </w:r>
          </w:p>
        </w:tc>
        <w:tc>
          <w:tcPr>
            <w:tcW w:w="1736" w:type="dxa"/>
            <w:tcMar>
              <w:top w:w="80" w:type="dxa"/>
              <w:left w:w="100" w:type="dxa"/>
              <w:bottom w:w="80" w:type="dxa"/>
              <w:right w:w="100" w:type="dxa"/>
            </w:tcMar>
            <w:vAlign w:val="center"/>
          </w:tcPr>
          <w:p w14:paraId="3B894192"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Doanh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viện</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w:t>
            </w:r>
            <w:proofErr w:type="spellStart"/>
            <w:r w:rsidRPr="00CB4E16">
              <w:rPr>
                <w:color w:val="000000" w:themeColor="text1"/>
                <w:sz w:val="26"/>
                <w:szCs w:val="26"/>
              </w:rPr>
              <w:t>đăng</w:t>
            </w:r>
            <w:proofErr w:type="spellEnd"/>
            <w:r w:rsidRPr="00CB4E16">
              <w:rPr>
                <w:color w:val="000000" w:themeColor="text1"/>
                <w:sz w:val="26"/>
                <w:szCs w:val="26"/>
              </w:rPr>
              <w:t xml:space="preserve"> </w:t>
            </w:r>
            <w:proofErr w:type="spellStart"/>
            <w:r w:rsidRPr="00CB4E16">
              <w:rPr>
                <w:color w:val="000000" w:themeColor="text1"/>
                <w:sz w:val="26"/>
                <w:szCs w:val="26"/>
              </w:rPr>
              <w:t>ký</w:t>
            </w:r>
            <w:proofErr w:type="spellEnd"/>
            <w:r w:rsidRPr="00CB4E16">
              <w:rPr>
                <w:color w:val="000000" w:themeColor="text1"/>
                <w:sz w:val="26"/>
                <w:szCs w:val="26"/>
              </w:rPr>
              <w:t xml:space="preserve"> </w:t>
            </w:r>
            <w:proofErr w:type="spellStart"/>
            <w:r w:rsidRPr="00CB4E16">
              <w:rPr>
                <w:color w:val="000000" w:themeColor="text1"/>
                <w:sz w:val="26"/>
                <w:szCs w:val="26"/>
              </w:rPr>
              <w:t>chào</w:t>
            </w:r>
            <w:proofErr w:type="spellEnd"/>
            <w:r w:rsidRPr="00CB4E16">
              <w:rPr>
                <w:color w:val="000000" w:themeColor="text1"/>
                <w:sz w:val="26"/>
                <w:szCs w:val="26"/>
              </w:rPr>
              <w:t xml:space="preserve"> </w:t>
            </w:r>
            <w:proofErr w:type="spellStart"/>
            <w:r w:rsidRPr="00CB4E16">
              <w:rPr>
                <w:color w:val="000000" w:themeColor="text1"/>
                <w:sz w:val="26"/>
                <w:szCs w:val="26"/>
              </w:rPr>
              <w:t>bán</w:t>
            </w:r>
            <w:proofErr w:type="spellEnd"/>
            <w:r w:rsidRPr="00CB4E16">
              <w:rPr>
                <w:color w:val="000000" w:themeColor="text1"/>
                <w:sz w:val="26"/>
                <w:szCs w:val="26"/>
              </w:rPr>
              <w:t>/</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mua</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p>
        </w:tc>
        <w:tc>
          <w:tcPr>
            <w:tcW w:w="0" w:type="auto"/>
            <w:tcMar>
              <w:top w:w="80" w:type="dxa"/>
              <w:left w:w="100" w:type="dxa"/>
              <w:bottom w:w="80" w:type="dxa"/>
              <w:right w:w="100" w:type="dxa"/>
            </w:tcMar>
            <w:vAlign w:val="center"/>
          </w:tcPr>
          <w:p w14:paraId="1BA54E5D"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Người</w:t>
            </w:r>
            <w:proofErr w:type="spellEnd"/>
            <w:r w:rsidRPr="00CB4E16">
              <w:rPr>
                <w:color w:val="000000" w:themeColor="text1"/>
                <w:sz w:val="26"/>
                <w:szCs w:val="26"/>
              </w:rPr>
              <w:t xml:space="preserve"> </w:t>
            </w:r>
            <w:proofErr w:type="spellStart"/>
            <w:r w:rsidRPr="00CB4E16">
              <w:rPr>
                <w:color w:val="000000" w:themeColor="text1"/>
                <w:sz w:val="26"/>
                <w:szCs w:val="26"/>
              </w:rPr>
              <w:t>dân</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đăng</w:t>
            </w:r>
            <w:proofErr w:type="spellEnd"/>
            <w:r w:rsidRPr="00CB4E16">
              <w:rPr>
                <w:color w:val="000000" w:themeColor="text1"/>
                <w:sz w:val="26"/>
                <w:szCs w:val="26"/>
              </w:rPr>
              <w:t xml:space="preserve"> </w:t>
            </w:r>
            <w:proofErr w:type="spellStart"/>
            <w:r w:rsidRPr="00CB4E16">
              <w:rPr>
                <w:color w:val="000000" w:themeColor="text1"/>
                <w:sz w:val="26"/>
                <w:szCs w:val="26"/>
              </w:rPr>
              <w:t>nhập</w:t>
            </w:r>
            <w:proofErr w:type="spellEnd"/>
            <w:r w:rsidRPr="00CB4E16">
              <w:rPr>
                <w:color w:val="000000" w:themeColor="text1"/>
                <w:sz w:val="26"/>
                <w:szCs w:val="26"/>
              </w:rPr>
              <w:t xml:space="preserve"> qua </w:t>
            </w:r>
            <w:proofErr w:type="spellStart"/>
            <w:r w:rsidRPr="00CB4E16">
              <w:rPr>
                <w:color w:val="000000" w:themeColor="text1"/>
                <w:sz w:val="26"/>
                <w:szCs w:val="26"/>
              </w:rPr>
              <w:t>VNeID</w:t>
            </w:r>
            <w:proofErr w:type="spellEnd"/>
          </w:p>
        </w:tc>
        <w:tc>
          <w:tcPr>
            <w:tcW w:w="0" w:type="auto"/>
            <w:tcMar>
              <w:top w:w="80" w:type="dxa"/>
              <w:left w:w="100" w:type="dxa"/>
              <w:bottom w:w="80" w:type="dxa"/>
              <w:right w:w="100" w:type="dxa"/>
            </w:tcMar>
            <w:vAlign w:val="center"/>
          </w:tcPr>
          <w:p w14:paraId="2FBC14D6"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152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624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hơn</w:t>
            </w:r>
            <w:proofErr w:type="spellEnd"/>
            <w:r w:rsidRPr="00CB4E16">
              <w:rPr>
                <w:color w:val="000000" w:themeColor="text1"/>
                <w:sz w:val="26"/>
                <w:szCs w:val="26"/>
              </w:rPr>
              <w:t xml:space="preserve"> 1,5 </w:t>
            </w:r>
            <w:proofErr w:type="spellStart"/>
            <w:r w:rsidRPr="00CB4E16">
              <w:rPr>
                <w:color w:val="000000" w:themeColor="text1"/>
                <w:sz w:val="26"/>
                <w:szCs w:val="26"/>
              </w:rPr>
              <w:t>triệu</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VUSTA</w:t>
            </w:r>
          </w:p>
        </w:tc>
      </w:tr>
      <w:tr w:rsidR="001E39AE" w:rsidRPr="00CB4E16" w14:paraId="77964A7E" w14:textId="77777777" w:rsidTr="0040442E">
        <w:tc>
          <w:tcPr>
            <w:tcW w:w="0" w:type="auto"/>
            <w:tcMar>
              <w:top w:w="80" w:type="dxa"/>
              <w:left w:w="100" w:type="dxa"/>
              <w:bottom w:w="80" w:type="dxa"/>
              <w:right w:w="100" w:type="dxa"/>
            </w:tcMar>
            <w:vAlign w:val="center"/>
          </w:tcPr>
          <w:p w14:paraId="64A6F13E" w14:textId="77777777" w:rsidR="001E39AE" w:rsidRPr="00CB4E16" w:rsidRDefault="00000000">
            <w:pPr>
              <w:rPr>
                <w:color w:val="000000" w:themeColor="text1"/>
                <w:sz w:val="26"/>
                <w:szCs w:val="26"/>
              </w:rPr>
            </w:pPr>
            <w:r w:rsidRPr="00CB4E16">
              <w:rPr>
                <w:color w:val="000000" w:themeColor="text1"/>
                <w:sz w:val="26"/>
                <w:szCs w:val="26"/>
              </w:rPr>
              <w:t xml:space="preserve">Vai </w:t>
            </w:r>
            <w:proofErr w:type="spellStart"/>
            <w:r w:rsidRPr="00CB4E16">
              <w:rPr>
                <w:color w:val="000000" w:themeColor="text1"/>
                <w:sz w:val="26"/>
                <w:szCs w:val="26"/>
              </w:rPr>
              <w:t>trò</w:t>
            </w:r>
            <w:proofErr w:type="spellEnd"/>
            <w:r w:rsidRPr="00CB4E16">
              <w:rPr>
                <w:color w:val="000000" w:themeColor="text1"/>
                <w:sz w:val="26"/>
                <w:szCs w:val="26"/>
              </w:rPr>
              <w:t xml:space="preserve"> </w:t>
            </w:r>
            <w:proofErr w:type="spellStart"/>
            <w:r w:rsidRPr="00CB4E16">
              <w:rPr>
                <w:color w:val="000000" w:themeColor="text1"/>
                <w:sz w:val="26"/>
                <w:szCs w:val="26"/>
              </w:rPr>
              <w:t>trung</w:t>
            </w:r>
            <w:proofErr w:type="spellEnd"/>
            <w:r w:rsidRPr="00CB4E16">
              <w:rPr>
                <w:color w:val="000000" w:themeColor="text1"/>
                <w:sz w:val="26"/>
                <w:szCs w:val="26"/>
              </w:rPr>
              <w:t xml:space="preserve"> </w:t>
            </w:r>
            <w:proofErr w:type="spellStart"/>
            <w:r w:rsidRPr="00CB4E16">
              <w:rPr>
                <w:color w:val="000000" w:themeColor="text1"/>
                <w:sz w:val="26"/>
                <w:szCs w:val="26"/>
              </w:rPr>
              <w:t>gian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chứng</w:t>
            </w:r>
            <w:proofErr w:type="spellEnd"/>
          </w:p>
        </w:tc>
        <w:tc>
          <w:tcPr>
            <w:tcW w:w="2166" w:type="dxa"/>
            <w:tcMar>
              <w:top w:w="80" w:type="dxa"/>
              <w:left w:w="100" w:type="dxa"/>
              <w:bottom w:w="80" w:type="dxa"/>
              <w:right w:w="100" w:type="dxa"/>
            </w:tcMar>
            <w:vAlign w:val="center"/>
          </w:tcPr>
          <w:p w14:paraId="7381BC86"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p>
        </w:tc>
        <w:tc>
          <w:tcPr>
            <w:tcW w:w="1736" w:type="dxa"/>
            <w:tcMar>
              <w:top w:w="80" w:type="dxa"/>
              <w:left w:w="100" w:type="dxa"/>
              <w:bottom w:w="80" w:type="dxa"/>
              <w:right w:w="100" w:type="dxa"/>
            </w:tcMar>
            <w:vAlign w:val="center"/>
          </w:tcPr>
          <w:p w14:paraId="532A5B30"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Hạn</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yếu</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đăng</w:t>
            </w:r>
            <w:proofErr w:type="spellEnd"/>
            <w:r w:rsidRPr="00CB4E16">
              <w:rPr>
                <w:color w:val="000000" w:themeColor="text1"/>
                <w:sz w:val="26"/>
                <w:szCs w:val="26"/>
              </w:rPr>
              <w:t xml:space="preserve"> tin </w:t>
            </w:r>
            <w:proofErr w:type="spellStart"/>
            <w:r w:rsidRPr="00CB4E16">
              <w:rPr>
                <w:color w:val="000000" w:themeColor="text1"/>
                <w:sz w:val="26"/>
                <w:szCs w:val="26"/>
              </w:rPr>
              <w:t>chào</w:t>
            </w:r>
            <w:proofErr w:type="spellEnd"/>
            <w:r w:rsidRPr="00CB4E16">
              <w:rPr>
                <w:color w:val="000000" w:themeColor="text1"/>
                <w:sz w:val="26"/>
                <w:szCs w:val="26"/>
              </w:rPr>
              <w:t xml:space="preserve"> </w:t>
            </w:r>
            <w:proofErr w:type="spellStart"/>
            <w:r w:rsidRPr="00CB4E16">
              <w:rPr>
                <w:color w:val="000000" w:themeColor="text1"/>
                <w:sz w:val="26"/>
                <w:szCs w:val="26"/>
              </w:rPr>
              <w:t>bán</w:t>
            </w:r>
            <w:proofErr w:type="spellEnd"/>
            <w:r w:rsidRPr="00CB4E16">
              <w:rPr>
                <w:color w:val="000000" w:themeColor="text1"/>
                <w:sz w:val="26"/>
                <w:szCs w:val="26"/>
              </w:rPr>
              <w:t>/</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mua</w:t>
            </w:r>
            <w:proofErr w:type="spellEnd"/>
          </w:p>
        </w:tc>
        <w:tc>
          <w:tcPr>
            <w:tcW w:w="0" w:type="auto"/>
            <w:tcMar>
              <w:top w:w="80" w:type="dxa"/>
              <w:left w:w="100" w:type="dxa"/>
              <w:bottom w:w="80" w:type="dxa"/>
              <w:right w:w="100" w:type="dxa"/>
            </w:tcMar>
            <w:vAlign w:val="center"/>
          </w:tcPr>
          <w:p w14:paraId="1AF919AE"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p>
        </w:tc>
        <w:tc>
          <w:tcPr>
            <w:tcW w:w="0" w:type="auto"/>
            <w:tcMar>
              <w:top w:w="80" w:type="dxa"/>
              <w:left w:w="100" w:type="dxa"/>
              <w:bottom w:w="80" w:type="dxa"/>
              <w:right w:w="100" w:type="dxa"/>
            </w:tcMar>
            <w:vAlign w:val="center"/>
          </w:tcPr>
          <w:p w14:paraId="615AE87F"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chuẩn</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độc</w:t>
            </w:r>
            <w:proofErr w:type="spellEnd"/>
            <w:r w:rsidRPr="00CB4E16">
              <w:rPr>
                <w:color w:val="000000" w:themeColor="text1"/>
                <w:sz w:val="26"/>
                <w:szCs w:val="26"/>
              </w:rPr>
              <w:t xml:space="preserve"> </w:t>
            </w:r>
            <w:proofErr w:type="spellStart"/>
            <w:r w:rsidRPr="00CB4E16">
              <w:rPr>
                <w:color w:val="000000" w:themeColor="text1"/>
                <w:sz w:val="26"/>
                <w:szCs w:val="26"/>
              </w:rPr>
              <w:t>lập</w:t>
            </w:r>
            <w:proofErr w:type="spellEnd"/>
            <w:r w:rsidRPr="00CB4E16">
              <w:rPr>
                <w:color w:val="000000" w:themeColor="text1"/>
                <w:sz w:val="26"/>
                <w:szCs w:val="26"/>
              </w:rPr>
              <w:t xml:space="preserve">, </w:t>
            </w:r>
            <w:proofErr w:type="spellStart"/>
            <w:r w:rsidRPr="00CB4E16">
              <w:rPr>
                <w:color w:val="000000" w:themeColor="text1"/>
                <w:sz w:val="26"/>
                <w:szCs w:val="26"/>
              </w:rPr>
              <w:t>tuyển</w:t>
            </w:r>
            <w:proofErr w:type="spellEnd"/>
            <w:r w:rsidRPr="00CB4E16">
              <w:rPr>
                <w:color w:val="000000" w:themeColor="text1"/>
                <w:sz w:val="26"/>
                <w:szCs w:val="26"/>
              </w:rPr>
              <w:t xml:space="preserve"> </w:t>
            </w:r>
            <w:proofErr w:type="spellStart"/>
            <w:r w:rsidRPr="00CB4E16">
              <w:rPr>
                <w:color w:val="000000" w:themeColor="text1"/>
                <w:sz w:val="26"/>
                <w:szCs w:val="26"/>
              </w:rPr>
              <w:t>chọn</w:t>
            </w:r>
            <w:proofErr w:type="spellEnd"/>
            <w:r w:rsidRPr="00CB4E16">
              <w:rPr>
                <w:color w:val="000000" w:themeColor="text1"/>
                <w:sz w:val="26"/>
                <w:szCs w:val="26"/>
              </w:rPr>
              <w:t xml:space="preserve"> </w:t>
            </w:r>
            <w:proofErr w:type="spellStart"/>
            <w:r w:rsidRPr="00CB4E16">
              <w:rPr>
                <w:color w:val="000000" w:themeColor="text1"/>
                <w:sz w:val="26"/>
                <w:szCs w:val="26"/>
              </w:rPr>
              <w:t>nhóm</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đến</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p>
        </w:tc>
      </w:tr>
      <w:tr w:rsidR="001E39AE" w:rsidRPr="00CB4E16" w14:paraId="0BA804B3" w14:textId="77777777" w:rsidTr="0040442E">
        <w:tc>
          <w:tcPr>
            <w:tcW w:w="0" w:type="auto"/>
            <w:tcMar>
              <w:top w:w="80" w:type="dxa"/>
              <w:left w:w="100" w:type="dxa"/>
              <w:bottom w:w="80" w:type="dxa"/>
              <w:right w:w="100" w:type="dxa"/>
            </w:tcMar>
            <w:vAlign w:val="center"/>
          </w:tcPr>
          <w:p w14:paraId="5BB4B55D" w14:textId="77777777" w:rsidR="001E39AE" w:rsidRPr="00CB4E16" w:rsidRDefault="00000000">
            <w:pPr>
              <w:rPr>
                <w:color w:val="000000" w:themeColor="text1"/>
                <w:sz w:val="26"/>
                <w:szCs w:val="26"/>
              </w:rPr>
            </w:pP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w:t>
            </w:r>
            <w:proofErr w:type="spellStart"/>
            <w:r w:rsidRPr="00CB4E16">
              <w:rPr>
                <w:color w:val="000000" w:themeColor="text1"/>
                <w:sz w:val="26"/>
                <w:szCs w:val="26"/>
              </w:rPr>
              <w:t>đơn</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trì</w:t>
            </w:r>
            <w:proofErr w:type="spellEnd"/>
          </w:p>
        </w:tc>
        <w:tc>
          <w:tcPr>
            <w:tcW w:w="2166" w:type="dxa"/>
            <w:tcMar>
              <w:top w:w="80" w:type="dxa"/>
              <w:left w:w="100" w:type="dxa"/>
              <w:bottom w:w="80" w:type="dxa"/>
              <w:right w:w="100" w:type="dxa"/>
            </w:tcMar>
            <w:vAlign w:val="center"/>
          </w:tcPr>
          <w:p w14:paraId="3E9E98B6"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Cục</w:t>
            </w:r>
            <w:proofErr w:type="spellEnd"/>
            <w:r w:rsidRPr="00CB4E16">
              <w:rPr>
                <w:color w:val="000000" w:themeColor="text1"/>
                <w:sz w:val="26"/>
                <w:szCs w:val="26"/>
              </w:rPr>
              <w:t xml:space="preserve"> Thông tin,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kê</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KH&amp;CN)</w:t>
            </w:r>
          </w:p>
        </w:tc>
        <w:tc>
          <w:tcPr>
            <w:tcW w:w="1736" w:type="dxa"/>
            <w:tcMar>
              <w:top w:w="80" w:type="dxa"/>
              <w:left w:w="100" w:type="dxa"/>
              <w:bottom w:w="80" w:type="dxa"/>
              <w:right w:w="100" w:type="dxa"/>
            </w:tcMar>
            <w:vAlign w:val="center"/>
          </w:tcPr>
          <w:p w14:paraId="6555557B"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Cục</w:t>
            </w:r>
            <w:proofErr w:type="spellEnd"/>
            <w:r w:rsidRPr="00CB4E16">
              <w:rPr>
                <w:color w:val="000000" w:themeColor="text1"/>
                <w:sz w:val="26"/>
                <w:szCs w:val="26"/>
              </w:rPr>
              <w:t xml:space="preserve"> Thông tin,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kê</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KH&amp;CN)</w:t>
            </w:r>
          </w:p>
        </w:tc>
        <w:tc>
          <w:tcPr>
            <w:tcW w:w="0" w:type="auto"/>
            <w:tcMar>
              <w:top w:w="80" w:type="dxa"/>
              <w:left w:w="100" w:type="dxa"/>
              <w:bottom w:w="80" w:type="dxa"/>
              <w:right w:w="100" w:type="dxa"/>
            </w:tcMar>
            <w:vAlign w:val="center"/>
          </w:tcPr>
          <w:p w14:paraId="15BD47F2"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Bộ</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Công </w:t>
            </w:r>
            <w:proofErr w:type="spellStart"/>
            <w:r w:rsidRPr="00CB4E16">
              <w:rPr>
                <w:color w:val="000000" w:themeColor="text1"/>
                <w:sz w:val="26"/>
                <w:szCs w:val="26"/>
              </w:rPr>
              <w:t>nghệ</w:t>
            </w:r>
            <w:proofErr w:type="spellEnd"/>
          </w:p>
        </w:tc>
        <w:tc>
          <w:tcPr>
            <w:tcW w:w="0" w:type="auto"/>
            <w:tcMar>
              <w:top w:w="80" w:type="dxa"/>
              <w:left w:w="100" w:type="dxa"/>
              <w:bottom w:w="80" w:type="dxa"/>
              <w:right w:w="100" w:type="dxa"/>
            </w:tcMar>
            <w:vAlign w:val="center"/>
          </w:tcPr>
          <w:p w14:paraId="197DD6D9"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VUSTA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trì</w:t>
            </w:r>
            <w:proofErr w:type="spellEnd"/>
            <w:r w:rsidRPr="00CB4E16">
              <w:rPr>
                <w:color w:val="000000" w:themeColor="text1"/>
                <w:sz w:val="26"/>
                <w:szCs w:val="26"/>
              </w:rPr>
              <w:t xml:space="preserve">; ETV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xuất</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p>
        </w:tc>
      </w:tr>
      <w:tr w:rsidR="001E39AE" w:rsidRPr="00CB4E16" w14:paraId="0567DBEB" w14:textId="77777777" w:rsidTr="0040442E">
        <w:tc>
          <w:tcPr>
            <w:tcW w:w="0" w:type="auto"/>
            <w:tcMar>
              <w:top w:w="80" w:type="dxa"/>
              <w:left w:w="100" w:type="dxa"/>
              <w:bottom w:w="80" w:type="dxa"/>
              <w:right w:w="100" w:type="dxa"/>
            </w:tcMar>
            <w:vAlign w:val="center"/>
          </w:tcPr>
          <w:p w14:paraId="47C8ED8A" w14:textId="77777777" w:rsidR="001E39AE" w:rsidRPr="00CB4E16" w:rsidRDefault="00000000">
            <w:pPr>
              <w:rPr>
                <w:color w:val="000000" w:themeColor="text1"/>
                <w:sz w:val="26"/>
                <w:szCs w:val="26"/>
              </w:rPr>
            </w:pP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p>
        </w:tc>
        <w:tc>
          <w:tcPr>
            <w:tcW w:w="2166" w:type="dxa"/>
            <w:tcMar>
              <w:top w:w="80" w:type="dxa"/>
              <w:left w:w="100" w:type="dxa"/>
              <w:bottom w:w="80" w:type="dxa"/>
              <w:right w:w="100" w:type="dxa"/>
            </w:tcMar>
            <w:vAlign w:val="center"/>
          </w:tcPr>
          <w:p w14:paraId="024DAEEA"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Ngân </w:t>
            </w:r>
            <w:proofErr w:type="spellStart"/>
            <w:r w:rsidRPr="00CB4E16">
              <w:rPr>
                <w:color w:val="000000" w:themeColor="text1"/>
                <w:sz w:val="26"/>
                <w:szCs w:val="26"/>
              </w:rPr>
              <w:t>sách</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p>
        </w:tc>
        <w:tc>
          <w:tcPr>
            <w:tcW w:w="1736" w:type="dxa"/>
            <w:tcMar>
              <w:top w:w="80" w:type="dxa"/>
              <w:left w:w="100" w:type="dxa"/>
              <w:bottom w:w="80" w:type="dxa"/>
              <w:right w:w="100" w:type="dxa"/>
            </w:tcMar>
            <w:vAlign w:val="center"/>
          </w:tcPr>
          <w:p w14:paraId="793BEA12"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p>
        </w:tc>
        <w:tc>
          <w:tcPr>
            <w:tcW w:w="0" w:type="auto"/>
            <w:tcMar>
              <w:top w:w="80" w:type="dxa"/>
              <w:left w:w="100" w:type="dxa"/>
              <w:bottom w:w="80" w:type="dxa"/>
              <w:right w:w="100" w:type="dxa"/>
            </w:tcMar>
            <w:vAlign w:val="center"/>
          </w:tcPr>
          <w:p w14:paraId="0A8FB50C"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Ngân </w:t>
            </w:r>
            <w:proofErr w:type="spellStart"/>
            <w:r w:rsidRPr="00CB4E16">
              <w:rPr>
                <w:color w:val="000000" w:themeColor="text1"/>
                <w:sz w:val="26"/>
                <w:szCs w:val="26"/>
              </w:rPr>
              <w:t>sách</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p>
        </w:tc>
        <w:tc>
          <w:tcPr>
            <w:tcW w:w="0" w:type="auto"/>
            <w:tcMar>
              <w:top w:w="80" w:type="dxa"/>
              <w:left w:w="100" w:type="dxa"/>
              <w:bottom w:w="80" w:type="dxa"/>
              <w:right w:w="100" w:type="dxa"/>
            </w:tcMar>
            <w:vAlign w:val="center"/>
          </w:tcPr>
          <w:p w14:paraId="4621452E"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tuyển</w:t>
            </w:r>
            <w:proofErr w:type="spellEnd"/>
            <w:r w:rsidRPr="00CB4E16">
              <w:rPr>
                <w:color w:val="000000" w:themeColor="text1"/>
                <w:sz w:val="26"/>
                <w:szCs w:val="26"/>
              </w:rPr>
              <w:t xml:space="preserve"> </w:t>
            </w:r>
            <w:proofErr w:type="spellStart"/>
            <w:r w:rsidRPr="00CB4E16">
              <w:rPr>
                <w:color w:val="000000" w:themeColor="text1"/>
                <w:sz w:val="26"/>
                <w:szCs w:val="26"/>
              </w:rPr>
              <w:t>chọn</w:t>
            </w:r>
            <w:proofErr w:type="spellEnd"/>
            <w:r w:rsidRPr="00CB4E16">
              <w:rPr>
                <w:color w:val="000000" w:themeColor="text1"/>
                <w:sz w:val="26"/>
                <w:szCs w:val="26"/>
              </w:rPr>
              <w:t xml:space="preserve"> -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mềm</w:t>
            </w:r>
            <w:proofErr w:type="spellEnd"/>
            <w:r w:rsidRPr="00CB4E16">
              <w:rPr>
                <w:color w:val="000000" w:themeColor="text1"/>
                <w:sz w:val="26"/>
                <w:szCs w:val="26"/>
              </w:rPr>
              <w:t xml:space="preserve"> B2B</w:t>
            </w:r>
          </w:p>
        </w:tc>
      </w:tr>
      <w:tr w:rsidR="001E39AE" w:rsidRPr="00CB4E16" w14:paraId="1039B681" w14:textId="77777777" w:rsidTr="0040442E">
        <w:tc>
          <w:tcPr>
            <w:tcW w:w="0" w:type="auto"/>
            <w:tcMar>
              <w:top w:w="80" w:type="dxa"/>
              <w:left w:w="100" w:type="dxa"/>
              <w:bottom w:w="80" w:type="dxa"/>
              <w:right w:w="100" w:type="dxa"/>
            </w:tcMar>
            <w:vAlign w:val="center"/>
          </w:tcPr>
          <w:p w14:paraId="7C6C708D" w14:textId="77777777" w:rsidR="001E39AE" w:rsidRPr="00CB4E16" w:rsidRDefault="00000000">
            <w:pPr>
              <w:rPr>
                <w:color w:val="000000" w:themeColor="text1"/>
                <w:sz w:val="26"/>
                <w:szCs w:val="26"/>
              </w:rPr>
            </w:pPr>
            <w:proofErr w:type="spellStart"/>
            <w:r w:rsidRPr="00CB4E16">
              <w:rPr>
                <w:color w:val="000000" w:themeColor="text1"/>
                <w:sz w:val="26"/>
                <w:szCs w:val="26"/>
              </w:rPr>
              <w:lastRenderedPageBreak/>
              <w:t>Thước</w:t>
            </w:r>
            <w:proofErr w:type="spellEnd"/>
            <w:r w:rsidRPr="00CB4E16">
              <w:rPr>
                <w:color w:val="000000" w:themeColor="text1"/>
                <w:sz w:val="26"/>
                <w:szCs w:val="26"/>
              </w:rPr>
              <w:t xml:space="preserve"> </w:t>
            </w:r>
            <w:proofErr w:type="spellStart"/>
            <w:r w:rsidRPr="00CB4E16">
              <w:rPr>
                <w:color w:val="000000" w:themeColor="text1"/>
                <w:sz w:val="26"/>
                <w:szCs w:val="26"/>
              </w:rPr>
              <w:t>đo</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p>
        </w:tc>
        <w:tc>
          <w:tcPr>
            <w:tcW w:w="2166" w:type="dxa"/>
            <w:tcMar>
              <w:top w:w="80" w:type="dxa"/>
              <w:left w:w="100" w:type="dxa"/>
              <w:bottom w:w="80" w:type="dxa"/>
              <w:right w:w="100" w:type="dxa"/>
            </w:tcMar>
            <w:vAlign w:val="center"/>
          </w:tcPr>
          <w:p w14:paraId="6726DB8A"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Mức</w:t>
            </w:r>
            <w:proofErr w:type="spellEnd"/>
            <w:r w:rsidRPr="00CB4E16">
              <w:rPr>
                <w:color w:val="000000" w:themeColor="text1"/>
                <w:sz w:val="26"/>
                <w:szCs w:val="26"/>
              </w:rPr>
              <w:t xml:space="preserve"> </w:t>
            </w:r>
            <w:proofErr w:type="spellStart"/>
            <w:r w:rsidRPr="00CB4E16">
              <w:rPr>
                <w:color w:val="000000" w:themeColor="text1"/>
                <w:sz w:val="26"/>
                <w:szCs w:val="26"/>
              </w:rPr>
              <w:t>độ</w:t>
            </w:r>
            <w:proofErr w:type="spellEnd"/>
            <w:r w:rsidRPr="00CB4E16">
              <w:rPr>
                <w:color w:val="000000" w:themeColor="text1"/>
                <w:sz w:val="26"/>
                <w:szCs w:val="26"/>
              </w:rPr>
              <w:t xml:space="preserve"> </w:t>
            </w:r>
            <w:proofErr w:type="spellStart"/>
            <w:r w:rsidRPr="00CB4E16">
              <w:rPr>
                <w:color w:val="000000" w:themeColor="text1"/>
                <w:sz w:val="26"/>
                <w:szCs w:val="26"/>
              </w:rPr>
              <w:t>đầy</w:t>
            </w:r>
            <w:proofErr w:type="spellEnd"/>
            <w:r w:rsidRPr="00CB4E16">
              <w:rPr>
                <w:color w:val="000000" w:themeColor="text1"/>
                <w:sz w:val="26"/>
                <w:szCs w:val="26"/>
              </w:rPr>
              <w:t xml:space="preserve"> </w:t>
            </w:r>
            <w:proofErr w:type="spellStart"/>
            <w:r w:rsidRPr="00CB4E16">
              <w:rPr>
                <w:color w:val="000000" w:themeColor="text1"/>
                <w:sz w:val="26"/>
                <w:szCs w:val="26"/>
              </w:rPr>
              <w:t>đủ</w:t>
            </w:r>
            <w:proofErr w:type="spellEnd"/>
            <w:r w:rsidRPr="00CB4E16">
              <w:rPr>
                <w:color w:val="000000" w:themeColor="text1"/>
                <w:sz w:val="26"/>
                <w:szCs w:val="26"/>
              </w:rPr>
              <w:t xml:space="preserve">, </w:t>
            </w:r>
            <w:proofErr w:type="spellStart"/>
            <w:r w:rsidRPr="00CB4E16">
              <w:rPr>
                <w:color w:val="000000" w:themeColor="text1"/>
                <w:sz w:val="26"/>
                <w:szCs w:val="26"/>
              </w:rPr>
              <w:t>cập</w:t>
            </w:r>
            <w:proofErr w:type="spellEnd"/>
            <w:r w:rsidRPr="00CB4E16">
              <w:rPr>
                <w:color w:val="000000" w:themeColor="text1"/>
                <w:sz w:val="26"/>
                <w:szCs w:val="26"/>
              </w:rPr>
              <w:t xml:space="preserve"> </w:t>
            </w:r>
            <w:proofErr w:type="spellStart"/>
            <w:r w:rsidRPr="00CB4E16">
              <w:rPr>
                <w:color w:val="000000" w:themeColor="text1"/>
                <w:sz w:val="26"/>
                <w:szCs w:val="26"/>
              </w:rPr>
              <w:t>nhật</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p>
        </w:tc>
        <w:tc>
          <w:tcPr>
            <w:tcW w:w="1736" w:type="dxa"/>
            <w:tcMar>
              <w:top w:w="80" w:type="dxa"/>
              <w:left w:w="100" w:type="dxa"/>
              <w:bottom w:w="80" w:type="dxa"/>
              <w:right w:w="100" w:type="dxa"/>
            </w:tcMar>
            <w:vAlign w:val="center"/>
          </w:tcPr>
          <w:p w14:paraId="58C122CF"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lượng</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đăng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p>
        </w:tc>
        <w:tc>
          <w:tcPr>
            <w:tcW w:w="0" w:type="auto"/>
            <w:tcMar>
              <w:top w:w="80" w:type="dxa"/>
              <w:left w:w="100" w:type="dxa"/>
              <w:bottom w:w="80" w:type="dxa"/>
              <w:right w:w="100" w:type="dxa"/>
            </w:tcMar>
            <w:vAlign w:val="center"/>
          </w:tcPr>
          <w:p w14:paraId="04614BB3"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lượng</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nhận</w:t>
            </w:r>
            <w:proofErr w:type="spellEnd"/>
          </w:p>
        </w:tc>
        <w:tc>
          <w:tcPr>
            <w:tcW w:w="0" w:type="auto"/>
            <w:tcMar>
              <w:top w:w="80" w:type="dxa"/>
              <w:left w:w="100" w:type="dxa"/>
              <w:bottom w:w="80" w:type="dxa"/>
              <w:right w:w="100" w:type="dxa"/>
            </w:tcMar>
            <w:vAlign w:val="center"/>
          </w:tcPr>
          <w:p w14:paraId="23A1C61B"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ký</w:t>
            </w:r>
            <w:proofErr w:type="spellEnd"/>
            <w:r w:rsidRPr="00CB4E16">
              <w:rPr>
                <w:color w:val="000000" w:themeColor="text1"/>
                <w:sz w:val="26"/>
                <w:szCs w:val="26"/>
              </w:rPr>
              <w:t xml:space="preserve">, </w:t>
            </w:r>
            <w:proofErr w:type="spellStart"/>
            <w:r w:rsidRPr="00CB4E16">
              <w:rPr>
                <w:color w:val="000000" w:themeColor="text1"/>
                <w:sz w:val="26"/>
                <w:szCs w:val="26"/>
              </w:rPr>
              <w:t>vốn</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ngân</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p>
        </w:tc>
      </w:tr>
      <w:tr w:rsidR="001E39AE" w:rsidRPr="00CB4E16" w14:paraId="7425975F" w14:textId="77777777" w:rsidTr="0040442E">
        <w:tc>
          <w:tcPr>
            <w:tcW w:w="0" w:type="auto"/>
            <w:tcMar>
              <w:top w:w="80" w:type="dxa"/>
              <w:left w:w="100" w:type="dxa"/>
              <w:bottom w:w="80" w:type="dxa"/>
              <w:right w:w="100" w:type="dxa"/>
            </w:tcMar>
            <w:vAlign w:val="center"/>
          </w:tcPr>
          <w:p w14:paraId="111B2B4A" w14:textId="77777777" w:rsidR="001E39AE" w:rsidRPr="00CB4E16" w:rsidRDefault="00000000">
            <w:pPr>
              <w:rPr>
                <w:color w:val="000000" w:themeColor="text1"/>
                <w:sz w:val="26"/>
                <w:szCs w:val="26"/>
              </w:rPr>
            </w:pPr>
            <w:r w:rsidRPr="00CB4E16">
              <w:rPr>
                <w:color w:val="000000" w:themeColor="text1"/>
                <w:sz w:val="26"/>
                <w:szCs w:val="26"/>
              </w:rPr>
              <w:t xml:space="preserve">Quan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VI CONNECT</w:t>
            </w:r>
          </w:p>
        </w:tc>
        <w:tc>
          <w:tcPr>
            <w:tcW w:w="2166" w:type="dxa"/>
            <w:tcMar>
              <w:top w:w="80" w:type="dxa"/>
              <w:left w:w="100" w:type="dxa"/>
              <w:bottom w:w="80" w:type="dxa"/>
              <w:right w:w="100" w:type="dxa"/>
            </w:tcMar>
            <w:vAlign w:val="center"/>
          </w:tcPr>
          <w:p w14:paraId="5A5860BE"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vào</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thoả</w:t>
            </w:r>
            <w:proofErr w:type="spellEnd"/>
            <w:r w:rsidRPr="00CB4E16">
              <w:rPr>
                <w:color w:val="000000" w:themeColor="text1"/>
                <w:sz w:val="26"/>
                <w:szCs w:val="26"/>
              </w:rPr>
              <w:t xml:space="preserve"> </w:t>
            </w:r>
            <w:proofErr w:type="spellStart"/>
            <w:r w:rsidRPr="00CB4E16">
              <w:rPr>
                <w:color w:val="000000" w:themeColor="text1"/>
                <w:sz w:val="26"/>
                <w:szCs w:val="26"/>
              </w:rPr>
              <w:t>thuận</w:t>
            </w:r>
            <w:proofErr w:type="spellEnd"/>
          </w:p>
        </w:tc>
        <w:tc>
          <w:tcPr>
            <w:tcW w:w="1736" w:type="dxa"/>
            <w:tcMar>
              <w:top w:w="80" w:type="dxa"/>
              <w:left w:w="100" w:type="dxa"/>
              <w:bottom w:w="80" w:type="dxa"/>
              <w:right w:w="100" w:type="dxa"/>
            </w:tcMar>
            <w:vAlign w:val="center"/>
          </w:tcPr>
          <w:p w14:paraId="0B842EF8"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bổ</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phù</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3</w:t>
            </w:r>
          </w:p>
        </w:tc>
        <w:tc>
          <w:tcPr>
            <w:tcW w:w="0" w:type="auto"/>
            <w:tcMar>
              <w:top w:w="80" w:type="dxa"/>
              <w:left w:w="100" w:type="dxa"/>
              <w:bottom w:w="80" w:type="dxa"/>
              <w:right w:w="100" w:type="dxa"/>
            </w:tcMar>
            <w:vAlign w:val="center"/>
          </w:tcPr>
          <w:p w14:paraId="690AA0AE"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Nguồn</w:t>
            </w:r>
            <w:proofErr w:type="spellEnd"/>
            <w:r w:rsidRPr="00CB4E16">
              <w:rPr>
                <w:color w:val="000000" w:themeColor="text1"/>
                <w:sz w:val="26"/>
                <w:szCs w:val="26"/>
              </w:rPr>
              <w:t xml:space="preserve"> ý </w:t>
            </w:r>
            <w:proofErr w:type="spellStart"/>
            <w:r w:rsidRPr="00CB4E16">
              <w:rPr>
                <w:color w:val="000000" w:themeColor="text1"/>
                <w:sz w:val="26"/>
                <w:szCs w:val="26"/>
              </w:rPr>
              <w:t>tưởng</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vào</w:t>
            </w:r>
            <w:proofErr w:type="spellEnd"/>
            <w:r w:rsidRPr="00CB4E16">
              <w:rPr>
                <w:color w:val="000000" w:themeColor="text1"/>
                <w:sz w:val="26"/>
                <w:szCs w:val="26"/>
              </w:rPr>
              <w:t xml:space="preserve"> </w:t>
            </w:r>
            <w:proofErr w:type="spellStart"/>
            <w:r w:rsidRPr="00CB4E16">
              <w:rPr>
                <w:color w:val="000000" w:themeColor="text1"/>
                <w:sz w:val="26"/>
                <w:szCs w:val="26"/>
              </w:rPr>
              <w:t>tiềm</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p>
        </w:tc>
        <w:tc>
          <w:tcPr>
            <w:tcW w:w="0" w:type="auto"/>
            <w:tcMar>
              <w:top w:w="80" w:type="dxa"/>
              <w:left w:w="100" w:type="dxa"/>
              <w:bottom w:w="80" w:type="dxa"/>
              <w:right w:w="100" w:type="dxa"/>
            </w:tcMar>
            <w:vAlign w:val="center"/>
          </w:tcPr>
          <w:p w14:paraId="57C32314" w14:textId="77777777" w:rsidR="001E39AE" w:rsidRPr="00CB4E16" w:rsidRDefault="006B3BD7" w:rsidP="00E36B6F">
            <w:pPr>
              <w:jc w:val="center"/>
              <w:rPr>
                <w:color w:val="000000" w:themeColor="text1"/>
                <w:sz w:val="26"/>
                <w:szCs w:val="26"/>
                <w:lang w:val="vi-VN"/>
              </w:rPr>
            </w:pPr>
            <w:r w:rsidRPr="00CB4E16">
              <w:rPr>
                <w:color w:val="000000" w:themeColor="text1"/>
                <w:sz w:val="26"/>
                <w:szCs w:val="26"/>
                <w:lang w:val="vi-VN"/>
              </w:rPr>
              <w:t>-</w:t>
            </w:r>
          </w:p>
        </w:tc>
      </w:tr>
    </w:tbl>
    <w:p w14:paraId="612D00EF" w14:textId="77777777" w:rsidR="001E39AE" w:rsidRPr="00CB4E16" w:rsidRDefault="001E39AE">
      <w:pPr>
        <w:rPr>
          <w:color w:val="000000" w:themeColor="text1"/>
          <w:sz w:val="26"/>
          <w:szCs w:val="26"/>
        </w:rPr>
      </w:pPr>
    </w:p>
    <w:p w14:paraId="1689C08C" w14:textId="77777777" w:rsidR="001E39AE" w:rsidRDefault="00000000">
      <w:pPr>
        <w:spacing w:after="120"/>
        <w:jc w:val="both"/>
        <w:rPr>
          <w:ins w:id="424" w:author="Administrator" w:date="2026-08-16T18:55:00Z" w16du:dateUtc="2026-08-16T11:55:00Z"/>
          <w:color w:val="000000" w:themeColor="text1"/>
          <w:sz w:val="26"/>
          <w:szCs w:val="26"/>
        </w:rPr>
      </w:pPr>
      <w:r w:rsidRPr="00CB4E16">
        <w:rPr>
          <w:color w:val="000000" w:themeColor="text1"/>
          <w:sz w:val="26"/>
          <w:szCs w:val="26"/>
        </w:rPr>
        <w:t xml:space="preserve">Như </w:t>
      </w:r>
      <w:proofErr w:type="spellStart"/>
      <w:r w:rsidRPr="00CB4E16">
        <w:rPr>
          <w:color w:val="000000" w:themeColor="text1"/>
          <w:sz w:val="26"/>
          <w:szCs w:val="26"/>
        </w:rPr>
        <w:t>vậy</w:t>
      </w:r>
      <w:proofErr w:type="spellEnd"/>
      <w:r w:rsidRPr="00CB4E16">
        <w:rPr>
          <w:color w:val="000000" w:themeColor="text1"/>
          <w:sz w:val="26"/>
          <w:szCs w:val="26"/>
        </w:rPr>
        <w:t xml:space="preserve">, </w:t>
      </w:r>
      <w:proofErr w:type="spellStart"/>
      <w:r w:rsidRPr="00CB4E16">
        <w:rPr>
          <w:color w:val="000000" w:themeColor="text1"/>
          <w:sz w:val="26"/>
          <w:szCs w:val="26"/>
        </w:rPr>
        <w:t>khoảng</w:t>
      </w:r>
      <w:proofErr w:type="spellEnd"/>
      <w:r w:rsidRPr="00CB4E16">
        <w:rPr>
          <w:color w:val="000000" w:themeColor="text1"/>
          <w:sz w:val="26"/>
          <w:szCs w:val="26"/>
        </w:rPr>
        <w:t xml:space="preserve"> </w:t>
      </w:r>
      <w:proofErr w:type="spellStart"/>
      <w:r w:rsidRPr="00CB4E16">
        <w:rPr>
          <w:color w:val="000000" w:themeColor="text1"/>
          <w:sz w:val="26"/>
          <w:szCs w:val="26"/>
        </w:rPr>
        <w:t>trống</w:t>
      </w:r>
      <w:proofErr w:type="spellEnd"/>
      <w:r w:rsidRPr="00CB4E16">
        <w:rPr>
          <w:color w:val="000000" w:themeColor="text1"/>
          <w:sz w:val="26"/>
          <w:szCs w:val="26"/>
        </w:rPr>
        <w:t xml:space="preserve"> </w:t>
      </w:r>
      <w:proofErr w:type="spellStart"/>
      <w:r w:rsidRPr="00CB4E16">
        <w:rPr>
          <w:color w:val="000000" w:themeColor="text1"/>
          <w:sz w:val="26"/>
          <w:szCs w:val="26"/>
        </w:rPr>
        <w:t>rõ</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mà</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Việt Nam </w:t>
      </w:r>
      <w:proofErr w:type="spellStart"/>
      <w:r w:rsidRPr="00CB4E16">
        <w:rPr>
          <w:color w:val="000000" w:themeColor="text1"/>
          <w:sz w:val="26"/>
          <w:szCs w:val="26"/>
        </w:rPr>
        <w:t>chưa</w:t>
      </w:r>
      <w:proofErr w:type="spellEnd"/>
      <w:r w:rsidRPr="00CB4E16">
        <w:rPr>
          <w:color w:val="000000" w:themeColor="text1"/>
          <w:sz w:val="26"/>
          <w:szCs w:val="26"/>
        </w:rPr>
        <w:t xml:space="preserve"> </w:t>
      </w:r>
      <w:proofErr w:type="spellStart"/>
      <w:r w:rsidRPr="00CB4E16">
        <w:rPr>
          <w:color w:val="000000" w:themeColor="text1"/>
          <w:sz w:val="26"/>
          <w:szCs w:val="26"/>
        </w:rPr>
        <w:t>lấp</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trung</w:t>
      </w:r>
      <w:proofErr w:type="spellEnd"/>
      <w:r w:rsidRPr="00CB4E16">
        <w:rPr>
          <w:color w:val="000000" w:themeColor="text1"/>
          <w:sz w:val="26"/>
          <w:szCs w:val="26"/>
        </w:rPr>
        <w:t xml:space="preserve"> </w:t>
      </w:r>
      <w:proofErr w:type="spellStart"/>
      <w:r w:rsidRPr="00CB4E16">
        <w:rPr>
          <w:color w:val="000000" w:themeColor="text1"/>
          <w:sz w:val="26"/>
          <w:szCs w:val="26"/>
        </w:rPr>
        <w:t>gian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chứng</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khả</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VUSTA - </w:t>
      </w:r>
      <w:proofErr w:type="spellStart"/>
      <w:r w:rsidRPr="00CB4E16">
        <w:rPr>
          <w:color w:val="000000" w:themeColor="text1"/>
          <w:sz w:val="26"/>
          <w:szCs w:val="26"/>
        </w:rPr>
        <w:t>đây</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gian</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riêng</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VI CONNECT,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cạnh</w:t>
      </w:r>
      <w:proofErr w:type="spellEnd"/>
      <w:r w:rsidRPr="00CB4E16">
        <w:rPr>
          <w:color w:val="000000" w:themeColor="text1"/>
          <w:sz w:val="26"/>
          <w:szCs w:val="26"/>
        </w:rPr>
        <w:t xml:space="preserve"> </w:t>
      </w:r>
      <w:proofErr w:type="spellStart"/>
      <w:r w:rsidRPr="00CB4E16">
        <w:rPr>
          <w:color w:val="000000" w:themeColor="text1"/>
          <w:sz w:val="26"/>
          <w:szCs w:val="26"/>
        </w:rPr>
        <w:t>tranh</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thời</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phù</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đó</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3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4.c.</w:t>
      </w:r>
    </w:p>
    <w:p w14:paraId="2E18E884" w14:textId="18FED0F7" w:rsidR="004B3827" w:rsidRPr="004B3827" w:rsidRDefault="004B3827">
      <w:pPr>
        <w:pStyle w:val="Heading3"/>
        <w:rPr>
          <w:ins w:id="425" w:author="Administrator" w:date="2026-08-16T18:56:00Z" w16du:dateUtc="2026-08-16T11:56:00Z"/>
          <w:color w:val="EE0000"/>
          <w:rPrChange w:id="426" w:author="Administrator" w:date="2026-08-16T18:56:00Z" w16du:dateUtc="2026-08-16T11:56:00Z">
            <w:rPr>
              <w:ins w:id="427" w:author="Administrator" w:date="2026-08-16T18:56:00Z" w16du:dateUtc="2026-08-16T11:56:00Z"/>
            </w:rPr>
          </w:rPrChange>
        </w:rPr>
        <w:pPrChange w:id="428" w:author="Administrator" w:date="2026-08-16T18:56:00Z" w16du:dateUtc="2026-08-16T11:56:00Z">
          <w:pPr>
            <w:spacing w:after="120"/>
            <w:jc w:val="both"/>
          </w:pPr>
        </w:pPrChange>
      </w:pPr>
      <w:ins w:id="429" w:author="Administrator" w:date="2026-08-16T18:56:00Z" w16du:dateUtc="2026-08-16T11:56:00Z">
        <w:r w:rsidRPr="004B3827">
          <w:rPr>
            <w:color w:val="EE0000"/>
            <w:rPrChange w:id="430" w:author="Administrator" w:date="2026-08-16T18:56:00Z" w16du:dateUtc="2026-08-16T11:56:00Z">
              <w:rPr/>
            </w:rPrChange>
          </w:rPr>
          <w:t>f</w:t>
        </w:r>
      </w:ins>
      <w:ins w:id="431" w:author="Administrator" w:date="2026-08-16T18:58:00Z" w16du:dateUtc="2026-08-16T11:58:00Z">
        <w:r>
          <w:rPr>
            <w:color w:val="EE0000"/>
          </w:rPr>
          <w:t>)</w:t>
        </w:r>
      </w:ins>
      <w:ins w:id="432" w:author="Administrator" w:date="2026-08-16T18:56:00Z" w16du:dateUtc="2026-08-16T11:56:00Z">
        <w:r w:rsidRPr="004B3827">
          <w:rPr>
            <w:color w:val="EE0000"/>
            <w:rPrChange w:id="433" w:author="Administrator" w:date="2026-08-16T18:56:00Z" w16du:dateUtc="2026-08-16T11:56:00Z">
              <w:rPr/>
            </w:rPrChange>
          </w:rPr>
          <w:t xml:space="preserve"> </w:t>
        </w:r>
        <w:proofErr w:type="spellStart"/>
        <w:r w:rsidRPr="004B3827">
          <w:rPr>
            <w:color w:val="EE0000"/>
            <w:rPrChange w:id="434" w:author="Administrator" w:date="2026-08-16T18:56:00Z" w16du:dateUtc="2026-08-16T11:56:00Z">
              <w:rPr/>
            </w:rPrChange>
          </w:rPr>
          <w:t>Tính</w:t>
        </w:r>
        <w:proofErr w:type="spellEnd"/>
        <w:r w:rsidRPr="004B3827">
          <w:rPr>
            <w:color w:val="EE0000"/>
            <w:rPrChange w:id="435" w:author="Administrator" w:date="2026-08-16T18:56:00Z" w16du:dateUtc="2026-08-16T11:56:00Z">
              <w:rPr/>
            </w:rPrChange>
          </w:rPr>
          <w:t xml:space="preserve"> </w:t>
        </w:r>
        <w:proofErr w:type="spellStart"/>
        <w:r w:rsidRPr="004B3827">
          <w:rPr>
            <w:color w:val="EE0000"/>
            <w:rPrChange w:id="436" w:author="Administrator" w:date="2026-08-16T18:56:00Z" w16du:dateUtc="2026-08-16T11:56:00Z">
              <w:rPr/>
            </w:rPrChange>
          </w:rPr>
          <w:t>mới</w:t>
        </w:r>
        <w:proofErr w:type="spellEnd"/>
        <w:r w:rsidRPr="004B3827">
          <w:rPr>
            <w:color w:val="EE0000"/>
            <w:rPrChange w:id="437" w:author="Administrator" w:date="2026-08-16T18:56:00Z" w16du:dateUtc="2026-08-16T11:56:00Z">
              <w:rPr/>
            </w:rPrChange>
          </w:rPr>
          <w:t xml:space="preserve"> </w:t>
        </w:r>
        <w:proofErr w:type="spellStart"/>
        <w:r w:rsidRPr="004B3827">
          <w:rPr>
            <w:color w:val="EE0000"/>
            <w:rPrChange w:id="438" w:author="Administrator" w:date="2026-08-16T18:56:00Z" w16du:dateUtc="2026-08-16T11:56:00Z">
              <w:rPr/>
            </w:rPrChange>
          </w:rPr>
          <w:t>và</w:t>
        </w:r>
        <w:proofErr w:type="spellEnd"/>
        <w:r w:rsidRPr="004B3827">
          <w:rPr>
            <w:color w:val="EE0000"/>
            <w:rPrChange w:id="439" w:author="Administrator" w:date="2026-08-16T18:56:00Z" w16du:dateUtc="2026-08-16T11:56:00Z">
              <w:rPr/>
            </w:rPrChange>
          </w:rPr>
          <w:t xml:space="preserve"> </w:t>
        </w:r>
        <w:proofErr w:type="spellStart"/>
        <w:r w:rsidRPr="004B3827">
          <w:rPr>
            <w:color w:val="EE0000"/>
            <w:rPrChange w:id="440" w:author="Administrator" w:date="2026-08-16T18:56:00Z" w16du:dateUtc="2026-08-16T11:56:00Z">
              <w:rPr/>
            </w:rPrChange>
          </w:rPr>
          <w:t>tính</w:t>
        </w:r>
        <w:proofErr w:type="spellEnd"/>
        <w:r w:rsidRPr="004B3827">
          <w:rPr>
            <w:color w:val="EE0000"/>
            <w:rPrChange w:id="441" w:author="Administrator" w:date="2026-08-16T18:56:00Z" w16du:dateUtc="2026-08-16T11:56:00Z">
              <w:rPr/>
            </w:rPrChange>
          </w:rPr>
          <w:t xml:space="preserve"> </w:t>
        </w:r>
        <w:proofErr w:type="spellStart"/>
        <w:r w:rsidRPr="004B3827">
          <w:rPr>
            <w:color w:val="EE0000"/>
            <w:rPrChange w:id="442" w:author="Administrator" w:date="2026-08-16T18:56:00Z" w16du:dateUtc="2026-08-16T11:56:00Z">
              <w:rPr/>
            </w:rPrChange>
          </w:rPr>
          <w:t>sáng</w:t>
        </w:r>
        <w:proofErr w:type="spellEnd"/>
        <w:r w:rsidRPr="004B3827">
          <w:rPr>
            <w:color w:val="EE0000"/>
            <w:rPrChange w:id="443" w:author="Administrator" w:date="2026-08-16T18:56:00Z" w16du:dateUtc="2026-08-16T11:56:00Z">
              <w:rPr/>
            </w:rPrChange>
          </w:rPr>
          <w:t xml:space="preserve"> </w:t>
        </w:r>
        <w:proofErr w:type="spellStart"/>
        <w:r w:rsidRPr="004B3827">
          <w:rPr>
            <w:color w:val="EE0000"/>
            <w:rPrChange w:id="444" w:author="Administrator" w:date="2026-08-16T18:56:00Z" w16du:dateUtc="2026-08-16T11:56:00Z">
              <w:rPr/>
            </w:rPrChange>
          </w:rPr>
          <w:t>tạo</w:t>
        </w:r>
        <w:proofErr w:type="spellEnd"/>
        <w:r w:rsidRPr="004B3827">
          <w:rPr>
            <w:color w:val="EE0000"/>
            <w:rPrChange w:id="445" w:author="Administrator" w:date="2026-08-16T18:56:00Z" w16du:dateUtc="2026-08-16T11:56:00Z">
              <w:rPr/>
            </w:rPrChange>
          </w:rPr>
          <w:t xml:space="preserve"> </w:t>
        </w:r>
        <w:proofErr w:type="spellStart"/>
        <w:r w:rsidRPr="004B3827">
          <w:rPr>
            <w:color w:val="EE0000"/>
            <w:rPrChange w:id="446" w:author="Administrator" w:date="2026-08-16T18:56:00Z" w16du:dateUtc="2026-08-16T11:56:00Z">
              <w:rPr/>
            </w:rPrChange>
          </w:rPr>
          <w:t>của</w:t>
        </w:r>
        <w:proofErr w:type="spellEnd"/>
        <w:r w:rsidRPr="004B3827">
          <w:rPr>
            <w:color w:val="EE0000"/>
            <w:rPrChange w:id="447" w:author="Administrator" w:date="2026-08-16T18:56:00Z" w16du:dateUtc="2026-08-16T11:56:00Z">
              <w:rPr/>
            </w:rPrChange>
          </w:rPr>
          <w:t xml:space="preserve"> VI CONNECT</w:t>
        </w:r>
      </w:ins>
    </w:p>
    <w:p w14:paraId="56597D83" w14:textId="77777777" w:rsidR="004B3827" w:rsidRDefault="004B3827" w:rsidP="004B3827">
      <w:pPr>
        <w:spacing w:after="120"/>
        <w:jc w:val="both"/>
        <w:rPr>
          <w:ins w:id="448" w:author="Administrator" w:date="2026-08-16T19:13:00Z" w16du:dateUtc="2026-08-16T12:13:00Z"/>
          <w:color w:val="EE0000"/>
          <w:sz w:val="26"/>
          <w:szCs w:val="26"/>
        </w:rPr>
      </w:pPr>
      <w:proofErr w:type="spellStart"/>
      <w:ins w:id="449" w:author="Administrator" w:date="2026-08-16T18:56:00Z" w16du:dateUtc="2026-08-16T11:56:00Z">
        <w:r w:rsidRPr="004B3827">
          <w:rPr>
            <w:color w:val="EE0000"/>
            <w:sz w:val="26"/>
            <w:szCs w:val="26"/>
            <w:rPrChange w:id="450" w:author="Administrator" w:date="2026-08-16T18:56:00Z" w16du:dateUtc="2026-08-16T11:56:00Z">
              <w:rPr>
                <w:color w:val="000000" w:themeColor="text1"/>
                <w:sz w:val="26"/>
                <w:szCs w:val="26"/>
              </w:rPr>
            </w:rPrChange>
          </w:rPr>
          <w:t>Tính</w:t>
        </w:r>
        <w:proofErr w:type="spellEnd"/>
        <w:r w:rsidRPr="004B3827">
          <w:rPr>
            <w:color w:val="EE0000"/>
            <w:sz w:val="26"/>
            <w:szCs w:val="26"/>
            <w:rPrChange w:id="45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52" w:author="Administrator" w:date="2026-08-16T18:56:00Z" w16du:dateUtc="2026-08-16T11:56:00Z">
              <w:rPr>
                <w:color w:val="000000" w:themeColor="text1"/>
                <w:sz w:val="26"/>
                <w:szCs w:val="26"/>
              </w:rPr>
            </w:rPrChange>
          </w:rPr>
          <w:t>mới</w:t>
        </w:r>
        <w:proofErr w:type="spellEnd"/>
        <w:r w:rsidRPr="004B3827">
          <w:rPr>
            <w:color w:val="EE0000"/>
            <w:sz w:val="26"/>
            <w:szCs w:val="26"/>
            <w:rPrChange w:id="45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54" w:author="Administrator" w:date="2026-08-16T18:56:00Z" w16du:dateUtc="2026-08-16T11:56:00Z">
              <w:rPr>
                <w:color w:val="000000" w:themeColor="text1"/>
                <w:sz w:val="26"/>
                <w:szCs w:val="26"/>
              </w:rPr>
            </w:rPrChange>
          </w:rPr>
          <w:t>của</w:t>
        </w:r>
        <w:proofErr w:type="spellEnd"/>
        <w:r w:rsidRPr="004B3827">
          <w:rPr>
            <w:color w:val="EE0000"/>
            <w:sz w:val="26"/>
            <w:szCs w:val="26"/>
            <w:rPrChange w:id="455" w:author="Administrator" w:date="2026-08-16T18:56:00Z" w16du:dateUtc="2026-08-16T11:56:00Z">
              <w:rPr>
                <w:color w:val="000000" w:themeColor="text1"/>
                <w:sz w:val="26"/>
                <w:szCs w:val="26"/>
              </w:rPr>
            </w:rPrChange>
          </w:rPr>
          <w:t xml:space="preserve"> VI CONNECT </w:t>
        </w:r>
        <w:proofErr w:type="spellStart"/>
        <w:r w:rsidRPr="004B3827">
          <w:rPr>
            <w:color w:val="EE0000"/>
            <w:sz w:val="26"/>
            <w:szCs w:val="26"/>
            <w:rPrChange w:id="456" w:author="Administrator" w:date="2026-08-16T18:56:00Z" w16du:dateUtc="2026-08-16T11:56:00Z">
              <w:rPr>
                <w:color w:val="000000" w:themeColor="text1"/>
                <w:sz w:val="26"/>
                <w:szCs w:val="26"/>
              </w:rPr>
            </w:rPrChange>
          </w:rPr>
          <w:t>không</w:t>
        </w:r>
        <w:proofErr w:type="spellEnd"/>
        <w:r w:rsidRPr="004B3827">
          <w:rPr>
            <w:color w:val="EE0000"/>
            <w:sz w:val="26"/>
            <w:szCs w:val="26"/>
            <w:rPrChange w:id="45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58" w:author="Administrator" w:date="2026-08-16T18:56:00Z" w16du:dateUtc="2026-08-16T11:56:00Z">
              <w:rPr>
                <w:color w:val="000000" w:themeColor="text1"/>
                <w:sz w:val="26"/>
                <w:szCs w:val="26"/>
              </w:rPr>
            </w:rPrChange>
          </w:rPr>
          <w:t>nằm</w:t>
        </w:r>
        <w:proofErr w:type="spellEnd"/>
        <w:r w:rsidRPr="004B3827">
          <w:rPr>
            <w:color w:val="EE0000"/>
            <w:sz w:val="26"/>
            <w:szCs w:val="26"/>
            <w:rPrChange w:id="459" w:author="Administrator" w:date="2026-08-16T18:56:00Z" w16du:dateUtc="2026-08-16T11:56:00Z">
              <w:rPr>
                <w:color w:val="000000" w:themeColor="text1"/>
                <w:sz w:val="26"/>
                <w:szCs w:val="26"/>
              </w:rPr>
            </w:rPrChange>
          </w:rPr>
          <w:t xml:space="preserve"> ở </w:t>
        </w:r>
        <w:proofErr w:type="spellStart"/>
        <w:r w:rsidRPr="004B3827">
          <w:rPr>
            <w:color w:val="EE0000"/>
            <w:sz w:val="26"/>
            <w:szCs w:val="26"/>
            <w:rPrChange w:id="460" w:author="Administrator" w:date="2026-08-16T18:56:00Z" w16du:dateUtc="2026-08-16T11:56:00Z">
              <w:rPr>
                <w:color w:val="000000" w:themeColor="text1"/>
                <w:sz w:val="26"/>
                <w:szCs w:val="26"/>
              </w:rPr>
            </w:rPrChange>
          </w:rPr>
          <w:t>việc</w:t>
        </w:r>
        <w:proofErr w:type="spellEnd"/>
        <w:r w:rsidRPr="004B3827">
          <w:rPr>
            <w:color w:val="EE0000"/>
            <w:sz w:val="26"/>
            <w:szCs w:val="26"/>
            <w:rPrChange w:id="46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62" w:author="Administrator" w:date="2026-08-16T18:56:00Z" w16du:dateUtc="2026-08-16T11:56:00Z">
              <w:rPr>
                <w:color w:val="000000" w:themeColor="text1"/>
                <w:sz w:val="26"/>
                <w:szCs w:val="26"/>
              </w:rPr>
            </w:rPrChange>
          </w:rPr>
          <w:t>đơn</w:t>
        </w:r>
        <w:proofErr w:type="spellEnd"/>
        <w:r w:rsidRPr="004B3827">
          <w:rPr>
            <w:color w:val="EE0000"/>
            <w:sz w:val="26"/>
            <w:szCs w:val="26"/>
            <w:rPrChange w:id="46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64" w:author="Administrator" w:date="2026-08-16T18:56:00Z" w16du:dateUtc="2026-08-16T11:56:00Z">
              <w:rPr>
                <w:color w:val="000000" w:themeColor="text1"/>
                <w:sz w:val="26"/>
                <w:szCs w:val="26"/>
              </w:rPr>
            </w:rPrChange>
          </w:rPr>
          <w:t>thuần</w:t>
        </w:r>
        <w:proofErr w:type="spellEnd"/>
        <w:r w:rsidRPr="004B3827">
          <w:rPr>
            <w:color w:val="EE0000"/>
            <w:sz w:val="26"/>
            <w:szCs w:val="26"/>
            <w:rPrChange w:id="46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66" w:author="Administrator" w:date="2026-08-16T18:56:00Z" w16du:dateUtc="2026-08-16T11:56:00Z">
              <w:rPr>
                <w:color w:val="000000" w:themeColor="text1"/>
                <w:sz w:val="26"/>
                <w:szCs w:val="26"/>
              </w:rPr>
            </w:rPrChange>
          </w:rPr>
          <w:t>ứng</w:t>
        </w:r>
        <w:proofErr w:type="spellEnd"/>
        <w:r w:rsidRPr="004B3827">
          <w:rPr>
            <w:color w:val="EE0000"/>
            <w:sz w:val="26"/>
            <w:szCs w:val="26"/>
            <w:rPrChange w:id="46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68" w:author="Administrator" w:date="2026-08-16T18:56:00Z" w16du:dateUtc="2026-08-16T11:56:00Z">
              <w:rPr>
                <w:color w:val="000000" w:themeColor="text1"/>
                <w:sz w:val="26"/>
                <w:szCs w:val="26"/>
              </w:rPr>
            </w:rPrChange>
          </w:rPr>
          <w:t>dụng</w:t>
        </w:r>
        <w:proofErr w:type="spellEnd"/>
        <w:r w:rsidRPr="004B3827">
          <w:rPr>
            <w:color w:val="EE0000"/>
            <w:sz w:val="26"/>
            <w:szCs w:val="26"/>
            <w:rPrChange w:id="469" w:author="Administrator" w:date="2026-08-16T18:56:00Z" w16du:dateUtc="2026-08-16T11:56:00Z">
              <w:rPr>
                <w:color w:val="000000" w:themeColor="text1"/>
                <w:sz w:val="26"/>
                <w:szCs w:val="26"/>
              </w:rPr>
            </w:rPrChange>
          </w:rPr>
          <w:t xml:space="preserve"> AI, </w:t>
        </w:r>
        <w:proofErr w:type="spellStart"/>
        <w:r w:rsidRPr="004B3827">
          <w:rPr>
            <w:color w:val="EE0000"/>
            <w:sz w:val="26"/>
            <w:szCs w:val="26"/>
            <w:rPrChange w:id="470" w:author="Administrator" w:date="2026-08-16T18:56:00Z" w16du:dateUtc="2026-08-16T11:56:00Z">
              <w:rPr>
                <w:color w:val="000000" w:themeColor="text1"/>
                <w:sz w:val="26"/>
                <w:szCs w:val="26"/>
              </w:rPr>
            </w:rPrChange>
          </w:rPr>
          <w:t>xây</w:t>
        </w:r>
        <w:proofErr w:type="spellEnd"/>
        <w:r w:rsidRPr="004B3827">
          <w:rPr>
            <w:color w:val="EE0000"/>
            <w:sz w:val="26"/>
            <w:szCs w:val="26"/>
            <w:rPrChange w:id="47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72" w:author="Administrator" w:date="2026-08-16T18:56:00Z" w16du:dateUtc="2026-08-16T11:56:00Z">
              <w:rPr>
                <w:color w:val="000000" w:themeColor="text1"/>
                <w:sz w:val="26"/>
                <w:szCs w:val="26"/>
              </w:rPr>
            </w:rPrChange>
          </w:rPr>
          <w:t>dựng</w:t>
        </w:r>
        <w:proofErr w:type="spellEnd"/>
        <w:r w:rsidRPr="004B3827">
          <w:rPr>
            <w:color w:val="EE0000"/>
            <w:sz w:val="26"/>
            <w:szCs w:val="26"/>
            <w:rPrChange w:id="47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74" w:author="Administrator" w:date="2026-08-16T18:56:00Z" w16du:dateUtc="2026-08-16T11:56:00Z">
              <w:rPr>
                <w:color w:val="000000" w:themeColor="text1"/>
                <w:sz w:val="26"/>
                <w:szCs w:val="26"/>
              </w:rPr>
            </w:rPrChange>
          </w:rPr>
          <w:t>cơ</w:t>
        </w:r>
        <w:proofErr w:type="spellEnd"/>
        <w:r w:rsidRPr="004B3827">
          <w:rPr>
            <w:color w:val="EE0000"/>
            <w:sz w:val="26"/>
            <w:szCs w:val="26"/>
            <w:rPrChange w:id="47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76" w:author="Administrator" w:date="2026-08-16T18:56:00Z" w16du:dateUtc="2026-08-16T11:56:00Z">
              <w:rPr>
                <w:color w:val="000000" w:themeColor="text1"/>
                <w:sz w:val="26"/>
                <w:szCs w:val="26"/>
              </w:rPr>
            </w:rPrChange>
          </w:rPr>
          <w:t>sở</w:t>
        </w:r>
        <w:proofErr w:type="spellEnd"/>
        <w:r w:rsidRPr="004B3827">
          <w:rPr>
            <w:color w:val="EE0000"/>
            <w:sz w:val="26"/>
            <w:szCs w:val="26"/>
            <w:rPrChange w:id="47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78" w:author="Administrator" w:date="2026-08-16T18:56:00Z" w16du:dateUtc="2026-08-16T11:56:00Z">
              <w:rPr>
                <w:color w:val="000000" w:themeColor="text1"/>
                <w:sz w:val="26"/>
                <w:szCs w:val="26"/>
              </w:rPr>
            </w:rPrChange>
          </w:rPr>
          <w:t>dữ</w:t>
        </w:r>
        <w:proofErr w:type="spellEnd"/>
        <w:r w:rsidRPr="004B3827">
          <w:rPr>
            <w:color w:val="EE0000"/>
            <w:sz w:val="26"/>
            <w:szCs w:val="26"/>
            <w:rPrChange w:id="47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80" w:author="Administrator" w:date="2026-08-16T18:56:00Z" w16du:dateUtc="2026-08-16T11:56:00Z">
              <w:rPr>
                <w:color w:val="000000" w:themeColor="text1"/>
                <w:sz w:val="26"/>
                <w:szCs w:val="26"/>
              </w:rPr>
            </w:rPrChange>
          </w:rPr>
          <w:t>liệu</w:t>
        </w:r>
        <w:proofErr w:type="spellEnd"/>
        <w:r w:rsidRPr="004B3827">
          <w:rPr>
            <w:color w:val="EE0000"/>
            <w:sz w:val="26"/>
            <w:szCs w:val="26"/>
            <w:rPrChange w:id="48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82" w:author="Administrator" w:date="2026-08-16T18:56:00Z" w16du:dateUtc="2026-08-16T11:56:00Z">
              <w:rPr>
                <w:color w:val="000000" w:themeColor="text1"/>
                <w:sz w:val="26"/>
                <w:szCs w:val="26"/>
              </w:rPr>
            </w:rPrChange>
          </w:rPr>
          <w:t>chuyên</w:t>
        </w:r>
        <w:proofErr w:type="spellEnd"/>
        <w:r w:rsidRPr="004B3827">
          <w:rPr>
            <w:color w:val="EE0000"/>
            <w:sz w:val="26"/>
            <w:szCs w:val="26"/>
            <w:rPrChange w:id="48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84" w:author="Administrator" w:date="2026-08-16T18:56:00Z" w16du:dateUtc="2026-08-16T11:56:00Z">
              <w:rPr>
                <w:color w:val="000000" w:themeColor="text1"/>
                <w:sz w:val="26"/>
                <w:szCs w:val="26"/>
              </w:rPr>
            </w:rPrChange>
          </w:rPr>
          <w:t>gia</w:t>
        </w:r>
        <w:proofErr w:type="spellEnd"/>
        <w:r w:rsidRPr="004B3827">
          <w:rPr>
            <w:color w:val="EE0000"/>
            <w:sz w:val="26"/>
            <w:szCs w:val="26"/>
            <w:rPrChange w:id="485" w:author="Administrator" w:date="2026-08-16T18:56:00Z" w16du:dateUtc="2026-08-16T11:56:00Z">
              <w:rPr>
                <w:color w:val="000000" w:themeColor="text1"/>
                <w:sz w:val="26"/>
                <w:szCs w:val="26"/>
              </w:rPr>
            </w:rPrChange>
          </w:rPr>
          <w:t xml:space="preserve"> hay </w:t>
        </w:r>
        <w:proofErr w:type="spellStart"/>
        <w:r w:rsidRPr="004B3827">
          <w:rPr>
            <w:color w:val="EE0000"/>
            <w:sz w:val="26"/>
            <w:szCs w:val="26"/>
            <w:rPrChange w:id="486" w:author="Administrator" w:date="2026-08-16T18:56:00Z" w16du:dateUtc="2026-08-16T11:56:00Z">
              <w:rPr>
                <w:color w:val="000000" w:themeColor="text1"/>
                <w:sz w:val="26"/>
                <w:szCs w:val="26"/>
              </w:rPr>
            </w:rPrChange>
          </w:rPr>
          <w:t>hình</w:t>
        </w:r>
        <w:proofErr w:type="spellEnd"/>
        <w:r w:rsidRPr="004B3827">
          <w:rPr>
            <w:color w:val="EE0000"/>
            <w:sz w:val="26"/>
            <w:szCs w:val="26"/>
            <w:rPrChange w:id="48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88" w:author="Administrator" w:date="2026-08-16T18:56:00Z" w16du:dateUtc="2026-08-16T11:56:00Z">
              <w:rPr>
                <w:color w:val="000000" w:themeColor="text1"/>
                <w:sz w:val="26"/>
                <w:szCs w:val="26"/>
              </w:rPr>
            </w:rPrChange>
          </w:rPr>
          <w:t>thành</w:t>
        </w:r>
        <w:proofErr w:type="spellEnd"/>
        <w:r w:rsidRPr="004B3827">
          <w:rPr>
            <w:color w:val="EE0000"/>
            <w:sz w:val="26"/>
            <w:szCs w:val="26"/>
            <w:rPrChange w:id="48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90" w:author="Administrator" w:date="2026-08-16T18:56:00Z" w16du:dateUtc="2026-08-16T11:56:00Z">
              <w:rPr>
                <w:color w:val="000000" w:themeColor="text1"/>
                <w:sz w:val="26"/>
                <w:szCs w:val="26"/>
              </w:rPr>
            </w:rPrChange>
          </w:rPr>
          <w:t>sàn</w:t>
        </w:r>
        <w:proofErr w:type="spellEnd"/>
        <w:r w:rsidRPr="004B3827">
          <w:rPr>
            <w:color w:val="EE0000"/>
            <w:sz w:val="26"/>
            <w:szCs w:val="26"/>
            <w:rPrChange w:id="49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92" w:author="Administrator" w:date="2026-08-16T18:56:00Z" w16du:dateUtc="2026-08-16T11:56:00Z">
              <w:rPr>
                <w:color w:val="000000" w:themeColor="text1"/>
                <w:sz w:val="26"/>
                <w:szCs w:val="26"/>
              </w:rPr>
            </w:rPrChange>
          </w:rPr>
          <w:t>giao</w:t>
        </w:r>
        <w:proofErr w:type="spellEnd"/>
        <w:r w:rsidRPr="004B3827">
          <w:rPr>
            <w:color w:val="EE0000"/>
            <w:sz w:val="26"/>
            <w:szCs w:val="26"/>
            <w:rPrChange w:id="49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94" w:author="Administrator" w:date="2026-08-16T18:56:00Z" w16du:dateUtc="2026-08-16T11:56:00Z">
              <w:rPr>
                <w:color w:val="000000" w:themeColor="text1"/>
                <w:sz w:val="26"/>
                <w:szCs w:val="26"/>
              </w:rPr>
            </w:rPrChange>
          </w:rPr>
          <w:t>dịch</w:t>
        </w:r>
        <w:proofErr w:type="spellEnd"/>
        <w:r w:rsidRPr="004B3827">
          <w:rPr>
            <w:color w:val="EE0000"/>
            <w:sz w:val="26"/>
            <w:szCs w:val="26"/>
            <w:rPrChange w:id="49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96" w:author="Administrator" w:date="2026-08-16T18:56:00Z" w16du:dateUtc="2026-08-16T11:56:00Z">
              <w:rPr>
                <w:color w:val="000000" w:themeColor="text1"/>
                <w:sz w:val="26"/>
                <w:szCs w:val="26"/>
              </w:rPr>
            </w:rPrChange>
          </w:rPr>
          <w:t>công</w:t>
        </w:r>
        <w:proofErr w:type="spellEnd"/>
        <w:r w:rsidRPr="004B3827">
          <w:rPr>
            <w:color w:val="EE0000"/>
            <w:sz w:val="26"/>
            <w:szCs w:val="26"/>
            <w:rPrChange w:id="49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498" w:author="Administrator" w:date="2026-08-16T18:56:00Z" w16du:dateUtc="2026-08-16T11:56:00Z">
              <w:rPr>
                <w:color w:val="000000" w:themeColor="text1"/>
                <w:sz w:val="26"/>
                <w:szCs w:val="26"/>
              </w:rPr>
            </w:rPrChange>
          </w:rPr>
          <w:t>nghệ</w:t>
        </w:r>
        <w:proofErr w:type="spellEnd"/>
        <w:r w:rsidRPr="004B3827">
          <w:rPr>
            <w:color w:val="EE0000"/>
            <w:sz w:val="26"/>
            <w:szCs w:val="26"/>
            <w:rPrChange w:id="49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00" w:author="Administrator" w:date="2026-08-16T18:56:00Z" w16du:dateUtc="2026-08-16T11:56:00Z">
              <w:rPr>
                <w:color w:val="000000" w:themeColor="text1"/>
                <w:sz w:val="26"/>
                <w:szCs w:val="26"/>
              </w:rPr>
            </w:rPrChange>
          </w:rPr>
          <w:t>mà</w:t>
        </w:r>
        <w:proofErr w:type="spellEnd"/>
        <w:r w:rsidRPr="004B3827">
          <w:rPr>
            <w:color w:val="EE0000"/>
            <w:sz w:val="26"/>
            <w:szCs w:val="26"/>
            <w:rPrChange w:id="501" w:author="Administrator" w:date="2026-08-16T18:56:00Z" w16du:dateUtc="2026-08-16T11:56:00Z">
              <w:rPr>
                <w:color w:val="000000" w:themeColor="text1"/>
                <w:sz w:val="26"/>
                <w:szCs w:val="26"/>
              </w:rPr>
            </w:rPrChange>
          </w:rPr>
          <w:t xml:space="preserve"> ở </w:t>
        </w:r>
        <w:proofErr w:type="spellStart"/>
        <w:r w:rsidRPr="004B3827">
          <w:rPr>
            <w:color w:val="EE0000"/>
            <w:sz w:val="26"/>
            <w:szCs w:val="26"/>
            <w:rPrChange w:id="502" w:author="Administrator" w:date="2026-08-16T18:56:00Z" w16du:dateUtc="2026-08-16T11:56:00Z">
              <w:rPr>
                <w:color w:val="000000" w:themeColor="text1"/>
                <w:sz w:val="26"/>
                <w:szCs w:val="26"/>
              </w:rPr>
            </w:rPrChange>
          </w:rPr>
          <w:t>việc</w:t>
        </w:r>
        <w:proofErr w:type="spellEnd"/>
        <w:r w:rsidRPr="004B3827">
          <w:rPr>
            <w:color w:val="EE0000"/>
            <w:sz w:val="26"/>
            <w:szCs w:val="26"/>
            <w:rPrChange w:id="50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04" w:author="Administrator" w:date="2026-08-16T18:56:00Z" w16du:dateUtc="2026-08-16T11:56:00Z">
              <w:rPr>
                <w:color w:val="000000" w:themeColor="text1"/>
                <w:sz w:val="26"/>
                <w:szCs w:val="26"/>
              </w:rPr>
            </w:rPrChange>
          </w:rPr>
          <w:t>tích</w:t>
        </w:r>
        <w:proofErr w:type="spellEnd"/>
        <w:r w:rsidRPr="004B3827">
          <w:rPr>
            <w:color w:val="EE0000"/>
            <w:sz w:val="26"/>
            <w:szCs w:val="26"/>
            <w:rPrChange w:id="50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06" w:author="Administrator" w:date="2026-08-16T18:56:00Z" w16du:dateUtc="2026-08-16T11:56:00Z">
              <w:rPr>
                <w:color w:val="000000" w:themeColor="text1"/>
                <w:sz w:val="26"/>
                <w:szCs w:val="26"/>
              </w:rPr>
            </w:rPrChange>
          </w:rPr>
          <w:t>hợp</w:t>
        </w:r>
        <w:proofErr w:type="spellEnd"/>
        <w:r w:rsidRPr="004B3827">
          <w:rPr>
            <w:color w:val="EE0000"/>
            <w:sz w:val="26"/>
            <w:szCs w:val="26"/>
            <w:rPrChange w:id="50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08" w:author="Administrator" w:date="2026-08-16T18:56:00Z" w16du:dateUtc="2026-08-16T11:56:00Z">
              <w:rPr>
                <w:color w:val="000000" w:themeColor="text1"/>
                <w:sz w:val="26"/>
                <w:szCs w:val="26"/>
              </w:rPr>
            </w:rPrChange>
          </w:rPr>
          <w:t>các</w:t>
        </w:r>
        <w:proofErr w:type="spellEnd"/>
        <w:r w:rsidRPr="004B3827">
          <w:rPr>
            <w:color w:val="EE0000"/>
            <w:sz w:val="26"/>
            <w:szCs w:val="26"/>
            <w:rPrChange w:id="50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10" w:author="Administrator" w:date="2026-08-16T18:56:00Z" w16du:dateUtc="2026-08-16T11:56:00Z">
              <w:rPr>
                <w:color w:val="000000" w:themeColor="text1"/>
                <w:sz w:val="26"/>
                <w:szCs w:val="26"/>
              </w:rPr>
            </w:rPrChange>
          </w:rPr>
          <w:t>thành</w:t>
        </w:r>
        <w:proofErr w:type="spellEnd"/>
        <w:r w:rsidRPr="004B3827">
          <w:rPr>
            <w:color w:val="EE0000"/>
            <w:sz w:val="26"/>
            <w:szCs w:val="26"/>
            <w:rPrChange w:id="51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12" w:author="Administrator" w:date="2026-08-16T18:56:00Z" w16du:dateUtc="2026-08-16T11:56:00Z">
              <w:rPr>
                <w:color w:val="000000" w:themeColor="text1"/>
                <w:sz w:val="26"/>
                <w:szCs w:val="26"/>
              </w:rPr>
            </w:rPrChange>
          </w:rPr>
          <w:t>phần</w:t>
        </w:r>
        <w:proofErr w:type="spellEnd"/>
        <w:r w:rsidRPr="004B3827">
          <w:rPr>
            <w:color w:val="EE0000"/>
            <w:sz w:val="26"/>
            <w:szCs w:val="26"/>
            <w:rPrChange w:id="51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14" w:author="Administrator" w:date="2026-08-16T18:56:00Z" w16du:dateUtc="2026-08-16T11:56:00Z">
              <w:rPr>
                <w:color w:val="000000" w:themeColor="text1"/>
                <w:sz w:val="26"/>
                <w:szCs w:val="26"/>
              </w:rPr>
            </w:rPrChange>
          </w:rPr>
          <w:t>này</w:t>
        </w:r>
        <w:proofErr w:type="spellEnd"/>
        <w:r w:rsidRPr="004B3827">
          <w:rPr>
            <w:color w:val="EE0000"/>
            <w:sz w:val="26"/>
            <w:szCs w:val="26"/>
            <w:rPrChange w:id="51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16" w:author="Administrator" w:date="2026-08-16T18:56:00Z" w16du:dateUtc="2026-08-16T11:56:00Z">
              <w:rPr>
                <w:color w:val="000000" w:themeColor="text1"/>
                <w:sz w:val="26"/>
                <w:szCs w:val="26"/>
              </w:rPr>
            </w:rPrChange>
          </w:rPr>
          <w:t>thành</w:t>
        </w:r>
        <w:proofErr w:type="spellEnd"/>
        <w:r w:rsidRPr="004B3827">
          <w:rPr>
            <w:color w:val="EE0000"/>
            <w:sz w:val="26"/>
            <w:szCs w:val="26"/>
            <w:rPrChange w:id="51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18" w:author="Administrator" w:date="2026-08-16T18:56:00Z" w16du:dateUtc="2026-08-16T11:56:00Z">
              <w:rPr>
                <w:color w:val="000000" w:themeColor="text1"/>
                <w:sz w:val="26"/>
                <w:szCs w:val="26"/>
              </w:rPr>
            </w:rPrChange>
          </w:rPr>
          <w:t>một</w:t>
        </w:r>
        <w:proofErr w:type="spellEnd"/>
        <w:r w:rsidRPr="004B3827">
          <w:rPr>
            <w:color w:val="EE0000"/>
            <w:sz w:val="26"/>
            <w:szCs w:val="26"/>
            <w:rPrChange w:id="51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20" w:author="Administrator" w:date="2026-08-16T18:56:00Z" w16du:dateUtc="2026-08-16T11:56:00Z">
              <w:rPr>
                <w:color w:val="000000" w:themeColor="text1"/>
                <w:sz w:val="26"/>
                <w:szCs w:val="26"/>
              </w:rPr>
            </w:rPrChange>
          </w:rPr>
          <w:t>lớp</w:t>
        </w:r>
        <w:proofErr w:type="spellEnd"/>
        <w:r w:rsidRPr="004B3827">
          <w:rPr>
            <w:color w:val="EE0000"/>
            <w:sz w:val="26"/>
            <w:szCs w:val="26"/>
            <w:rPrChange w:id="52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22" w:author="Administrator" w:date="2026-08-16T18:56:00Z" w16du:dateUtc="2026-08-16T11:56:00Z">
              <w:rPr>
                <w:color w:val="000000" w:themeColor="text1"/>
                <w:sz w:val="26"/>
                <w:szCs w:val="26"/>
              </w:rPr>
            </w:rPrChange>
          </w:rPr>
          <w:t>điều</w:t>
        </w:r>
        <w:proofErr w:type="spellEnd"/>
        <w:r w:rsidRPr="004B3827">
          <w:rPr>
            <w:color w:val="EE0000"/>
            <w:sz w:val="26"/>
            <w:szCs w:val="26"/>
            <w:rPrChange w:id="52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24" w:author="Administrator" w:date="2026-08-16T18:56:00Z" w16du:dateUtc="2026-08-16T11:56:00Z">
              <w:rPr>
                <w:color w:val="000000" w:themeColor="text1"/>
                <w:sz w:val="26"/>
                <w:szCs w:val="26"/>
              </w:rPr>
            </w:rPrChange>
          </w:rPr>
          <w:t>phối</w:t>
        </w:r>
        <w:proofErr w:type="spellEnd"/>
        <w:r w:rsidRPr="004B3827">
          <w:rPr>
            <w:color w:val="EE0000"/>
            <w:sz w:val="26"/>
            <w:szCs w:val="26"/>
            <w:rPrChange w:id="52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26" w:author="Administrator" w:date="2026-08-16T18:56:00Z" w16du:dateUtc="2026-08-16T11:56:00Z">
              <w:rPr>
                <w:color w:val="000000" w:themeColor="text1"/>
                <w:sz w:val="26"/>
                <w:szCs w:val="26"/>
              </w:rPr>
            </w:rPrChange>
          </w:rPr>
          <w:t>thông</w:t>
        </w:r>
        <w:proofErr w:type="spellEnd"/>
        <w:r w:rsidRPr="004B3827">
          <w:rPr>
            <w:color w:val="EE0000"/>
            <w:sz w:val="26"/>
            <w:szCs w:val="26"/>
            <w:rPrChange w:id="52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28" w:author="Administrator" w:date="2026-08-16T18:56:00Z" w16du:dateUtc="2026-08-16T11:56:00Z">
              <w:rPr>
                <w:color w:val="000000" w:themeColor="text1"/>
                <w:sz w:val="26"/>
                <w:szCs w:val="26"/>
              </w:rPr>
            </w:rPrChange>
          </w:rPr>
          <w:t>minh</w:t>
        </w:r>
        <w:proofErr w:type="spellEnd"/>
        <w:r w:rsidRPr="004B3827">
          <w:rPr>
            <w:color w:val="EE0000"/>
            <w:sz w:val="26"/>
            <w:szCs w:val="26"/>
            <w:rPrChange w:id="52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30" w:author="Administrator" w:date="2026-08-16T18:56:00Z" w16du:dateUtc="2026-08-16T11:56:00Z">
              <w:rPr>
                <w:color w:val="000000" w:themeColor="text1"/>
                <w:sz w:val="26"/>
                <w:szCs w:val="26"/>
              </w:rPr>
            </w:rPrChange>
          </w:rPr>
          <w:t>có</w:t>
        </w:r>
        <w:proofErr w:type="spellEnd"/>
        <w:r w:rsidRPr="004B3827">
          <w:rPr>
            <w:color w:val="EE0000"/>
            <w:sz w:val="26"/>
            <w:szCs w:val="26"/>
            <w:rPrChange w:id="53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32" w:author="Administrator" w:date="2026-08-16T18:56:00Z" w16du:dateUtc="2026-08-16T11:56:00Z">
              <w:rPr>
                <w:color w:val="000000" w:themeColor="text1"/>
                <w:sz w:val="26"/>
                <w:szCs w:val="26"/>
              </w:rPr>
            </w:rPrChange>
          </w:rPr>
          <w:t>khả</w:t>
        </w:r>
        <w:proofErr w:type="spellEnd"/>
        <w:r w:rsidRPr="004B3827">
          <w:rPr>
            <w:color w:val="EE0000"/>
            <w:sz w:val="26"/>
            <w:szCs w:val="26"/>
            <w:rPrChange w:id="53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34" w:author="Administrator" w:date="2026-08-16T18:56:00Z" w16du:dateUtc="2026-08-16T11:56:00Z">
              <w:rPr>
                <w:color w:val="000000" w:themeColor="text1"/>
                <w:sz w:val="26"/>
                <w:szCs w:val="26"/>
              </w:rPr>
            </w:rPrChange>
          </w:rPr>
          <w:t>năng</w:t>
        </w:r>
        <w:proofErr w:type="spellEnd"/>
        <w:r w:rsidRPr="004B3827">
          <w:rPr>
            <w:color w:val="EE0000"/>
            <w:sz w:val="26"/>
            <w:szCs w:val="26"/>
            <w:rPrChange w:id="53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36" w:author="Administrator" w:date="2026-08-16T18:56:00Z" w16du:dateUtc="2026-08-16T11:56:00Z">
              <w:rPr>
                <w:color w:val="000000" w:themeColor="text1"/>
                <w:sz w:val="26"/>
                <w:szCs w:val="26"/>
              </w:rPr>
            </w:rPrChange>
          </w:rPr>
          <w:t>chuyển</w:t>
        </w:r>
        <w:proofErr w:type="spellEnd"/>
        <w:r w:rsidRPr="004B3827">
          <w:rPr>
            <w:color w:val="EE0000"/>
            <w:sz w:val="26"/>
            <w:szCs w:val="26"/>
            <w:rPrChange w:id="53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38" w:author="Administrator" w:date="2026-08-16T18:56:00Z" w16du:dateUtc="2026-08-16T11:56:00Z">
              <w:rPr>
                <w:color w:val="000000" w:themeColor="text1"/>
                <w:sz w:val="26"/>
                <w:szCs w:val="26"/>
              </w:rPr>
            </w:rPrChange>
          </w:rPr>
          <w:t>hóa</w:t>
        </w:r>
        <w:proofErr w:type="spellEnd"/>
        <w:r w:rsidRPr="004B3827">
          <w:rPr>
            <w:color w:val="EE0000"/>
            <w:sz w:val="26"/>
            <w:szCs w:val="26"/>
            <w:rPrChange w:id="53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40" w:author="Administrator" w:date="2026-08-16T18:56:00Z" w16du:dateUtc="2026-08-16T11:56:00Z">
              <w:rPr>
                <w:color w:val="000000" w:themeColor="text1"/>
                <w:sz w:val="26"/>
                <w:szCs w:val="26"/>
              </w:rPr>
            </w:rPrChange>
          </w:rPr>
          <w:t>dữ</w:t>
        </w:r>
        <w:proofErr w:type="spellEnd"/>
        <w:r w:rsidRPr="004B3827">
          <w:rPr>
            <w:color w:val="EE0000"/>
            <w:sz w:val="26"/>
            <w:szCs w:val="26"/>
            <w:rPrChange w:id="54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42" w:author="Administrator" w:date="2026-08-16T18:56:00Z" w16du:dateUtc="2026-08-16T11:56:00Z">
              <w:rPr>
                <w:color w:val="000000" w:themeColor="text1"/>
                <w:sz w:val="26"/>
                <w:szCs w:val="26"/>
              </w:rPr>
            </w:rPrChange>
          </w:rPr>
          <w:t>liệu</w:t>
        </w:r>
        <w:proofErr w:type="spellEnd"/>
        <w:r w:rsidRPr="004B3827">
          <w:rPr>
            <w:color w:val="EE0000"/>
            <w:sz w:val="26"/>
            <w:szCs w:val="26"/>
            <w:rPrChange w:id="543" w:author="Administrator" w:date="2026-08-16T18:56:00Z" w16du:dateUtc="2026-08-16T11:56:00Z">
              <w:rPr>
                <w:color w:val="000000" w:themeColor="text1"/>
                <w:sz w:val="26"/>
                <w:szCs w:val="26"/>
              </w:rPr>
            </w:rPrChange>
          </w:rPr>
          <w:t xml:space="preserve"> khoa </w:t>
        </w:r>
        <w:proofErr w:type="spellStart"/>
        <w:r w:rsidRPr="004B3827">
          <w:rPr>
            <w:color w:val="EE0000"/>
            <w:sz w:val="26"/>
            <w:szCs w:val="26"/>
            <w:rPrChange w:id="544" w:author="Administrator" w:date="2026-08-16T18:56:00Z" w16du:dateUtc="2026-08-16T11:56:00Z">
              <w:rPr>
                <w:color w:val="000000" w:themeColor="text1"/>
                <w:sz w:val="26"/>
                <w:szCs w:val="26"/>
              </w:rPr>
            </w:rPrChange>
          </w:rPr>
          <w:t>học</w:t>
        </w:r>
        <w:proofErr w:type="spellEnd"/>
        <w:r w:rsidRPr="004B3827">
          <w:rPr>
            <w:color w:val="EE0000"/>
            <w:sz w:val="26"/>
            <w:szCs w:val="26"/>
            <w:rPrChange w:id="54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46" w:author="Administrator" w:date="2026-08-16T18:56:00Z" w16du:dateUtc="2026-08-16T11:56:00Z">
              <w:rPr>
                <w:color w:val="000000" w:themeColor="text1"/>
                <w:sz w:val="26"/>
                <w:szCs w:val="26"/>
              </w:rPr>
            </w:rPrChange>
          </w:rPr>
          <w:t>thành</w:t>
        </w:r>
        <w:proofErr w:type="spellEnd"/>
        <w:r w:rsidRPr="004B3827">
          <w:rPr>
            <w:color w:val="EE0000"/>
            <w:sz w:val="26"/>
            <w:szCs w:val="26"/>
            <w:rPrChange w:id="54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48" w:author="Administrator" w:date="2026-08-16T18:56:00Z" w16du:dateUtc="2026-08-16T11:56:00Z">
              <w:rPr>
                <w:color w:val="000000" w:themeColor="text1"/>
                <w:sz w:val="26"/>
                <w:szCs w:val="26"/>
              </w:rPr>
            </w:rPrChange>
          </w:rPr>
          <w:t>quan</w:t>
        </w:r>
        <w:proofErr w:type="spellEnd"/>
        <w:r w:rsidRPr="004B3827">
          <w:rPr>
            <w:color w:val="EE0000"/>
            <w:sz w:val="26"/>
            <w:szCs w:val="26"/>
            <w:rPrChange w:id="54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50" w:author="Administrator" w:date="2026-08-16T18:56:00Z" w16du:dateUtc="2026-08-16T11:56:00Z">
              <w:rPr>
                <w:color w:val="000000" w:themeColor="text1"/>
                <w:sz w:val="26"/>
                <w:szCs w:val="26"/>
              </w:rPr>
            </w:rPrChange>
          </w:rPr>
          <w:t>hệ</w:t>
        </w:r>
        <w:proofErr w:type="spellEnd"/>
        <w:r w:rsidRPr="004B3827">
          <w:rPr>
            <w:color w:val="EE0000"/>
            <w:sz w:val="26"/>
            <w:szCs w:val="26"/>
            <w:rPrChange w:id="55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52" w:author="Administrator" w:date="2026-08-16T18:56:00Z" w16du:dateUtc="2026-08-16T11:56:00Z">
              <w:rPr>
                <w:color w:val="000000" w:themeColor="text1"/>
                <w:sz w:val="26"/>
                <w:szCs w:val="26"/>
              </w:rPr>
            </w:rPrChange>
          </w:rPr>
          <w:t>cơ</w:t>
        </w:r>
        <w:proofErr w:type="spellEnd"/>
        <w:r w:rsidRPr="004B3827">
          <w:rPr>
            <w:color w:val="EE0000"/>
            <w:sz w:val="26"/>
            <w:szCs w:val="26"/>
            <w:rPrChange w:id="55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54" w:author="Administrator" w:date="2026-08-16T18:56:00Z" w16du:dateUtc="2026-08-16T11:56:00Z">
              <w:rPr>
                <w:color w:val="000000" w:themeColor="text1"/>
                <w:sz w:val="26"/>
                <w:szCs w:val="26"/>
              </w:rPr>
            </w:rPrChange>
          </w:rPr>
          <w:t>hội</w:t>
        </w:r>
        <w:proofErr w:type="spellEnd"/>
        <w:r w:rsidRPr="004B3827">
          <w:rPr>
            <w:color w:val="EE0000"/>
            <w:sz w:val="26"/>
            <w:szCs w:val="26"/>
            <w:rPrChange w:id="55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56" w:author="Administrator" w:date="2026-08-16T18:56:00Z" w16du:dateUtc="2026-08-16T11:56:00Z">
              <w:rPr>
                <w:color w:val="000000" w:themeColor="text1"/>
                <w:sz w:val="26"/>
                <w:szCs w:val="26"/>
              </w:rPr>
            </w:rPrChange>
          </w:rPr>
          <w:t>hợp</w:t>
        </w:r>
        <w:proofErr w:type="spellEnd"/>
        <w:r w:rsidRPr="004B3827">
          <w:rPr>
            <w:color w:val="EE0000"/>
            <w:sz w:val="26"/>
            <w:szCs w:val="26"/>
            <w:rPrChange w:id="55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58" w:author="Administrator" w:date="2026-08-16T18:56:00Z" w16du:dateUtc="2026-08-16T11:56:00Z">
              <w:rPr>
                <w:color w:val="000000" w:themeColor="text1"/>
                <w:sz w:val="26"/>
                <w:szCs w:val="26"/>
              </w:rPr>
            </w:rPrChange>
          </w:rPr>
          <w:t>tác</w:t>
        </w:r>
        <w:proofErr w:type="spellEnd"/>
        <w:r w:rsidRPr="004B3827">
          <w:rPr>
            <w:color w:val="EE0000"/>
            <w:sz w:val="26"/>
            <w:szCs w:val="26"/>
            <w:rPrChange w:id="55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60" w:author="Administrator" w:date="2026-08-16T18:56:00Z" w16du:dateUtc="2026-08-16T11:56:00Z">
              <w:rPr>
                <w:color w:val="000000" w:themeColor="text1"/>
                <w:sz w:val="26"/>
                <w:szCs w:val="26"/>
              </w:rPr>
            </w:rPrChange>
          </w:rPr>
          <w:t>dự</w:t>
        </w:r>
        <w:proofErr w:type="spellEnd"/>
        <w:r w:rsidRPr="004B3827">
          <w:rPr>
            <w:color w:val="EE0000"/>
            <w:sz w:val="26"/>
            <w:szCs w:val="26"/>
            <w:rPrChange w:id="56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62" w:author="Administrator" w:date="2026-08-16T18:56:00Z" w16du:dateUtc="2026-08-16T11:56:00Z">
              <w:rPr>
                <w:color w:val="000000" w:themeColor="text1"/>
                <w:sz w:val="26"/>
                <w:szCs w:val="26"/>
              </w:rPr>
            </w:rPrChange>
          </w:rPr>
          <w:t>án</w:t>
        </w:r>
        <w:proofErr w:type="spellEnd"/>
        <w:r w:rsidRPr="004B3827">
          <w:rPr>
            <w:color w:val="EE0000"/>
            <w:sz w:val="26"/>
            <w:szCs w:val="26"/>
            <w:rPrChange w:id="56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64" w:author="Administrator" w:date="2026-08-16T18:56:00Z" w16du:dateUtc="2026-08-16T11:56:00Z">
              <w:rPr>
                <w:color w:val="000000" w:themeColor="text1"/>
                <w:sz w:val="26"/>
                <w:szCs w:val="26"/>
              </w:rPr>
            </w:rPrChange>
          </w:rPr>
          <w:t>nguồn</w:t>
        </w:r>
        <w:proofErr w:type="spellEnd"/>
        <w:r w:rsidRPr="004B3827">
          <w:rPr>
            <w:color w:val="EE0000"/>
            <w:sz w:val="26"/>
            <w:szCs w:val="26"/>
            <w:rPrChange w:id="56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66" w:author="Administrator" w:date="2026-08-16T18:56:00Z" w16du:dateUtc="2026-08-16T11:56:00Z">
              <w:rPr>
                <w:color w:val="000000" w:themeColor="text1"/>
                <w:sz w:val="26"/>
                <w:szCs w:val="26"/>
              </w:rPr>
            </w:rPrChange>
          </w:rPr>
          <w:t>lực</w:t>
        </w:r>
        <w:proofErr w:type="spellEnd"/>
        <w:r w:rsidRPr="004B3827">
          <w:rPr>
            <w:color w:val="EE0000"/>
            <w:sz w:val="26"/>
            <w:szCs w:val="26"/>
            <w:rPrChange w:id="56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68" w:author="Administrator" w:date="2026-08-16T18:56:00Z" w16du:dateUtc="2026-08-16T11:56:00Z">
              <w:rPr>
                <w:color w:val="000000" w:themeColor="text1"/>
                <w:sz w:val="26"/>
                <w:szCs w:val="26"/>
              </w:rPr>
            </w:rPrChange>
          </w:rPr>
          <w:t>và</w:t>
        </w:r>
        <w:proofErr w:type="spellEnd"/>
        <w:r w:rsidRPr="004B3827">
          <w:rPr>
            <w:color w:val="EE0000"/>
            <w:sz w:val="26"/>
            <w:szCs w:val="26"/>
            <w:rPrChange w:id="56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70" w:author="Administrator" w:date="2026-08-16T18:56:00Z" w16du:dateUtc="2026-08-16T11:56:00Z">
              <w:rPr>
                <w:color w:val="000000" w:themeColor="text1"/>
                <w:sz w:val="26"/>
                <w:szCs w:val="26"/>
              </w:rPr>
            </w:rPrChange>
          </w:rPr>
          <w:t>tác</w:t>
        </w:r>
        <w:proofErr w:type="spellEnd"/>
        <w:r w:rsidRPr="004B3827">
          <w:rPr>
            <w:color w:val="EE0000"/>
            <w:sz w:val="26"/>
            <w:szCs w:val="26"/>
            <w:rPrChange w:id="57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72" w:author="Administrator" w:date="2026-08-16T18:56:00Z" w16du:dateUtc="2026-08-16T11:56:00Z">
              <w:rPr>
                <w:color w:val="000000" w:themeColor="text1"/>
                <w:sz w:val="26"/>
                <w:szCs w:val="26"/>
              </w:rPr>
            </w:rPrChange>
          </w:rPr>
          <w:t>động</w:t>
        </w:r>
        <w:proofErr w:type="spellEnd"/>
        <w:r w:rsidRPr="004B3827">
          <w:rPr>
            <w:color w:val="EE0000"/>
            <w:sz w:val="26"/>
            <w:szCs w:val="26"/>
            <w:rPrChange w:id="57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74" w:author="Administrator" w:date="2026-08-16T18:56:00Z" w16du:dateUtc="2026-08-16T11:56:00Z">
              <w:rPr>
                <w:color w:val="000000" w:themeColor="text1"/>
                <w:sz w:val="26"/>
                <w:szCs w:val="26"/>
              </w:rPr>
            </w:rPrChange>
          </w:rPr>
          <w:t>thực</w:t>
        </w:r>
        <w:proofErr w:type="spellEnd"/>
        <w:r w:rsidRPr="004B3827">
          <w:rPr>
            <w:color w:val="EE0000"/>
            <w:sz w:val="26"/>
            <w:szCs w:val="26"/>
            <w:rPrChange w:id="575"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76" w:author="Administrator" w:date="2026-08-16T18:56:00Z" w16du:dateUtc="2026-08-16T11:56:00Z">
              <w:rPr>
                <w:color w:val="000000" w:themeColor="text1"/>
                <w:sz w:val="26"/>
                <w:szCs w:val="26"/>
              </w:rPr>
            </w:rPrChange>
          </w:rPr>
          <w:t>tế</w:t>
        </w:r>
        <w:proofErr w:type="spellEnd"/>
        <w:r w:rsidRPr="004B3827">
          <w:rPr>
            <w:color w:val="EE0000"/>
            <w:sz w:val="26"/>
            <w:szCs w:val="26"/>
            <w:rPrChange w:id="577" w:author="Administrator" w:date="2026-08-16T18:56:00Z" w16du:dateUtc="2026-08-16T11:56:00Z">
              <w:rPr>
                <w:color w:val="000000" w:themeColor="text1"/>
                <w:sz w:val="26"/>
                <w:szCs w:val="26"/>
              </w:rPr>
            </w:rPrChange>
          </w:rPr>
          <w:t>.</w:t>
        </w:r>
      </w:ins>
    </w:p>
    <w:p w14:paraId="1AA571F5" w14:textId="52B2AD95" w:rsidR="002B1F92" w:rsidRPr="004B3827" w:rsidRDefault="002B1F92" w:rsidP="004B3827">
      <w:pPr>
        <w:spacing w:after="120"/>
        <w:jc w:val="both"/>
        <w:rPr>
          <w:ins w:id="578" w:author="Administrator" w:date="2026-08-16T18:56:00Z" w16du:dateUtc="2026-08-16T11:56:00Z"/>
          <w:color w:val="EE0000"/>
          <w:sz w:val="26"/>
          <w:szCs w:val="26"/>
          <w:rPrChange w:id="579" w:author="Administrator" w:date="2026-08-16T18:56:00Z" w16du:dateUtc="2026-08-16T11:56:00Z">
            <w:rPr>
              <w:ins w:id="580" w:author="Administrator" w:date="2026-08-16T18:56:00Z" w16du:dateUtc="2026-08-16T11:56:00Z"/>
              <w:color w:val="000000" w:themeColor="text1"/>
              <w:sz w:val="26"/>
              <w:szCs w:val="26"/>
            </w:rPr>
          </w:rPrChange>
        </w:rPr>
      </w:pPr>
      <w:ins w:id="581" w:author="Administrator" w:date="2026-08-16T19:13:00Z" w16du:dateUtc="2026-08-16T12:13:00Z">
        <w:r w:rsidRPr="002B1F92">
          <w:rPr>
            <w:color w:val="EE0000"/>
            <w:sz w:val="26"/>
            <w:szCs w:val="26"/>
          </w:rPr>
          <w:t xml:space="preserve">Giao </w:t>
        </w:r>
        <w:proofErr w:type="spellStart"/>
        <w:r w:rsidRPr="002B1F92">
          <w:rPr>
            <w:color w:val="EE0000"/>
            <w:sz w:val="26"/>
            <w:szCs w:val="26"/>
          </w:rPr>
          <w:t>diện</w:t>
        </w:r>
        <w:proofErr w:type="spellEnd"/>
        <w:r w:rsidRPr="002B1F92">
          <w:rPr>
            <w:color w:val="EE0000"/>
            <w:sz w:val="26"/>
            <w:szCs w:val="26"/>
          </w:rPr>
          <w:t xml:space="preserve"> AI </w:t>
        </w:r>
        <w:proofErr w:type="spellStart"/>
        <w:r w:rsidRPr="002B1F92">
          <w:rPr>
            <w:color w:val="EE0000"/>
            <w:sz w:val="26"/>
            <w:szCs w:val="26"/>
          </w:rPr>
          <w:t>thống</w:t>
        </w:r>
        <w:proofErr w:type="spellEnd"/>
        <w:r w:rsidRPr="002B1F92">
          <w:rPr>
            <w:color w:val="EE0000"/>
            <w:sz w:val="26"/>
            <w:szCs w:val="26"/>
          </w:rPr>
          <w:t xml:space="preserve"> </w:t>
        </w:r>
        <w:proofErr w:type="spellStart"/>
        <w:r w:rsidRPr="002B1F92">
          <w:rPr>
            <w:color w:val="EE0000"/>
            <w:sz w:val="26"/>
            <w:szCs w:val="26"/>
          </w:rPr>
          <w:t>nhất</w:t>
        </w:r>
        <w:proofErr w:type="spellEnd"/>
        <w:r w:rsidRPr="002B1F92">
          <w:rPr>
            <w:color w:val="EE0000"/>
            <w:sz w:val="26"/>
            <w:szCs w:val="26"/>
          </w:rPr>
          <w:t xml:space="preserve"> </w:t>
        </w:r>
        <w:proofErr w:type="spellStart"/>
        <w:r w:rsidRPr="002B1F92">
          <w:rPr>
            <w:color w:val="EE0000"/>
            <w:sz w:val="26"/>
            <w:szCs w:val="26"/>
          </w:rPr>
          <w:t>cho</w:t>
        </w:r>
        <w:proofErr w:type="spellEnd"/>
        <w:r w:rsidRPr="002B1F92">
          <w:rPr>
            <w:color w:val="EE0000"/>
            <w:sz w:val="26"/>
            <w:szCs w:val="26"/>
          </w:rPr>
          <w:t xml:space="preserve"> </w:t>
        </w:r>
        <w:proofErr w:type="spellStart"/>
        <w:r w:rsidRPr="002B1F92">
          <w:rPr>
            <w:color w:val="EE0000"/>
            <w:sz w:val="26"/>
            <w:szCs w:val="26"/>
          </w:rPr>
          <w:t>toàn</w:t>
        </w:r>
        <w:proofErr w:type="spellEnd"/>
        <w:r w:rsidRPr="002B1F92">
          <w:rPr>
            <w:color w:val="EE0000"/>
            <w:sz w:val="26"/>
            <w:szCs w:val="26"/>
          </w:rPr>
          <w:t xml:space="preserve"> </w:t>
        </w:r>
        <w:proofErr w:type="spellStart"/>
        <w:r w:rsidRPr="002B1F92">
          <w:rPr>
            <w:color w:val="EE0000"/>
            <w:sz w:val="26"/>
            <w:szCs w:val="26"/>
          </w:rPr>
          <w:t>bộ</w:t>
        </w:r>
        <w:proofErr w:type="spellEnd"/>
        <w:r w:rsidRPr="002B1F92">
          <w:rPr>
            <w:color w:val="EE0000"/>
            <w:sz w:val="26"/>
            <w:szCs w:val="26"/>
          </w:rPr>
          <w:t xml:space="preserve"> </w:t>
        </w:r>
        <w:proofErr w:type="spellStart"/>
        <w:r w:rsidRPr="002B1F92">
          <w:rPr>
            <w:color w:val="EE0000"/>
            <w:sz w:val="26"/>
            <w:szCs w:val="26"/>
          </w:rPr>
          <w:t>hệ</w:t>
        </w:r>
        <w:proofErr w:type="spellEnd"/>
        <w:r w:rsidRPr="002B1F92">
          <w:rPr>
            <w:color w:val="EE0000"/>
            <w:sz w:val="26"/>
            <w:szCs w:val="26"/>
          </w:rPr>
          <w:t xml:space="preserve"> </w:t>
        </w:r>
        <w:proofErr w:type="spellStart"/>
        <w:r w:rsidRPr="002B1F92">
          <w:rPr>
            <w:color w:val="EE0000"/>
            <w:sz w:val="26"/>
            <w:szCs w:val="26"/>
          </w:rPr>
          <w:t>sinh</w:t>
        </w:r>
        <w:proofErr w:type="spellEnd"/>
        <w:r w:rsidRPr="002B1F92">
          <w:rPr>
            <w:color w:val="EE0000"/>
            <w:sz w:val="26"/>
            <w:szCs w:val="26"/>
          </w:rPr>
          <w:t xml:space="preserve"> </w:t>
        </w:r>
        <w:proofErr w:type="spellStart"/>
        <w:r w:rsidRPr="002B1F92">
          <w:rPr>
            <w:color w:val="EE0000"/>
            <w:sz w:val="26"/>
            <w:szCs w:val="26"/>
          </w:rPr>
          <w:t>thái</w:t>
        </w:r>
        <w:proofErr w:type="spellEnd"/>
        <w:r w:rsidRPr="002B1F92">
          <w:rPr>
            <w:color w:val="EE0000"/>
            <w:sz w:val="26"/>
            <w:szCs w:val="26"/>
          </w:rPr>
          <w:t xml:space="preserve">: </w:t>
        </w:r>
        <w:proofErr w:type="spellStart"/>
        <w:r w:rsidRPr="002B1F92">
          <w:rPr>
            <w:color w:val="EE0000"/>
            <w:sz w:val="26"/>
            <w:szCs w:val="26"/>
          </w:rPr>
          <w:t>thay</w:t>
        </w:r>
        <w:proofErr w:type="spellEnd"/>
        <w:r w:rsidRPr="002B1F92">
          <w:rPr>
            <w:color w:val="EE0000"/>
            <w:sz w:val="26"/>
            <w:szCs w:val="26"/>
          </w:rPr>
          <w:t xml:space="preserve"> </w:t>
        </w:r>
        <w:proofErr w:type="spellStart"/>
        <w:r w:rsidRPr="002B1F92">
          <w:rPr>
            <w:color w:val="EE0000"/>
            <w:sz w:val="26"/>
            <w:szCs w:val="26"/>
          </w:rPr>
          <w:t>vì</w:t>
        </w:r>
        <w:proofErr w:type="spellEnd"/>
        <w:r w:rsidRPr="002B1F92">
          <w:rPr>
            <w:color w:val="EE0000"/>
            <w:sz w:val="26"/>
            <w:szCs w:val="26"/>
          </w:rPr>
          <w:t xml:space="preserve"> </w:t>
        </w:r>
        <w:proofErr w:type="spellStart"/>
        <w:r w:rsidRPr="002B1F92">
          <w:rPr>
            <w:color w:val="EE0000"/>
            <w:sz w:val="26"/>
            <w:szCs w:val="26"/>
          </w:rPr>
          <w:t>yêu</w:t>
        </w:r>
        <w:proofErr w:type="spellEnd"/>
        <w:r w:rsidRPr="002B1F92">
          <w:rPr>
            <w:color w:val="EE0000"/>
            <w:sz w:val="26"/>
            <w:szCs w:val="26"/>
          </w:rPr>
          <w:t xml:space="preserve"> </w:t>
        </w:r>
        <w:proofErr w:type="spellStart"/>
        <w:r w:rsidRPr="002B1F92">
          <w:rPr>
            <w:color w:val="EE0000"/>
            <w:sz w:val="26"/>
            <w:szCs w:val="26"/>
          </w:rPr>
          <w:t>cầu</w:t>
        </w:r>
        <w:proofErr w:type="spellEnd"/>
        <w:r w:rsidRPr="002B1F92">
          <w:rPr>
            <w:color w:val="EE0000"/>
            <w:sz w:val="26"/>
            <w:szCs w:val="26"/>
          </w:rPr>
          <w:t xml:space="preserve"> </w:t>
        </w:r>
        <w:proofErr w:type="spellStart"/>
        <w:r w:rsidRPr="002B1F92">
          <w:rPr>
            <w:color w:val="EE0000"/>
            <w:sz w:val="26"/>
            <w:szCs w:val="26"/>
          </w:rPr>
          <w:t>người</w:t>
        </w:r>
        <w:proofErr w:type="spellEnd"/>
        <w:r w:rsidRPr="002B1F92">
          <w:rPr>
            <w:color w:val="EE0000"/>
            <w:sz w:val="26"/>
            <w:szCs w:val="26"/>
          </w:rPr>
          <w:t xml:space="preserve"> </w:t>
        </w:r>
        <w:proofErr w:type="spellStart"/>
        <w:r w:rsidRPr="002B1F92">
          <w:rPr>
            <w:color w:val="EE0000"/>
            <w:sz w:val="26"/>
            <w:szCs w:val="26"/>
          </w:rPr>
          <w:t>dùng</w:t>
        </w:r>
        <w:proofErr w:type="spellEnd"/>
        <w:r w:rsidRPr="002B1F92">
          <w:rPr>
            <w:color w:val="EE0000"/>
            <w:sz w:val="26"/>
            <w:szCs w:val="26"/>
          </w:rPr>
          <w:t xml:space="preserve"> </w:t>
        </w:r>
        <w:proofErr w:type="spellStart"/>
        <w:r w:rsidRPr="002B1F92">
          <w:rPr>
            <w:color w:val="EE0000"/>
            <w:sz w:val="26"/>
            <w:szCs w:val="26"/>
          </w:rPr>
          <w:t>thao</w:t>
        </w:r>
        <w:proofErr w:type="spellEnd"/>
        <w:r w:rsidRPr="002B1F92">
          <w:rPr>
            <w:color w:val="EE0000"/>
            <w:sz w:val="26"/>
            <w:szCs w:val="26"/>
          </w:rPr>
          <w:t xml:space="preserve"> </w:t>
        </w:r>
        <w:proofErr w:type="spellStart"/>
        <w:r w:rsidRPr="002B1F92">
          <w:rPr>
            <w:color w:val="EE0000"/>
            <w:sz w:val="26"/>
            <w:szCs w:val="26"/>
          </w:rPr>
          <w:t>tác</w:t>
        </w:r>
        <w:proofErr w:type="spellEnd"/>
        <w:r w:rsidRPr="002B1F92">
          <w:rPr>
            <w:color w:val="EE0000"/>
            <w:sz w:val="26"/>
            <w:szCs w:val="26"/>
          </w:rPr>
          <w:t xml:space="preserve"> </w:t>
        </w:r>
        <w:proofErr w:type="spellStart"/>
        <w:r w:rsidRPr="002B1F92">
          <w:rPr>
            <w:color w:val="EE0000"/>
            <w:sz w:val="26"/>
            <w:szCs w:val="26"/>
          </w:rPr>
          <w:t>độc</w:t>
        </w:r>
        <w:proofErr w:type="spellEnd"/>
        <w:r w:rsidRPr="002B1F92">
          <w:rPr>
            <w:color w:val="EE0000"/>
            <w:sz w:val="26"/>
            <w:szCs w:val="26"/>
          </w:rPr>
          <w:t xml:space="preserve"> </w:t>
        </w:r>
        <w:proofErr w:type="spellStart"/>
        <w:r w:rsidRPr="002B1F92">
          <w:rPr>
            <w:color w:val="EE0000"/>
            <w:sz w:val="26"/>
            <w:szCs w:val="26"/>
          </w:rPr>
          <w:t>lập</w:t>
        </w:r>
        <w:proofErr w:type="spellEnd"/>
        <w:r w:rsidRPr="002B1F92">
          <w:rPr>
            <w:color w:val="EE0000"/>
            <w:sz w:val="26"/>
            <w:szCs w:val="26"/>
          </w:rPr>
          <w:t xml:space="preserve"> </w:t>
        </w:r>
        <w:proofErr w:type="spellStart"/>
        <w:r w:rsidRPr="002B1F92">
          <w:rPr>
            <w:color w:val="EE0000"/>
            <w:sz w:val="26"/>
            <w:szCs w:val="26"/>
          </w:rPr>
          <w:t>trên</w:t>
        </w:r>
        <w:proofErr w:type="spellEnd"/>
        <w:r w:rsidRPr="002B1F92">
          <w:rPr>
            <w:color w:val="EE0000"/>
            <w:sz w:val="26"/>
            <w:szCs w:val="26"/>
          </w:rPr>
          <w:t xml:space="preserve"> </w:t>
        </w:r>
        <w:proofErr w:type="spellStart"/>
        <w:r w:rsidRPr="002B1F92">
          <w:rPr>
            <w:color w:val="EE0000"/>
            <w:sz w:val="26"/>
            <w:szCs w:val="26"/>
          </w:rPr>
          <w:t>nhiều</w:t>
        </w:r>
        <w:proofErr w:type="spellEnd"/>
        <w:r w:rsidRPr="002B1F92">
          <w:rPr>
            <w:color w:val="EE0000"/>
            <w:sz w:val="26"/>
            <w:szCs w:val="26"/>
          </w:rPr>
          <w:t xml:space="preserve"> </w:t>
        </w:r>
        <w:proofErr w:type="spellStart"/>
        <w:r w:rsidRPr="002B1F92">
          <w:rPr>
            <w:color w:val="EE0000"/>
            <w:sz w:val="26"/>
            <w:szCs w:val="26"/>
          </w:rPr>
          <w:t>phân</w:t>
        </w:r>
        <w:proofErr w:type="spellEnd"/>
        <w:r w:rsidRPr="002B1F92">
          <w:rPr>
            <w:color w:val="EE0000"/>
            <w:sz w:val="26"/>
            <w:szCs w:val="26"/>
          </w:rPr>
          <w:t xml:space="preserve"> </w:t>
        </w:r>
        <w:proofErr w:type="spellStart"/>
        <w:r w:rsidRPr="002B1F92">
          <w:rPr>
            <w:color w:val="EE0000"/>
            <w:sz w:val="26"/>
            <w:szCs w:val="26"/>
          </w:rPr>
          <w:t>hệ</w:t>
        </w:r>
        <w:proofErr w:type="spellEnd"/>
        <w:r w:rsidRPr="002B1F92">
          <w:rPr>
            <w:color w:val="EE0000"/>
            <w:sz w:val="26"/>
            <w:szCs w:val="26"/>
          </w:rPr>
          <w:t xml:space="preserve">, VI CONNECT </w:t>
        </w:r>
        <w:proofErr w:type="spellStart"/>
        <w:r w:rsidRPr="002B1F92">
          <w:rPr>
            <w:color w:val="EE0000"/>
            <w:sz w:val="26"/>
            <w:szCs w:val="26"/>
          </w:rPr>
          <w:t>cung</w:t>
        </w:r>
        <w:proofErr w:type="spellEnd"/>
        <w:r w:rsidRPr="002B1F92">
          <w:rPr>
            <w:color w:val="EE0000"/>
            <w:sz w:val="26"/>
            <w:szCs w:val="26"/>
          </w:rPr>
          <w:t xml:space="preserve"> </w:t>
        </w:r>
        <w:proofErr w:type="spellStart"/>
        <w:r w:rsidRPr="002B1F92">
          <w:rPr>
            <w:color w:val="EE0000"/>
            <w:sz w:val="26"/>
            <w:szCs w:val="26"/>
          </w:rPr>
          <w:t>cấp</w:t>
        </w:r>
        <w:proofErr w:type="spellEnd"/>
        <w:r w:rsidRPr="002B1F92">
          <w:rPr>
            <w:color w:val="EE0000"/>
            <w:sz w:val="26"/>
            <w:szCs w:val="26"/>
          </w:rPr>
          <w:t xml:space="preserve"> AI Copilot </w:t>
        </w:r>
        <w:proofErr w:type="spellStart"/>
        <w:r w:rsidRPr="002B1F92">
          <w:rPr>
            <w:color w:val="EE0000"/>
            <w:sz w:val="26"/>
            <w:szCs w:val="26"/>
          </w:rPr>
          <w:t>làm</w:t>
        </w:r>
        <w:proofErr w:type="spellEnd"/>
        <w:r w:rsidRPr="002B1F92">
          <w:rPr>
            <w:color w:val="EE0000"/>
            <w:sz w:val="26"/>
            <w:szCs w:val="26"/>
          </w:rPr>
          <w:t xml:space="preserve"> </w:t>
        </w:r>
        <w:proofErr w:type="spellStart"/>
        <w:r w:rsidRPr="002B1F92">
          <w:rPr>
            <w:color w:val="EE0000"/>
            <w:sz w:val="26"/>
            <w:szCs w:val="26"/>
          </w:rPr>
          <w:t>lớp</w:t>
        </w:r>
        <w:proofErr w:type="spellEnd"/>
        <w:r w:rsidRPr="002B1F92">
          <w:rPr>
            <w:color w:val="EE0000"/>
            <w:sz w:val="26"/>
            <w:szCs w:val="26"/>
          </w:rPr>
          <w:t xml:space="preserve"> </w:t>
        </w:r>
        <w:proofErr w:type="spellStart"/>
        <w:r w:rsidRPr="002B1F92">
          <w:rPr>
            <w:color w:val="EE0000"/>
            <w:sz w:val="26"/>
            <w:szCs w:val="26"/>
          </w:rPr>
          <w:t>tương</w:t>
        </w:r>
        <w:proofErr w:type="spellEnd"/>
        <w:r w:rsidRPr="002B1F92">
          <w:rPr>
            <w:color w:val="EE0000"/>
            <w:sz w:val="26"/>
            <w:szCs w:val="26"/>
          </w:rPr>
          <w:t xml:space="preserve"> </w:t>
        </w:r>
        <w:proofErr w:type="spellStart"/>
        <w:r w:rsidRPr="002B1F92">
          <w:rPr>
            <w:color w:val="EE0000"/>
            <w:sz w:val="26"/>
            <w:szCs w:val="26"/>
          </w:rPr>
          <w:t>tác</w:t>
        </w:r>
        <w:proofErr w:type="spellEnd"/>
        <w:r w:rsidRPr="002B1F92">
          <w:rPr>
            <w:color w:val="EE0000"/>
            <w:sz w:val="26"/>
            <w:szCs w:val="26"/>
          </w:rPr>
          <w:t xml:space="preserve"> </w:t>
        </w:r>
        <w:proofErr w:type="spellStart"/>
        <w:r w:rsidRPr="002B1F92">
          <w:rPr>
            <w:color w:val="EE0000"/>
            <w:sz w:val="26"/>
            <w:szCs w:val="26"/>
          </w:rPr>
          <w:t>thống</w:t>
        </w:r>
        <w:proofErr w:type="spellEnd"/>
        <w:r w:rsidRPr="002B1F92">
          <w:rPr>
            <w:color w:val="EE0000"/>
            <w:sz w:val="26"/>
            <w:szCs w:val="26"/>
          </w:rPr>
          <w:t xml:space="preserve"> </w:t>
        </w:r>
        <w:proofErr w:type="spellStart"/>
        <w:r w:rsidRPr="002B1F92">
          <w:rPr>
            <w:color w:val="EE0000"/>
            <w:sz w:val="26"/>
            <w:szCs w:val="26"/>
          </w:rPr>
          <w:t>nhất</w:t>
        </w:r>
        <w:proofErr w:type="spellEnd"/>
        <w:r w:rsidRPr="002B1F92">
          <w:rPr>
            <w:color w:val="EE0000"/>
            <w:sz w:val="26"/>
            <w:szCs w:val="26"/>
          </w:rPr>
          <w:t xml:space="preserve">, </w:t>
        </w:r>
        <w:proofErr w:type="spellStart"/>
        <w:r w:rsidRPr="002B1F92">
          <w:rPr>
            <w:color w:val="EE0000"/>
            <w:sz w:val="26"/>
            <w:szCs w:val="26"/>
          </w:rPr>
          <w:t>có</w:t>
        </w:r>
        <w:proofErr w:type="spellEnd"/>
        <w:r w:rsidRPr="002B1F92">
          <w:rPr>
            <w:color w:val="EE0000"/>
            <w:sz w:val="26"/>
            <w:szCs w:val="26"/>
          </w:rPr>
          <w:t xml:space="preserve"> </w:t>
        </w:r>
        <w:proofErr w:type="spellStart"/>
        <w:r w:rsidRPr="002B1F92">
          <w:rPr>
            <w:color w:val="EE0000"/>
            <w:sz w:val="26"/>
            <w:szCs w:val="26"/>
          </w:rPr>
          <w:t>khả</w:t>
        </w:r>
        <w:proofErr w:type="spellEnd"/>
        <w:r w:rsidRPr="002B1F92">
          <w:rPr>
            <w:color w:val="EE0000"/>
            <w:sz w:val="26"/>
            <w:szCs w:val="26"/>
          </w:rPr>
          <w:t xml:space="preserve"> </w:t>
        </w:r>
        <w:proofErr w:type="spellStart"/>
        <w:r w:rsidRPr="002B1F92">
          <w:rPr>
            <w:color w:val="EE0000"/>
            <w:sz w:val="26"/>
            <w:szCs w:val="26"/>
          </w:rPr>
          <w:t>năng</w:t>
        </w:r>
        <w:proofErr w:type="spellEnd"/>
        <w:r w:rsidRPr="002B1F92">
          <w:rPr>
            <w:color w:val="EE0000"/>
            <w:sz w:val="26"/>
            <w:szCs w:val="26"/>
          </w:rPr>
          <w:t xml:space="preserve"> </w:t>
        </w:r>
        <w:proofErr w:type="spellStart"/>
        <w:r w:rsidRPr="002B1F92">
          <w:rPr>
            <w:color w:val="EE0000"/>
            <w:sz w:val="26"/>
            <w:szCs w:val="26"/>
          </w:rPr>
          <w:t>hiểu</w:t>
        </w:r>
        <w:proofErr w:type="spellEnd"/>
        <w:r w:rsidRPr="002B1F92">
          <w:rPr>
            <w:color w:val="EE0000"/>
            <w:sz w:val="26"/>
            <w:szCs w:val="26"/>
          </w:rPr>
          <w:t xml:space="preserve"> </w:t>
        </w:r>
        <w:proofErr w:type="spellStart"/>
        <w:r w:rsidRPr="002B1F92">
          <w:rPr>
            <w:color w:val="EE0000"/>
            <w:sz w:val="26"/>
            <w:szCs w:val="26"/>
          </w:rPr>
          <w:t>yêu</w:t>
        </w:r>
        <w:proofErr w:type="spellEnd"/>
        <w:r w:rsidRPr="002B1F92">
          <w:rPr>
            <w:color w:val="EE0000"/>
            <w:sz w:val="26"/>
            <w:szCs w:val="26"/>
          </w:rPr>
          <w:t xml:space="preserve"> </w:t>
        </w:r>
        <w:proofErr w:type="spellStart"/>
        <w:r w:rsidRPr="002B1F92">
          <w:rPr>
            <w:color w:val="EE0000"/>
            <w:sz w:val="26"/>
            <w:szCs w:val="26"/>
          </w:rPr>
          <w:t>cầu</w:t>
        </w:r>
        <w:proofErr w:type="spellEnd"/>
        <w:r w:rsidRPr="002B1F92">
          <w:rPr>
            <w:color w:val="EE0000"/>
            <w:sz w:val="26"/>
            <w:szCs w:val="26"/>
          </w:rPr>
          <w:t xml:space="preserve">, </w:t>
        </w:r>
        <w:proofErr w:type="spellStart"/>
        <w:r w:rsidRPr="002B1F92">
          <w:rPr>
            <w:color w:val="EE0000"/>
            <w:sz w:val="26"/>
            <w:szCs w:val="26"/>
          </w:rPr>
          <w:t>truy</w:t>
        </w:r>
        <w:proofErr w:type="spellEnd"/>
        <w:r w:rsidRPr="002B1F92">
          <w:rPr>
            <w:color w:val="EE0000"/>
            <w:sz w:val="26"/>
            <w:szCs w:val="26"/>
          </w:rPr>
          <w:t xml:space="preserve"> </w:t>
        </w:r>
        <w:proofErr w:type="spellStart"/>
        <w:r w:rsidRPr="002B1F92">
          <w:rPr>
            <w:color w:val="EE0000"/>
            <w:sz w:val="26"/>
            <w:szCs w:val="26"/>
          </w:rPr>
          <w:t>vấn</w:t>
        </w:r>
        <w:proofErr w:type="spellEnd"/>
        <w:r w:rsidRPr="002B1F92">
          <w:rPr>
            <w:color w:val="EE0000"/>
            <w:sz w:val="26"/>
            <w:szCs w:val="26"/>
          </w:rPr>
          <w:t xml:space="preserve"> Knowledge Graph, </w:t>
        </w:r>
        <w:proofErr w:type="spellStart"/>
        <w:r w:rsidRPr="002B1F92">
          <w:rPr>
            <w:color w:val="EE0000"/>
            <w:sz w:val="26"/>
            <w:szCs w:val="26"/>
          </w:rPr>
          <w:t>kích</w:t>
        </w:r>
        <w:proofErr w:type="spellEnd"/>
        <w:r w:rsidRPr="002B1F92">
          <w:rPr>
            <w:color w:val="EE0000"/>
            <w:sz w:val="26"/>
            <w:szCs w:val="26"/>
          </w:rPr>
          <w:t xml:space="preserve"> </w:t>
        </w:r>
        <w:proofErr w:type="spellStart"/>
        <w:r w:rsidRPr="002B1F92">
          <w:rPr>
            <w:color w:val="EE0000"/>
            <w:sz w:val="26"/>
            <w:szCs w:val="26"/>
          </w:rPr>
          <w:t>hoạt</w:t>
        </w:r>
        <w:proofErr w:type="spellEnd"/>
        <w:r w:rsidRPr="002B1F92">
          <w:rPr>
            <w:color w:val="EE0000"/>
            <w:sz w:val="26"/>
            <w:szCs w:val="26"/>
          </w:rPr>
          <w:t xml:space="preserve"> AI Matching, </w:t>
        </w:r>
        <w:proofErr w:type="spellStart"/>
        <w:r w:rsidRPr="002B1F92">
          <w:rPr>
            <w:color w:val="EE0000"/>
            <w:sz w:val="26"/>
            <w:szCs w:val="26"/>
          </w:rPr>
          <w:t>đề</w:t>
        </w:r>
        <w:proofErr w:type="spellEnd"/>
        <w:r w:rsidRPr="002B1F92">
          <w:rPr>
            <w:color w:val="EE0000"/>
            <w:sz w:val="26"/>
            <w:szCs w:val="26"/>
          </w:rPr>
          <w:t xml:space="preserve"> </w:t>
        </w:r>
        <w:proofErr w:type="spellStart"/>
        <w:r w:rsidRPr="002B1F92">
          <w:rPr>
            <w:color w:val="EE0000"/>
            <w:sz w:val="26"/>
            <w:szCs w:val="26"/>
          </w:rPr>
          <w:t>xuất</w:t>
        </w:r>
        <w:proofErr w:type="spellEnd"/>
        <w:r w:rsidRPr="002B1F92">
          <w:rPr>
            <w:color w:val="EE0000"/>
            <w:sz w:val="26"/>
            <w:szCs w:val="26"/>
          </w:rPr>
          <w:t xml:space="preserve"> </w:t>
        </w:r>
        <w:proofErr w:type="spellStart"/>
        <w:r w:rsidRPr="002B1F92">
          <w:rPr>
            <w:color w:val="EE0000"/>
            <w:sz w:val="26"/>
            <w:szCs w:val="26"/>
          </w:rPr>
          <w:t>nhóm</w:t>
        </w:r>
        <w:proofErr w:type="spellEnd"/>
        <w:r w:rsidRPr="002B1F92">
          <w:rPr>
            <w:color w:val="EE0000"/>
            <w:sz w:val="26"/>
            <w:szCs w:val="26"/>
          </w:rPr>
          <w:t xml:space="preserve"> </w:t>
        </w:r>
        <w:proofErr w:type="spellStart"/>
        <w:r w:rsidRPr="002B1F92">
          <w:rPr>
            <w:color w:val="EE0000"/>
            <w:sz w:val="26"/>
            <w:szCs w:val="26"/>
          </w:rPr>
          <w:t>thực</w:t>
        </w:r>
        <w:proofErr w:type="spellEnd"/>
        <w:r w:rsidRPr="002B1F92">
          <w:rPr>
            <w:color w:val="EE0000"/>
            <w:sz w:val="26"/>
            <w:szCs w:val="26"/>
          </w:rPr>
          <w:t xml:space="preserve"> </w:t>
        </w:r>
        <w:proofErr w:type="spellStart"/>
        <w:r w:rsidRPr="002B1F92">
          <w:rPr>
            <w:color w:val="EE0000"/>
            <w:sz w:val="26"/>
            <w:szCs w:val="26"/>
          </w:rPr>
          <w:t>hiện</w:t>
        </w:r>
        <w:proofErr w:type="spellEnd"/>
        <w:r w:rsidRPr="002B1F92">
          <w:rPr>
            <w:color w:val="EE0000"/>
            <w:sz w:val="26"/>
            <w:szCs w:val="26"/>
          </w:rPr>
          <w:t xml:space="preserve"> </w:t>
        </w:r>
        <w:proofErr w:type="spellStart"/>
        <w:r w:rsidRPr="002B1F92">
          <w:rPr>
            <w:color w:val="EE0000"/>
            <w:sz w:val="26"/>
            <w:szCs w:val="26"/>
          </w:rPr>
          <w:t>và</w:t>
        </w:r>
        <w:proofErr w:type="spellEnd"/>
        <w:r w:rsidRPr="002B1F92">
          <w:rPr>
            <w:color w:val="EE0000"/>
            <w:sz w:val="26"/>
            <w:szCs w:val="26"/>
          </w:rPr>
          <w:t xml:space="preserve"> </w:t>
        </w:r>
        <w:proofErr w:type="spellStart"/>
        <w:r w:rsidRPr="002B1F92">
          <w:rPr>
            <w:color w:val="EE0000"/>
            <w:sz w:val="26"/>
            <w:szCs w:val="26"/>
          </w:rPr>
          <w:t>điều</w:t>
        </w:r>
        <w:proofErr w:type="spellEnd"/>
        <w:r w:rsidRPr="002B1F92">
          <w:rPr>
            <w:color w:val="EE0000"/>
            <w:sz w:val="26"/>
            <w:szCs w:val="26"/>
          </w:rPr>
          <w:t xml:space="preserve"> </w:t>
        </w:r>
        <w:proofErr w:type="spellStart"/>
        <w:r w:rsidRPr="002B1F92">
          <w:rPr>
            <w:color w:val="EE0000"/>
            <w:sz w:val="26"/>
            <w:szCs w:val="26"/>
          </w:rPr>
          <w:t>phối</w:t>
        </w:r>
        <w:proofErr w:type="spellEnd"/>
        <w:r w:rsidRPr="002B1F92">
          <w:rPr>
            <w:color w:val="EE0000"/>
            <w:sz w:val="26"/>
            <w:szCs w:val="26"/>
          </w:rPr>
          <w:t xml:space="preserve"> </w:t>
        </w:r>
        <w:proofErr w:type="spellStart"/>
        <w:r w:rsidRPr="002B1F92">
          <w:rPr>
            <w:color w:val="EE0000"/>
            <w:sz w:val="26"/>
            <w:szCs w:val="26"/>
          </w:rPr>
          <w:t>các</w:t>
        </w:r>
        <w:proofErr w:type="spellEnd"/>
        <w:r w:rsidRPr="002B1F92">
          <w:rPr>
            <w:color w:val="EE0000"/>
            <w:sz w:val="26"/>
            <w:szCs w:val="26"/>
          </w:rPr>
          <w:t xml:space="preserve"> </w:t>
        </w:r>
        <w:proofErr w:type="spellStart"/>
        <w:r w:rsidRPr="002B1F92">
          <w:rPr>
            <w:color w:val="EE0000"/>
            <w:sz w:val="26"/>
            <w:szCs w:val="26"/>
          </w:rPr>
          <w:t>hành</w:t>
        </w:r>
        <w:proofErr w:type="spellEnd"/>
        <w:r w:rsidRPr="002B1F92">
          <w:rPr>
            <w:color w:val="EE0000"/>
            <w:sz w:val="26"/>
            <w:szCs w:val="26"/>
          </w:rPr>
          <w:t xml:space="preserve"> </w:t>
        </w:r>
        <w:proofErr w:type="spellStart"/>
        <w:r w:rsidRPr="002B1F92">
          <w:rPr>
            <w:color w:val="EE0000"/>
            <w:sz w:val="26"/>
            <w:szCs w:val="26"/>
          </w:rPr>
          <w:t>động</w:t>
        </w:r>
        <w:proofErr w:type="spellEnd"/>
        <w:r w:rsidRPr="002B1F92">
          <w:rPr>
            <w:color w:val="EE0000"/>
            <w:sz w:val="26"/>
            <w:szCs w:val="26"/>
          </w:rPr>
          <w:t xml:space="preserve"> </w:t>
        </w:r>
        <w:proofErr w:type="spellStart"/>
        <w:r w:rsidRPr="002B1F92">
          <w:rPr>
            <w:color w:val="EE0000"/>
            <w:sz w:val="26"/>
            <w:szCs w:val="26"/>
          </w:rPr>
          <w:t>từ</w:t>
        </w:r>
        <w:proofErr w:type="spellEnd"/>
        <w:r w:rsidRPr="002B1F92">
          <w:rPr>
            <w:color w:val="EE0000"/>
            <w:sz w:val="26"/>
            <w:szCs w:val="26"/>
          </w:rPr>
          <w:t xml:space="preserve"> </w:t>
        </w:r>
        <w:proofErr w:type="spellStart"/>
        <w:r w:rsidRPr="002B1F92">
          <w:rPr>
            <w:color w:val="EE0000"/>
            <w:sz w:val="26"/>
            <w:szCs w:val="26"/>
          </w:rPr>
          <w:t>tìm</w:t>
        </w:r>
        <w:proofErr w:type="spellEnd"/>
        <w:r w:rsidRPr="002B1F92">
          <w:rPr>
            <w:color w:val="EE0000"/>
            <w:sz w:val="26"/>
            <w:szCs w:val="26"/>
          </w:rPr>
          <w:t xml:space="preserve"> </w:t>
        </w:r>
        <w:proofErr w:type="spellStart"/>
        <w:r w:rsidRPr="002B1F92">
          <w:rPr>
            <w:color w:val="EE0000"/>
            <w:sz w:val="26"/>
            <w:szCs w:val="26"/>
          </w:rPr>
          <w:t>kiếm</w:t>
        </w:r>
        <w:proofErr w:type="spellEnd"/>
        <w:r w:rsidRPr="002B1F92">
          <w:rPr>
            <w:color w:val="EE0000"/>
            <w:sz w:val="26"/>
            <w:szCs w:val="26"/>
          </w:rPr>
          <w:t xml:space="preserve"> </w:t>
        </w:r>
        <w:proofErr w:type="spellStart"/>
        <w:r w:rsidRPr="002B1F92">
          <w:rPr>
            <w:color w:val="EE0000"/>
            <w:sz w:val="26"/>
            <w:szCs w:val="26"/>
          </w:rPr>
          <w:t>đến</w:t>
        </w:r>
        <w:proofErr w:type="spellEnd"/>
        <w:r w:rsidRPr="002B1F92">
          <w:rPr>
            <w:color w:val="EE0000"/>
            <w:sz w:val="26"/>
            <w:szCs w:val="26"/>
          </w:rPr>
          <w:t xml:space="preserve"> </w:t>
        </w:r>
        <w:proofErr w:type="spellStart"/>
        <w:r w:rsidRPr="002B1F92">
          <w:rPr>
            <w:color w:val="EE0000"/>
            <w:sz w:val="26"/>
            <w:szCs w:val="26"/>
          </w:rPr>
          <w:t>hình</w:t>
        </w:r>
        <w:proofErr w:type="spellEnd"/>
        <w:r w:rsidRPr="002B1F92">
          <w:rPr>
            <w:color w:val="EE0000"/>
            <w:sz w:val="26"/>
            <w:szCs w:val="26"/>
          </w:rPr>
          <w:t xml:space="preserve"> </w:t>
        </w:r>
        <w:proofErr w:type="spellStart"/>
        <w:r w:rsidRPr="002B1F92">
          <w:rPr>
            <w:color w:val="EE0000"/>
            <w:sz w:val="26"/>
            <w:szCs w:val="26"/>
          </w:rPr>
          <w:t>thành</w:t>
        </w:r>
        <w:proofErr w:type="spellEnd"/>
        <w:r w:rsidRPr="002B1F92">
          <w:rPr>
            <w:color w:val="EE0000"/>
            <w:sz w:val="26"/>
            <w:szCs w:val="26"/>
          </w:rPr>
          <w:t xml:space="preserve"> </w:t>
        </w:r>
        <w:proofErr w:type="spellStart"/>
        <w:r w:rsidRPr="002B1F92">
          <w:rPr>
            <w:color w:val="EE0000"/>
            <w:sz w:val="26"/>
            <w:szCs w:val="26"/>
          </w:rPr>
          <w:t>dự</w:t>
        </w:r>
        <w:proofErr w:type="spellEnd"/>
        <w:r w:rsidRPr="002B1F92">
          <w:rPr>
            <w:color w:val="EE0000"/>
            <w:sz w:val="26"/>
            <w:szCs w:val="26"/>
          </w:rPr>
          <w:t xml:space="preserve"> </w:t>
        </w:r>
        <w:proofErr w:type="spellStart"/>
        <w:r w:rsidRPr="002B1F92">
          <w:rPr>
            <w:color w:val="EE0000"/>
            <w:sz w:val="26"/>
            <w:szCs w:val="26"/>
          </w:rPr>
          <w:t>án</w:t>
        </w:r>
        <w:proofErr w:type="spellEnd"/>
        <w:r w:rsidRPr="002B1F92">
          <w:rPr>
            <w:color w:val="EE0000"/>
            <w:sz w:val="26"/>
            <w:szCs w:val="26"/>
          </w:rPr>
          <w:t>.</w:t>
        </w:r>
      </w:ins>
    </w:p>
    <w:p w14:paraId="69D794B3" w14:textId="77777777" w:rsidR="004B3827" w:rsidRPr="004B3827" w:rsidRDefault="004B3827" w:rsidP="004B3827">
      <w:pPr>
        <w:spacing w:after="120"/>
        <w:jc w:val="both"/>
        <w:rPr>
          <w:ins w:id="582" w:author="Administrator" w:date="2026-08-16T18:56:00Z" w16du:dateUtc="2026-08-16T11:56:00Z"/>
          <w:color w:val="EE0000"/>
          <w:sz w:val="26"/>
          <w:szCs w:val="26"/>
          <w:rPrChange w:id="583" w:author="Administrator" w:date="2026-08-16T18:56:00Z" w16du:dateUtc="2026-08-16T11:56:00Z">
            <w:rPr>
              <w:ins w:id="584" w:author="Administrator" w:date="2026-08-16T18:56:00Z" w16du:dateUtc="2026-08-16T11:56:00Z"/>
              <w:color w:val="000000" w:themeColor="text1"/>
              <w:sz w:val="26"/>
              <w:szCs w:val="26"/>
            </w:rPr>
          </w:rPrChange>
        </w:rPr>
      </w:pPr>
      <w:proofErr w:type="spellStart"/>
      <w:ins w:id="585" w:author="Administrator" w:date="2026-08-16T18:56:00Z" w16du:dateUtc="2026-08-16T11:56:00Z">
        <w:r w:rsidRPr="004B3827">
          <w:rPr>
            <w:color w:val="EE0000"/>
            <w:sz w:val="26"/>
            <w:szCs w:val="26"/>
            <w:rPrChange w:id="586" w:author="Administrator" w:date="2026-08-16T18:56:00Z" w16du:dateUtc="2026-08-16T11:56:00Z">
              <w:rPr>
                <w:color w:val="000000" w:themeColor="text1"/>
                <w:sz w:val="26"/>
                <w:szCs w:val="26"/>
              </w:rPr>
            </w:rPrChange>
          </w:rPr>
          <w:t>Tính</w:t>
        </w:r>
        <w:proofErr w:type="spellEnd"/>
        <w:r w:rsidRPr="004B3827">
          <w:rPr>
            <w:color w:val="EE0000"/>
            <w:sz w:val="26"/>
            <w:szCs w:val="26"/>
            <w:rPrChange w:id="58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88" w:author="Administrator" w:date="2026-08-16T18:56:00Z" w16du:dateUtc="2026-08-16T11:56:00Z">
              <w:rPr>
                <w:color w:val="000000" w:themeColor="text1"/>
                <w:sz w:val="26"/>
                <w:szCs w:val="26"/>
              </w:rPr>
            </w:rPrChange>
          </w:rPr>
          <w:t>mới</w:t>
        </w:r>
        <w:proofErr w:type="spellEnd"/>
        <w:r w:rsidRPr="004B3827">
          <w:rPr>
            <w:color w:val="EE0000"/>
            <w:sz w:val="26"/>
            <w:szCs w:val="26"/>
            <w:rPrChange w:id="589"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90" w:author="Administrator" w:date="2026-08-16T18:56:00Z" w16du:dateUtc="2026-08-16T11:56:00Z">
              <w:rPr>
                <w:color w:val="000000" w:themeColor="text1"/>
                <w:sz w:val="26"/>
                <w:szCs w:val="26"/>
              </w:rPr>
            </w:rPrChange>
          </w:rPr>
          <w:t>được</w:t>
        </w:r>
        <w:proofErr w:type="spellEnd"/>
        <w:r w:rsidRPr="004B3827">
          <w:rPr>
            <w:color w:val="EE0000"/>
            <w:sz w:val="26"/>
            <w:szCs w:val="26"/>
            <w:rPrChange w:id="591"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92" w:author="Administrator" w:date="2026-08-16T18:56:00Z" w16du:dateUtc="2026-08-16T11:56:00Z">
              <w:rPr>
                <w:color w:val="000000" w:themeColor="text1"/>
                <w:sz w:val="26"/>
                <w:szCs w:val="26"/>
              </w:rPr>
            </w:rPrChange>
          </w:rPr>
          <w:t>thể</w:t>
        </w:r>
        <w:proofErr w:type="spellEnd"/>
        <w:r w:rsidRPr="004B3827">
          <w:rPr>
            <w:color w:val="EE0000"/>
            <w:sz w:val="26"/>
            <w:szCs w:val="26"/>
            <w:rPrChange w:id="593"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94" w:author="Administrator" w:date="2026-08-16T18:56:00Z" w16du:dateUtc="2026-08-16T11:56:00Z">
              <w:rPr>
                <w:color w:val="000000" w:themeColor="text1"/>
                <w:sz w:val="26"/>
                <w:szCs w:val="26"/>
              </w:rPr>
            </w:rPrChange>
          </w:rPr>
          <w:t>hiện</w:t>
        </w:r>
        <w:proofErr w:type="spellEnd"/>
        <w:r w:rsidRPr="004B3827">
          <w:rPr>
            <w:color w:val="EE0000"/>
            <w:sz w:val="26"/>
            <w:szCs w:val="26"/>
            <w:rPrChange w:id="595" w:author="Administrator" w:date="2026-08-16T18:56:00Z" w16du:dateUtc="2026-08-16T11:56:00Z">
              <w:rPr>
                <w:color w:val="000000" w:themeColor="text1"/>
                <w:sz w:val="26"/>
                <w:szCs w:val="26"/>
              </w:rPr>
            </w:rPrChange>
          </w:rPr>
          <w:t xml:space="preserve"> ở </w:t>
        </w:r>
        <w:proofErr w:type="spellStart"/>
        <w:r w:rsidRPr="004B3827">
          <w:rPr>
            <w:color w:val="EE0000"/>
            <w:sz w:val="26"/>
            <w:szCs w:val="26"/>
            <w:rPrChange w:id="596" w:author="Administrator" w:date="2026-08-16T18:56:00Z" w16du:dateUtc="2026-08-16T11:56:00Z">
              <w:rPr>
                <w:color w:val="000000" w:themeColor="text1"/>
                <w:sz w:val="26"/>
                <w:szCs w:val="26"/>
              </w:rPr>
            </w:rPrChange>
          </w:rPr>
          <w:t>năm</w:t>
        </w:r>
        <w:proofErr w:type="spellEnd"/>
        <w:r w:rsidRPr="004B3827">
          <w:rPr>
            <w:color w:val="EE0000"/>
            <w:sz w:val="26"/>
            <w:szCs w:val="26"/>
            <w:rPrChange w:id="597"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598" w:author="Administrator" w:date="2026-08-16T18:56:00Z" w16du:dateUtc="2026-08-16T11:56:00Z">
              <w:rPr>
                <w:color w:val="000000" w:themeColor="text1"/>
                <w:sz w:val="26"/>
                <w:szCs w:val="26"/>
              </w:rPr>
            </w:rPrChange>
          </w:rPr>
          <w:t>điểm</w:t>
        </w:r>
        <w:proofErr w:type="spellEnd"/>
        <w:r w:rsidRPr="004B3827">
          <w:rPr>
            <w:color w:val="EE0000"/>
            <w:sz w:val="26"/>
            <w:szCs w:val="26"/>
            <w:rPrChange w:id="599" w:author="Administrator" w:date="2026-08-16T18:56:00Z" w16du:dateUtc="2026-08-16T11:56:00Z">
              <w:rPr>
                <w:color w:val="000000" w:themeColor="text1"/>
                <w:sz w:val="26"/>
                <w:szCs w:val="26"/>
              </w:rPr>
            </w:rPrChange>
          </w:rPr>
          <w:t>:</w:t>
        </w:r>
      </w:ins>
    </w:p>
    <w:p w14:paraId="2B550426" w14:textId="77777777" w:rsidR="004B3827" w:rsidRDefault="004B3827" w:rsidP="004B3827">
      <w:pPr>
        <w:pStyle w:val="ListParagraph"/>
        <w:numPr>
          <w:ilvl w:val="0"/>
          <w:numId w:val="81"/>
        </w:numPr>
        <w:spacing w:after="120"/>
        <w:jc w:val="both"/>
        <w:rPr>
          <w:ins w:id="600" w:author="Administrator" w:date="2026-08-16T18:57:00Z" w16du:dateUtc="2026-08-16T11:57:00Z"/>
          <w:color w:val="EE0000"/>
        </w:rPr>
      </w:pPr>
      <w:proofErr w:type="spellStart"/>
      <w:ins w:id="601" w:author="Administrator" w:date="2026-08-16T18:56:00Z" w16du:dateUtc="2026-08-16T11:56:00Z">
        <w:r w:rsidRPr="004B3827">
          <w:rPr>
            <w:color w:val="EE0000"/>
            <w:rPrChange w:id="602" w:author="Administrator" w:date="2026-08-16T18:57:00Z" w16du:dateUtc="2026-08-16T11:57:00Z">
              <w:rPr>
                <w:color w:val="000000" w:themeColor="text1"/>
              </w:rPr>
            </w:rPrChange>
          </w:rPr>
          <w:t>Thứ</w:t>
        </w:r>
        <w:proofErr w:type="spellEnd"/>
        <w:r w:rsidRPr="004B3827">
          <w:rPr>
            <w:color w:val="EE0000"/>
            <w:rPrChange w:id="603" w:author="Administrator" w:date="2026-08-16T18:57:00Z" w16du:dateUtc="2026-08-16T11:57:00Z">
              <w:rPr>
                <w:color w:val="000000" w:themeColor="text1"/>
              </w:rPr>
            </w:rPrChange>
          </w:rPr>
          <w:t xml:space="preserve"> </w:t>
        </w:r>
        <w:proofErr w:type="spellStart"/>
        <w:r w:rsidRPr="004B3827">
          <w:rPr>
            <w:color w:val="EE0000"/>
            <w:rPrChange w:id="604" w:author="Administrator" w:date="2026-08-16T18:57:00Z" w16du:dateUtc="2026-08-16T11:57:00Z">
              <w:rPr>
                <w:color w:val="000000" w:themeColor="text1"/>
              </w:rPr>
            </w:rPrChange>
          </w:rPr>
          <w:t>nhất</w:t>
        </w:r>
        <w:proofErr w:type="spellEnd"/>
        <w:r w:rsidRPr="004B3827">
          <w:rPr>
            <w:color w:val="EE0000"/>
            <w:rPrChange w:id="605" w:author="Administrator" w:date="2026-08-16T18:57:00Z" w16du:dateUtc="2026-08-16T11:57:00Z">
              <w:rPr>
                <w:color w:val="000000" w:themeColor="text1"/>
              </w:rPr>
            </w:rPrChange>
          </w:rPr>
          <w:t xml:space="preserve">, Knowledge Graph </w:t>
        </w:r>
        <w:proofErr w:type="spellStart"/>
        <w:r w:rsidRPr="004B3827">
          <w:rPr>
            <w:color w:val="EE0000"/>
            <w:rPrChange w:id="606" w:author="Administrator" w:date="2026-08-16T18:57:00Z" w16du:dateUtc="2026-08-16T11:57:00Z">
              <w:rPr>
                <w:color w:val="000000" w:themeColor="text1"/>
              </w:rPr>
            </w:rPrChange>
          </w:rPr>
          <w:t>đa</w:t>
        </w:r>
        <w:proofErr w:type="spellEnd"/>
        <w:r w:rsidRPr="004B3827">
          <w:rPr>
            <w:color w:val="EE0000"/>
            <w:rPrChange w:id="607" w:author="Administrator" w:date="2026-08-16T18:57:00Z" w16du:dateUtc="2026-08-16T11:57:00Z">
              <w:rPr>
                <w:color w:val="000000" w:themeColor="text1"/>
              </w:rPr>
            </w:rPrChange>
          </w:rPr>
          <w:t xml:space="preserve"> </w:t>
        </w:r>
        <w:proofErr w:type="spellStart"/>
        <w:r w:rsidRPr="004B3827">
          <w:rPr>
            <w:color w:val="EE0000"/>
            <w:rPrChange w:id="608" w:author="Administrator" w:date="2026-08-16T18:57:00Z" w16du:dateUtc="2026-08-16T11:57:00Z">
              <w:rPr>
                <w:color w:val="000000" w:themeColor="text1"/>
              </w:rPr>
            </w:rPrChange>
          </w:rPr>
          <w:t>chiều</w:t>
        </w:r>
        <w:proofErr w:type="spellEnd"/>
        <w:r w:rsidRPr="004B3827">
          <w:rPr>
            <w:color w:val="EE0000"/>
            <w:rPrChange w:id="609" w:author="Administrator" w:date="2026-08-16T18:57:00Z" w16du:dateUtc="2026-08-16T11:57:00Z">
              <w:rPr>
                <w:color w:val="000000" w:themeColor="text1"/>
              </w:rPr>
            </w:rPrChange>
          </w:rPr>
          <w:t xml:space="preserve">. VI CONNECT </w:t>
        </w:r>
        <w:proofErr w:type="spellStart"/>
        <w:r w:rsidRPr="004B3827">
          <w:rPr>
            <w:color w:val="EE0000"/>
            <w:rPrChange w:id="610" w:author="Administrator" w:date="2026-08-16T18:57:00Z" w16du:dateUtc="2026-08-16T11:57:00Z">
              <w:rPr>
                <w:color w:val="000000" w:themeColor="text1"/>
              </w:rPr>
            </w:rPrChange>
          </w:rPr>
          <w:t>không</w:t>
        </w:r>
        <w:proofErr w:type="spellEnd"/>
        <w:r w:rsidRPr="004B3827">
          <w:rPr>
            <w:color w:val="EE0000"/>
            <w:rPrChange w:id="611" w:author="Administrator" w:date="2026-08-16T18:57:00Z" w16du:dateUtc="2026-08-16T11:57:00Z">
              <w:rPr>
                <w:color w:val="000000" w:themeColor="text1"/>
              </w:rPr>
            </w:rPrChange>
          </w:rPr>
          <w:t xml:space="preserve"> </w:t>
        </w:r>
        <w:proofErr w:type="spellStart"/>
        <w:r w:rsidRPr="004B3827">
          <w:rPr>
            <w:color w:val="EE0000"/>
            <w:rPrChange w:id="612" w:author="Administrator" w:date="2026-08-16T18:57:00Z" w16du:dateUtc="2026-08-16T11:57:00Z">
              <w:rPr>
                <w:color w:val="000000" w:themeColor="text1"/>
              </w:rPr>
            </w:rPrChange>
          </w:rPr>
          <w:t>chỉ</w:t>
        </w:r>
        <w:proofErr w:type="spellEnd"/>
        <w:r w:rsidRPr="004B3827">
          <w:rPr>
            <w:color w:val="EE0000"/>
            <w:rPrChange w:id="613" w:author="Administrator" w:date="2026-08-16T18:57:00Z" w16du:dateUtc="2026-08-16T11:57:00Z">
              <w:rPr>
                <w:color w:val="000000" w:themeColor="text1"/>
              </w:rPr>
            </w:rPrChange>
          </w:rPr>
          <w:t xml:space="preserve"> </w:t>
        </w:r>
        <w:proofErr w:type="spellStart"/>
        <w:r w:rsidRPr="004B3827">
          <w:rPr>
            <w:color w:val="EE0000"/>
            <w:rPrChange w:id="614" w:author="Administrator" w:date="2026-08-16T18:57:00Z" w16du:dateUtc="2026-08-16T11:57:00Z">
              <w:rPr>
                <w:color w:val="000000" w:themeColor="text1"/>
              </w:rPr>
            </w:rPrChange>
          </w:rPr>
          <w:t>quản</w:t>
        </w:r>
        <w:proofErr w:type="spellEnd"/>
        <w:r w:rsidRPr="004B3827">
          <w:rPr>
            <w:color w:val="EE0000"/>
            <w:rPrChange w:id="615" w:author="Administrator" w:date="2026-08-16T18:57:00Z" w16du:dateUtc="2026-08-16T11:57:00Z">
              <w:rPr>
                <w:color w:val="000000" w:themeColor="text1"/>
              </w:rPr>
            </w:rPrChange>
          </w:rPr>
          <w:t xml:space="preserve"> </w:t>
        </w:r>
        <w:proofErr w:type="spellStart"/>
        <w:r w:rsidRPr="004B3827">
          <w:rPr>
            <w:color w:val="EE0000"/>
            <w:rPrChange w:id="616" w:author="Administrator" w:date="2026-08-16T18:57:00Z" w16du:dateUtc="2026-08-16T11:57:00Z">
              <w:rPr>
                <w:color w:val="000000" w:themeColor="text1"/>
              </w:rPr>
            </w:rPrChange>
          </w:rPr>
          <w:t>lý</w:t>
        </w:r>
        <w:proofErr w:type="spellEnd"/>
        <w:r w:rsidRPr="004B3827">
          <w:rPr>
            <w:color w:val="EE0000"/>
            <w:rPrChange w:id="617" w:author="Administrator" w:date="2026-08-16T18:57:00Z" w16du:dateUtc="2026-08-16T11:57:00Z">
              <w:rPr>
                <w:color w:val="000000" w:themeColor="text1"/>
              </w:rPr>
            </w:rPrChange>
          </w:rPr>
          <w:t xml:space="preserve"> </w:t>
        </w:r>
        <w:proofErr w:type="spellStart"/>
        <w:r w:rsidRPr="004B3827">
          <w:rPr>
            <w:color w:val="EE0000"/>
            <w:rPrChange w:id="618" w:author="Administrator" w:date="2026-08-16T18:57:00Z" w16du:dateUtc="2026-08-16T11:57:00Z">
              <w:rPr>
                <w:color w:val="000000" w:themeColor="text1"/>
              </w:rPr>
            </w:rPrChange>
          </w:rPr>
          <w:t>hồ</w:t>
        </w:r>
        <w:proofErr w:type="spellEnd"/>
        <w:r w:rsidRPr="004B3827">
          <w:rPr>
            <w:color w:val="EE0000"/>
            <w:rPrChange w:id="619" w:author="Administrator" w:date="2026-08-16T18:57:00Z" w16du:dateUtc="2026-08-16T11:57:00Z">
              <w:rPr>
                <w:color w:val="000000" w:themeColor="text1"/>
              </w:rPr>
            </w:rPrChange>
          </w:rPr>
          <w:t xml:space="preserve"> </w:t>
        </w:r>
        <w:proofErr w:type="spellStart"/>
        <w:r w:rsidRPr="004B3827">
          <w:rPr>
            <w:color w:val="EE0000"/>
            <w:rPrChange w:id="620" w:author="Administrator" w:date="2026-08-16T18:57:00Z" w16du:dateUtc="2026-08-16T11:57:00Z">
              <w:rPr>
                <w:color w:val="000000" w:themeColor="text1"/>
              </w:rPr>
            </w:rPrChange>
          </w:rPr>
          <w:t>sơ</w:t>
        </w:r>
        <w:proofErr w:type="spellEnd"/>
        <w:r w:rsidRPr="004B3827">
          <w:rPr>
            <w:color w:val="EE0000"/>
            <w:rPrChange w:id="621" w:author="Administrator" w:date="2026-08-16T18:57:00Z" w16du:dateUtc="2026-08-16T11:57:00Z">
              <w:rPr>
                <w:color w:val="000000" w:themeColor="text1"/>
              </w:rPr>
            </w:rPrChange>
          </w:rPr>
          <w:t xml:space="preserve"> </w:t>
        </w:r>
        <w:proofErr w:type="spellStart"/>
        <w:r w:rsidRPr="004B3827">
          <w:rPr>
            <w:color w:val="EE0000"/>
            <w:rPrChange w:id="622" w:author="Administrator" w:date="2026-08-16T18:57:00Z" w16du:dateUtc="2026-08-16T11:57:00Z">
              <w:rPr>
                <w:color w:val="000000" w:themeColor="text1"/>
              </w:rPr>
            </w:rPrChange>
          </w:rPr>
          <w:t>chuyên</w:t>
        </w:r>
        <w:proofErr w:type="spellEnd"/>
        <w:r w:rsidRPr="004B3827">
          <w:rPr>
            <w:color w:val="EE0000"/>
            <w:rPrChange w:id="623" w:author="Administrator" w:date="2026-08-16T18:57:00Z" w16du:dateUtc="2026-08-16T11:57:00Z">
              <w:rPr>
                <w:color w:val="000000" w:themeColor="text1"/>
              </w:rPr>
            </w:rPrChange>
          </w:rPr>
          <w:t xml:space="preserve"> </w:t>
        </w:r>
        <w:proofErr w:type="spellStart"/>
        <w:r w:rsidRPr="004B3827">
          <w:rPr>
            <w:color w:val="EE0000"/>
            <w:rPrChange w:id="624" w:author="Administrator" w:date="2026-08-16T18:57:00Z" w16du:dateUtc="2026-08-16T11:57:00Z">
              <w:rPr>
                <w:color w:val="000000" w:themeColor="text1"/>
              </w:rPr>
            </w:rPrChange>
          </w:rPr>
          <w:t>gia</w:t>
        </w:r>
        <w:proofErr w:type="spellEnd"/>
        <w:r w:rsidRPr="004B3827">
          <w:rPr>
            <w:color w:val="EE0000"/>
            <w:rPrChange w:id="625" w:author="Administrator" w:date="2026-08-16T18:57:00Z" w16du:dateUtc="2026-08-16T11:57:00Z">
              <w:rPr>
                <w:color w:val="000000" w:themeColor="text1"/>
              </w:rPr>
            </w:rPrChange>
          </w:rPr>
          <w:t xml:space="preserve"> </w:t>
        </w:r>
        <w:proofErr w:type="spellStart"/>
        <w:r w:rsidRPr="004B3827">
          <w:rPr>
            <w:color w:val="EE0000"/>
            <w:rPrChange w:id="626" w:author="Administrator" w:date="2026-08-16T18:57:00Z" w16du:dateUtc="2026-08-16T11:57:00Z">
              <w:rPr>
                <w:color w:val="000000" w:themeColor="text1"/>
              </w:rPr>
            </w:rPrChange>
          </w:rPr>
          <w:t>mà</w:t>
        </w:r>
        <w:proofErr w:type="spellEnd"/>
        <w:r w:rsidRPr="004B3827">
          <w:rPr>
            <w:color w:val="EE0000"/>
            <w:rPrChange w:id="627" w:author="Administrator" w:date="2026-08-16T18:57:00Z" w16du:dateUtc="2026-08-16T11:57:00Z">
              <w:rPr>
                <w:color w:val="000000" w:themeColor="text1"/>
              </w:rPr>
            </w:rPrChange>
          </w:rPr>
          <w:t xml:space="preserve"> </w:t>
        </w:r>
        <w:proofErr w:type="spellStart"/>
        <w:r w:rsidRPr="004B3827">
          <w:rPr>
            <w:color w:val="EE0000"/>
            <w:rPrChange w:id="628" w:author="Administrator" w:date="2026-08-16T18:57:00Z" w16du:dateUtc="2026-08-16T11:57:00Z">
              <w:rPr>
                <w:color w:val="000000" w:themeColor="text1"/>
              </w:rPr>
            </w:rPrChange>
          </w:rPr>
          <w:t>liên</w:t>
        </w:r>
        <w:proofErr w:type="spellEnd"/>
        <w:r w:rsidRPr="004B3827">
          <w:rPr>
            <w:color w:val="EE0000"/>
            <w:rPrChange w:id="629" w:author="Administrator" w:date="2026-08-16T18:57:00Z" w16du:dateUtc="2026-08-16T11:57:00Z">
              <w:rPr>
                <w:color w:val="000000" w:themeColor="text1"/>
              </w:rPr>
            </w:rPrChange>
          </w:rPr>
          <w:t xml:space="preserve"> </w:t>
        </w:r>
        <w:proofErr w:type="spellStart"/>
        <w:r w:rsidRPr="004B3827">
          <w:rPr>
            <w:color w:val="EE0000"/>
            <w:rPrChange w:id="630" w:author="Administrator" w:date="2026-08-16T18:57:00Z" w16du:dateUtc="2026-08-16T11:57:00Z">
              <w:rPr>
                <w:color w:val="000000" w:themeColor="text1"/>
              </w:rPr>
            </w:rPrChange>
          </w:rPr>
          <w:t>kết</w:t>
        </w:r>
        <w:proofErr w:type="spellEnd"/>
        <w:r w:rsidRPr="004B3827">
          <w:rPr>
            <w:color w:val="EE0000"/>
            <w:rPrChange w:id="631" w:author="Administrator" w:date="2026-08-16T18:57:00Z" w16du:dateUtc="2026-08-16T11:57:00Z">
              <w:rPr>
                <w:color w:val="000000" w:themeColor="text1"/>
              </w:rPr>
            </w:rPrChange>
          </w:rPr>
          <w:t xml:space="preserve"> </w:t>
        </w:r>
        <w:proofErr w:type="spellStart"/>
        <w:r w:rsidRPr="004B3827">
          <w:rPr>
            <w:color w:val="EE0000"/>
            <w:rPrChange w:id="632" w:author="Administrator" w:date="2026-08-16T18:57:00Z" w16du:dateUtc="2026-08-16T11:57:00Z">
              <w:rPr>
                <w:color w:val="000000" w:themeColor="text1"/>
              </w:rPr>
            </w:rPrChange>
          </w:rPr>
          <w:t>đồng</w:t>
        </w:r>
        <w:proofErr w:type="spellEnd"/>
        <w:r w:rsidRPr="004B3827">
          <w:rPr>
            <w:color w:val="EE0000"/>
            <w:rPrChange w:id="633" w:author="Administrator" w:date="2026-08-16T18:57:00Z" w16du:dateUtc="2026-08-16T11:57:00Z">
              <w:rPr>
                <w:color w:val="000000" w:themeColor="text1"/>
              </w:rPr>
            </w:rPrChange>
          </w:rPr>
          <w:t xml:space="preserve"> </w:t>
        </w:r>
        <w:proofErr w:type="spellStart"/>
        <w:r w:rsidRPr="004B3827">
          <w:rPr>
            <w:color w:val="EE0000"/>
            <w:rPrChange w:id="634" w:author="Administrator" w:date="2026-08-16T18:57:00Z" w16du:dateUtc="2026-08-16T11:57:00Z">
              <w:rPr>
                <w:color w:val="000000" w:themeColor="text1"/>
              </w:rPr>
            </w:rPrChange>
          </w:rPr>
          <w:t>thời</w:t>
        </w:r>
        <w:proofErr w:type="spellEnd"/>
        <w:r w:rsidRPr="004B3827">
          <w:rPr>
            <w:color w:val="EE0000"/>
            <w:rPrChange w:id="635" w:author="Administrator" w:date="2026-08-16T18:57:00Z" w16du:dateUtc="2026-08-16T11:57:00Z">
              <w:rPr>
                <w:color w:val="000000" w:themeColor="text1"/>
              </w:rPr>
            </w:rPrChange>
          </w:rPr>
          <w:t xml:space="preserve"> People – Assets – Opportunities – Projects – Funding – Impact.</w:t>
        </w:r>
      </w:ins>
    </w:p>
    <w:p w14:paraId="1382BFE4" w14:textId="77777777" w:rsidR="004B3827" w:rsidRDefault="004B3827" w:rsidP="004B3827">
      <w:pPr>
        <w:pStyle w:val="ListParagraph"/>
        <w:numPr>
          <w:ilvl w:val="0"/>
          <w:numId w:val="81"/>
        </w:numPr>
        <w:spacing w:after="120"/>
        <w:jc w:val="both"/>
        <w:rPr>
          <w:ins w:id="636" w:author="Administrator" w:date="2026-08-16T18:57:00Z" w16du:dateUtc="2026-08-16T11:57:00Z"/>
          <w:color w:val="EE0000"/>
        </w:rPr>
      </w:pPr>
      <w:proofErr w:type="spellStart"/>
      <w:ins w:id="637" w:author="Administrator" w:date="2026-08-16T18:56:00Z" w16du:dateUtc="2026-08-16T11:56:00Z">
        <w:r w:rsidRPr="004B3827">
          <w:rPr>
            <w:color w:val="EE0000"/>
            <w:rPrChange w:id="638" w:author="Administrator" w:date="2026-08-16T18:57:00Z" w16du:dateUtc="2026-08-16T11:57:00Z">
              <w:rPr>
                <w:color w:val="000000" w:themeColor="text1"/>
              </w:rPr>
            </w:rPrChange>
          </w:rPr>
          <w:t>Thứ</w:t>
        </w:r>
        <w:proofErr w:type="spellEnd"/>
        <w:r w:rsidRPr="004B3827">
          <w:rPr>
            <w:color w:val="EE0000"/>
            <w:rPrChange w:id="639" w:author="Administrator" w:date="2026-08-16T18:57:00Z" w16du:dateUtc="2026-08-16T11:57:00Z">
              <w:rPr>
                <w:color w:val="000000" w:themeColor="text1"/>
              </w:rPr>
            </w:rPrChange>
          </w:rPr>
          <w:t xml:space="preserve"> </w:t>
        </w:r>
        <w:proofErr w:type="spellStart"/>
        <w:r w:rsidRPr="004B3827">
          <w:rPr>
            <w:color w:val="EE0000"/>
            <w:rPrChange w:id="640" w:author="Administrator" w:date="2026-08-16T18:57:00Z" w16du:dateUtc="2026-08-16T11:57:00Z">
              <w:rPr>
                <w:color w:val="000000" w:themeColor="text1"/>
              </w:rPr>
            </w:rPrChange>
          </w:rPr>
          <w:t>hai</w:t>
        </w:r>
        <w:proofErr w:type="spellEnd"/>
        <w:r w:rsidRPr="004B3827">
          <w:rPr>
            <w:color w:val="EE0000"/>
            <w:rPrChange w:id="641" w:author="Administrator" w:date="2026-08-16T18:57:00Z" w16du:dateUtc="2026-08-16T11:57:00Z">
              <w:rPr>
                <w:color w:val="000000" w:themeColor="text1"/>
              </w:rPr>
            </w:rPrChange>
          </w:rPr>
          <w:t xml:space="preserve">, Explainable Scientific Matching. </w:t>
        </w:r>
        <w:proofErr w:type="spellStart"/>
        <w:r w:rsidRPr="004B3827">
          <w:rPr>
            <w:color w:val="EE0000"/>
            <w:rPrChange w:id="642" w:author="Administrator" w:date="2026-08-16T18:57:00Z" w16du:dateUtc="2026-08-16T11:57:00Z">
              <w:rPr>
                <w:color w:val="000000" w:themeColor="text1"/>
              </w:rPr>
            </w:rPrChange>
          </w:rPr>
          <w:t>Hệ</w:t>
        </w:r>
        <w:proofErr w:type="spellEnd"/>
        <w:r w:rsidRPr="004B3827">
          <w:rPr>
            <w:color w:val="EE0000"/>
            <w:rPrChange w:id="643" w:author="Administrator" w:date="2026-08-16T18:57:00Z" w16du:dateUtc="2026-08-16T11:57:00Z">
              <w:rPr>
                <w:color w:val="000000" w:themeColor="text1"/>
              </w:rPr>
            </w:rPrChange>
          </w:rPr>
          <w:t xml:space="preserve"> </w:t>
        </w:r>
        <w:proofErr w:type="spellStart"/>
        <w:r w:rsidRPr="004B3827">
          <w:rPr>
            <w:color w:val="EE0000"/>
            <w:rPrChange w:id="644" w:author="Administrator" w:date="2026-08-16T18:57:00Z" w16du:dateUtc="2026-08-16T11:57:00Z">
              <w:rPr>
                <w:color w:val="000000" w:themeColor="text1"/>
              </w:rPr>
            </w:rPrChange>
          </w:rPr>
          <w:t>thống</w:t>
        </w:r>
        <w:proofErr w:type="spellEnd"/>
        <w:r w:rsidRPr="004B3827">
          <w:rPr>
            <w:color w:val="EE0000"/>
            <w:rPrChange w:id="645" w:author="Administrator" w:date="2026-08-16T18:57:00Z" w16du:dateUtc="2026-08-16T11:57:00Z">
              <w:rPr>
                <w:color w:val="000000" w:themeColor="text1"/>
              </w:rPr>
            </w:rPrChange>
          </w:rPr>
          <w:t xml:space="preserve"> </w:t>
        </w:r>
        <w:proofErr w:type="spellStart"/>
        <w:r w:rsidRPr="004B3827">
          <w:rPr>
            <w:color w:val="EE0000"/>
            <w:rPrChange w:id="646" w:author="Administrator" w:date="2026-08-16T18:57:00Z" w16du:dateUtc="2026-08-16T11:57:00Z">
              <w:rPr>
                <w:color w:val="000000" w:themeColor="text1"/>
              </w:rPr>
            </w:rPrChange>
          </w:rPr>
          <w:t>không</w:t>
        </w:r>
        <w:proofErr w:type="spellEnd"/>
        <w:r w:rsidRPr="004B3827">
          <w:rPr>
            <w:color w:val="EE0000"/>
            <w:rPrChange w:id="647" w:author="Administrator" w:date="2026-08-16T18:57:00Z" w16du:dateUtc="2026-08-16T11:57:00Z">
              <w:rPr>
                <w:color w:val="000000" w:themeColor="text1"/>
              </w:rPr>
            </w:rPrChange>
          </w:rPr>
          <w:t xml:space="preserve"> </w:t>
        </w:r>
        <w:proofErr w:type="spellStart"/>
        <w:r w:rsidRPr="004B3827">
          <w:rPr>
            <w:color w:val="EE0000"/>
            <w:rPrChange w:id="648" w:author="Administrator" w:date="2026-08-16T18:57:00Z" w16du:dateUtc="2026-08-16T11:57:00Z">
              <w:rPr>
                <w:color w:val="000000" w:themeColor="text1"/>
              </w:rPr>
            </w:rPrChange>
          </w:rPr>
          <w:t>chỉ</w:t>
        </w:r>
        <w:proofErr w:type="spellEnd"/>
        <w:r w:rsidRPr="004B3827">
          <w:rPr>
            <w:color w:val="EE0000"/>
            <w:rPrChange w:id="649" w:author="Administrator" w:date="2026-08-16T18:57:00Z" w16du:dateUtc="2026-08-16T11:57:00Z">
              <w:rPr>
                <w:color w:val="000000" w:themeColor="text1"/>
              </w:rPr>
            </w:rPrChange>
          </w:rPr>
          <w:t xml:space="preserve"> </w:t>
        </w:r>
        <w:proofErr w:type="spellStart"/>
        <w:r w:rsidRPr="004B3827">
          <w:rPr>
            <w:color w:val="EE0000"/>
            <w:rPrChange w:id="650" w:author="Administrator" w:date="2026-08-16T18:57:00Z" w16du:dateUtc="2026-08-16T11:57:00Z">
              <w:rPr>
                <w:color w:val="000000" w:themeColor="text1"/>
              </w:rPr>
            </w:rPrChange>
          </w:rPr>
          <w:t>trả</w:t>
        </w:r>
        <w:proofErr w:type="spellEnd"/>
        <w:r w:rsidRPr="004B3827">
          <w:rPr>
            <w:color w:val="EE0000"/>
            <w:rPrChange w:id="651" w:author="Administrator" w:date="2026-08-16T18:57:00Z" w16du:dateUtc="2026-08-16T11:57:00Z">
              <w:rPr>
                <w:color w:val="000000" w:themeColor="text1"/>
              </w:rPr>
            </w:rPrChange>
          </w:rPr>
          <w:t xml:space="preserve"> </w:t>
        </w:r>
        <w:proofErr w:type="spellStart"/>
        <w:r w:rsidRPr="004B3827">
          <w:rPr>
            <w:color w:val="EE0000"/>
            <w:rPrChange w:id="652" w:author="Administrator" w:date="2026-08-16T18:57:00Z" w16du:dateUtc="2026-08-16T11:57:00Z">
              <w:rPr>
                <w:color w:val="000000" w:themeColor="text1"/>
              </w:rPr>
            </w:rPrChange>
          </w:rPr>
          <w:t>về</w:t>
        </w:r>
        <w:proofErr w:type="spellEnd"/>
        <w:r w:rsidRPr="004B3827">
          <w:rPr>
            <w:color w:val="EE0000"/>
            <w:rPrChange w:id="653" w:author="Administrator" w:date="2026-08-16T18:57:00Z" w16du:dateUtc="2026-08-16T11:57:00Z">
              <w:rPr>
                <w:color w:val="000000" w:themeColor="text1"/>
              </w:rPr>
            </w:rPrChange>
          </w:rPr>
          <w:t xml:space="preserve"> </w:t>
        </w:r>
        <w:proofErr w:type="spellStart"/>
        <w:r w:rsidRPr="004B3827">
          <w:rPr>
            <w:color w:val="EE0000"/>
            <w:rPrChange w:id="654" w:author="Administrator" w:date="2026-08-16T18:57:00Z" w16du:dateUtc="2026-08-16T11:57:00Z">
              <w:rPr>
                <w:color w:val="000000" w:themeColor="text1"/>
              </w:rPr>
            </w:rPrChange>
          </w:rPr>
          <w:t>kết</w:t>
        </w:r>
        <w:proofErr w:type="spellEnd"/>
        <w:r w:rsidRPr="004B3827">
          <w:rPr>
            <w:color w:val="EE0000"/>
            <w:rPrChange w:id="655" w:author="Administrator" w:date="2026-08-16T18:57:00Z" w16du:dateUtc="2026-08-16T11:57:00Z">
              <w:rPr>
                <w:color w:val="000000" w:themeColor="text1"/>
              </w:rPr>
            </w:rPrChange>
          </w:rPr>
          <w:t xml:space="preserve"> </w:t>
        </w:r>
        <w:proofErr w:type="spellStart"/>
        <w:r w:rsidRPr="004B3827">
          <w:rPr>
            <w:color w:val="EE0000"/>
            <w:rPrChange w:id="656" w:author="Administrator" w:date="2026-08-16T18:57:00Z" w16du:dateUtc="2026-08-16T11:57:00Z">
              <w:rPr>
                <w:color w:val="000000" w:themeColor="text1"/>
              </w:rPr>
            </w:rPrChange>
          </w:rPr>
          <w:t>quả</w:t>
        </w:r>
        <w:proofErr w:type="spellEnd"/>
        <w:r w:rsidRPr="004B3827">
          <w:rPr>
            <w:color w:val="EE0000"/>
            <w:rPrChange w:id="657" w:author="Administrator" w:date="2026-08-16T18:57:00Z" w16du:dateUtc="2026-08-16T11:57:00Z">
              <w:rPr>
                <w:color w:val="000000" w:themeColor="text1"/>
              </w:rPr>
            </w:rPrChange>
          </w:rPr>
          <w:t xml:space="preserve"> </w:t>
        </w:r>
        <w:proofErr w:type="spellStart"/>
        <w:r w:rsidRPr="004B3827">
          <w:rPr>
            <w:color w:val="EE0000"/>
            <w:rPrChange w:id="658" w:author="Administrator" w:date="2026-08-16T18:57:00Z" w16du:dateUtc="2026-08-16T11:57:00Z">
              <w:rPr>
                <w:color w:val="000000" w:themeColor="text1"/>
              </w:rPr>
            </w:rPrChange>
          </w:rPr>
          <w:t>tìm</w:t>
        </w:r>
        <w:proofErr w:type="spellEnd"/>
        <w:r w:rsidRPr="004B3827">
          <w:rPr>
            <w:color w:val="EE0000"/>
            <w:rPrChange w:id="659" w:author="Administrator" w:date="2026-08-16T18:57:00Z" w16du:dateUtc="2026-08-16T11:57:00Z">
              <w:rPr>
                <w:color w:val="000000" w:themeColor="text1"/>
              </w:rPr>
            </w:rPrChange>
          </w:rPr>
          <w:t xml:space="preserve"> </w:t>
        </w:r>
        <w:proofErr w:type="spellStart"/>
        <w:r w:rsidRPr="004B3827">
          <w:rPr>
            <w:color w:val="EE0000"/>
            <w:rPrChange w:id="660" w:author="Administrator" w:date="2026-08-16T18:57:00Z" w16du:dateUtc="2026-08-16T11:57:00Z">
              <w:rPr>
                <w:color w:val="000000" w:themeColor="text1"/>
              </w:rPr>
            </w:rPrChange>
          </w:rPr>
          <w:t>kiếm</w:t>
        </w:r>
        <w:proofErr w:type="spellEnd"/>
        <w:r w:rsidRPr="004B3827">
          <w:rPr>
            <w:color w:val="EE0000"/>
            <w:rPrChange w:id="661" w:author="Administrator" w:date="2026-08-16T18:57:00Z" w16du:dateUtc="2026-08-16T11:57:00Z">
              <w:rPr>
                <w:color w:val="000000" w:themeColor="text1"/>
              </w:rPr>
            </w:rPrChange>
          </w:rPr>
          <w:t xml:space="preserve"> </w:t>
        </w:r>
        <w:proofErr w:type="spellStart"/>
        <w:r w:rsidRPr="004B3827">
          <w:rPr>
            <w:color w:val="EE0000"/>
            <w:rPrChange w:id="662" w:author="Administrator" w:date="2026-08-16T18:57:00Z" w16du:dateUtc="2026-08-16T11:57:00Z">
              <w:rPr>
                <w:color w:val="000000" w:themeColor="text1"/>
              </w:rPr>
            </w:rPrChange>
          </w:rPr>
          <w:t>mà</w:t>
        </w:r>
        <w:proofErr w:type="spellEnd"/>
        <w:r w:rsidRPr="004B3827">
          <w:rPr>
            <w:color w:val="EE0000"/>
            <w:rPrChange w:id="663" w:author="Administrator" w:date="2026-08-16T18:57:00Z" w16du:dateUtc="2026-08-16T11:57:00Z">
              <w:rPr>
                <w:color w:val="000000" w:themeColor="text1"/>
              </w:rPr>
            </w:rPrChange>
          </w:rPr>
          <w:t xml:space="preserve"> </w:t>
        </w:r>
        <w:proofErr w:type="spellStart"/>
        <w:r w:rsidRPr="004B3827">
          <w:rPr>
            <w:color w:val="EE0000"/>
            <w:rPrChange w:id="664" w:author="Administrator" w:date="2026-08-16T18:57:00Z" w16du:dateUtc="2026-08-16T11:57:00Z">
              <w:rPr>
                <w:color w:val="000000" w:themeColor="text1"/>
              </w:rPr>
            </w:rPrChange>
          </w:rPr>
          <w:t>xếp</w:t>
        </w:r>
        <w:proofErr w:type="spellEnd"/>
        <w:r w:rsidRPr="004B3827">
          <w:rPr>
            <w:color w:val="EE0000"/>
            <w:rPrChange w:id="665" w:author="Administrator" w:date="2026-08-16T18:57:00Z" w16du:dateUtc="2026-08-16T11:57:00Z">
              <w:rPr>
                <w:color w:val="000000" w:themeColor="text1"/>
              </w:rPr>
            </w:rPrChange>
          </w:rPr>
          <w:t xml:space="preserve"> </w:t>
        </w:r>
        <w:proofErr w:type="spellStart"/>
        <w:r w:rsidRPr="004B3827">
          <w:rPr>
            <w:color w:val="EE0000"/>
            <w:rPrChange w:id="666" w:author="Administrator" w:date="2026-08-16T18:57:00Z" w16du:dateUtc="2026-08-16T11:57:00Z">
              <w:rPr>
                <w:color w:val="000000" w:themeColor="text1"/>
              </w:rPr>
            </w:rPrChange>
          </w:rPr>
          <w:t>hạng</w:t>
        </w:r>
        <w:proofErr w:type="spellEnd"/>
        <w:r w:rsidRPr="004B3827">
          <w:rPr>
            <w:color w:val="EE0000"/>
            <w:rPrChange w:id="667" w:author="Administrator" w:date="2026-08-16T18:57:00Z" w16du:dateUtc="2026-08-16T11:57:00Z">
              <w:rPr>
                <w:color w:val="000000" w:themeColor="text1"/>
              </w:rPr>
            </w:rPrChange>
          </w:rPr>
          <w:t xml:space="preserve"> </w:t>
        </w:r>
        <w:proofErr w:type="spellStart"/>
        <w:r w:rsidRPr="004B3827">
          <w:rPr>
            <w:color w:val="EE0000"/>
            <w:rPrChange w:id="668" w:author="Administrator" w:date="2026-08-16T18:57:00Z" w16du:dateUtc="2026-08-16T11:57:00Z">
              <w:rPr>
                <w:color w:val="000000" w:themeColor="text1"/>
              </w:rPr>
            </w:rPrChange>
          </w:rPr>
          <w:t>mức</w:t>
        </w:r>
        <w:proofErr w:type="spellEnd"/>
        <w:r w:rsidRPr="004B3827">
          <w:rPr>
            <w:color w:val="EE0000"/>
            <w:rPrChange w:id="669" w:author="Administrator" w:date="2026-08-16T18:57:00Z" w16du:dateUtc="2026-08-16T11:57:00Z">
              <w:rPr>
                <w:color w:val="000000" w:themeColor="text1"/>
              </w:rPr>
            </w:rPrChange>
          </w:rPr>
          <w:t xml:space="preserve"> </w:t>
        </w:r>
        <w:proofErr w:type="spellStart"/>
        <w:r w:rsidRPr="004B3827">
          <w:rPr>
            <w:color w:val="EE0000"/>
            <w:rPrChange w:id="670" w:author="Administrator" w:date="2026-08-16T18:57:00Z" w16du:dateUtc="2026-08-16T11:57:00Z">
              <w:rPr>
                <w:color w:val="000000" w:themeColor="text1"/>
              </w:rPr>
            </w:rPrChange>
          </w:rPr>
          <w:t>độ</w:t>
        </w:r>
        <w:proofErr w:type="spellEnd"/>
        <w:r w:rsidRPr="004B3827">
          <w:rPr>
            <w:color w:val="EE0000"/>
            <w:rPrChange w:id="671" w:author="Administrator" w:date="2026-08-16T18:57:00Z" w16du:dateUtc="2026-08-16T11:57:00Z">
              <w:rPr>
                <w:color w:val="000000" w:themeColor="text1"/>
              </w:rPr>
            </w:rPrChange>
          </w:rPr>
          <w:t xml:space="preserve"> </w:t>
        </w:r>
        <w:proofErr w:type="spellStart"/>
        <w:r w:rsidRPr="004B3827">
          <w:rPr>
            <w:color w:val="EE0000"/>
            <w:rPrChange w:id="672" w:author="Administrator" w:date="2026-08-16T18:57:00Z" w16du:dateUtc="2026-08-16T11:57:00Z">
              <w:rPr>
                <w:color w:val="000000" w:themeColor="text1"/>
              </w:rPr>
            </w:rPrChange>
          </w:rPr>
          <w:t>phù</w:t>
        </w:r>
        <w:proofErr w:type="spellEnd"/>
        <w:r w:rsidRPr="004B3827">
          <w:rPr>
            <w:color w:val="EE0000"/>
            <w:rPrChange w:id="673" w:author="Administrator" w:date="2026-08-16T18:57:00Z" w16du:dateUtc="2026-08-16T11:57:00Z">
              <w:rPr>
                <w:color w:val="000000" w:themeColor="text1"/>
              </w:rPr>
            </w:rPrChange>
          </w:rPr>
          <w:t xml:space="preserve"> </w:t>
        </w:r>
        <w:proofErr w:type="spellStart"/>
        <w:r w:rsidRPr="004B3827">
          <w:rPr>
            <w:color w:val="EE0000"/>
            <w:rPrChange w:id="674" w:author="Administrator" w:date="2026-08-16T18:57:00Z" w16du:dateUtc="2026-08-16T11:57:00Z">
              <w:rPr>
                <w:color w:val="000000" w:themeColor="text1"/>
              </w:rPr>
            </w:rPrChange>
          </w:rPr>
          <w:t>hợp</w:t>
        </w:r>
        <w:proofErr w:type="spellEnd"/>
        <w:r w:rsidRPr="004B3827">
          <w:rPr>
            <w:color w:val="EE0000"/>
            <w:rPrChange w:id="675" w:author="Administrator" w:date="2026-08-16T18:57:00Z" w16du:dateUtc="2026-08-16T11:57:00Z">
              <w:rPr>
                <w:color w:val="000000" w:themeColor="text1"/>
              </w:rPr>
            </w:rPrChange>
          </w:rPr>
          <w:t xml:space="preserve"> </w:t>
        </w:r>
        <w:proofErr w:type="spellStart"/>
        <w:r w:rsidRPr="004B3827">
          <w:rPr>
            <w:color w:val="EE0000"/>
            <w:rPrChange w:id="676" w:author="Administrator" w:date="2026-08-16T18:57:00Z" w16du:dateUtc="2026-08-16T11:57:00Z">
              <w:rPr>
                <w:color w:val="000000" w:themeColor="text1"/>
              </w:rPr>
            </w:rPrChange>
          </w:rPr>
          <w:t>và</w:t>
        </w:r>
        <w:proofErr w:type="spellEnd"/>
        <w:r w:rsidRPr="004B3827">
          <w:rPr>
            <w:color w:val="EE0000"/>
            <w:rPrChange w:id="677" w:author="Administrator" w:date="2026-08-16T18:57:00Z" w16du:dateUtc="2026-08-16T11:57:00Z">
              <w:rPr>
                <w:color w:val="000000" w:themeColor="text1"/>
              </w:rPr>
            </w:rPrChange>
          </w:rPr>
          <w:t xml:space="preserve"> </w:t>
        </w:r>
        <w:proofErr w:type="spellStart"/>
        <w:r w:rsidRPr="004B3827">
          <w:rPr>
            <w:color w:val="EE0000"/>
            <w:rPrChange w:id="678" w:author="Administrator" w:date="2026-08-16T18:57:00Z" w16du:dateUtc="2026-08-16T11:57:00Z">
              <w:rPr>
                <w:color w:val="000000" w:themeColor="text1"/>
              </w:rPr>
            </w:rPrChange>
          </w:rPr>
          <w:t>giải</w:t>
        </w:r>
        <w:proofErr w:type="spellEnd"/>
        <w:r w:rsidRPr="004B3827">
          <w:rPr>
            <w:color w:val="EE0000"/>
            <w:rPrChange w:id="679" w:author="Administrator" w:date="2026-08-16T18:57:00Z" w16du:dateUtc="2026-08-16T11:57:00Z">
              <w:rPr>
                <w:color w:val="000000" w:themeColor="text1"/>
              </w:rPr>
            </w:rPrChange>
          </w:rPr>
          <w:t xml:space="preserve"> </w:t>
        </w:r>
        <w:proofErr w:type="spellStart"/>
        <w:r w:rsidRPr="004B3827">
          <w:rPr>
            <w:color w:val="EE0000"/>
            <w:rPrChange w:id="680" w:author="Administrator" w:date="2026-08-16T18:57:00Z" w16du:dateUtc="2026-08-16T11:57:00Z">
              <w:rPr>
                <w:color w:val="000000" w:themeColor="text1"/>
              </w:rPr>
            </w:rPrChange>
          </w:rPr>
          <w:t>thích</w:t>
        </w:r>
        <w:proofErr w:type="spellEnd"/>
        <w:r w:rsidRPr="004B3827">
          <w:rPr>
            <w:color w:val="EE0000"/>
            <w:rPrChange w:id="681" w:author="Administrator" w:date="2026-08-16T18:57:00Z" w16du:dateUtc="2026-08-16T11:57:00Z">
              <w:rPr>
                <w:color w:val="000000" w:themeColor="text1"/>
              </w:rPr>
            </w:rPrChange>
          </w:rPr>
          <w:t xml:space="preserve"> </w:t>
        </w:r>
        <w:proofErr w:type="spellStart"/>
        <w:r w:rsidRPr="004B3827">
          <w:rPr>
            <w:color w:val="EE0000"/>
            <w:rPrChange w:id="682" w:author="Administrator" w:date="2026-08-16T18:57:00Z" w16du:dateUtc="2026-08-16T11:57:00Z">
              <w:rPr>
                <w:color w:val="000000" w:themeColor="text1"/>
              </w:rPr>
            </w:rPrChange>
          </w:rPr>
          <w:t>căn</w:t>
        </w:r>
        <w:proofErr w:type="spellEnd"/>
        <w:r w:rsidRPr="004B3827">
          <w:rPr>
            <w:color w:val="EE0000"/>
            <w:rPrChange w:id="683" w:author="Administrator" w:date="2026-08-16T18:57:00Z" w16du:dateUtc="2026-08-16T11:57:00Z">
              <w:rPr>
                <w:color w:val="000000" w:themeColor="text1"/>
              </w:rPr>
            </w:rPrChange>
          </w:rPr>
          <w:t xml:space="preserve"> </w:t>
        </w:r>
        <w:proofErr w:type="spellStart"/>
        <w:r w:rsidRPr="004B3827">
          <w:rPr>
            <w:color w:val="EE0000"/>
            <w:rPrChange w:id="684" w:author="Administrator" w:date="2026-08-16T18:57:00Z" w16du:dateUtc="2026-08-16T11:57:00Z">
              <w:rPr>
                <w:color w:val="000000" w:themeColor="text1"/>
              </w:rPr>
            </w:rPrChange>
          </w:rPr>
          <w:t>cứ</w:t>
        </w:r>
        <w:proofErr w:type="spellEnd"/>
        <w:r w:rsidRPr="004B3827">
          <w:rPr>
            <w:color w:val="EE0000"/>
            <w:rPrChange w:id="685" w:author="Administrator" w:date="2026-08-16T18:57:00Z" w16du:dateUtc="2026-08-16T11:57:00Z">
              <w:rPr>
                <w:color w:val="000000" w:themeColor="text1"/>
              </w:rPr>
            </w:rPrChange>
          </w:rPr>
          <w:t xml:space="preserve"> </w:t>
        </w:r>
        <w:proofErr w:type="spellStart"/>
        <w:r w:rsidRPr="004B3827">
          <w:rPr>
            <w:color w:val="EE0000"/>
            <w:rPrChange w:id="686" w:author="Administrator" w:date="2026-08-16T18:57:00Z" w16du:dateUtc="2026-08-16T11:57:00Z">
              <w:rPr>
                <w:color w:val="000000" w:themeColor="text1"/>
              </w:rPr>
            </w:rPrChange>
          </w:rPr>
          <w:t>đề</w:t>
        </w:r>
        <w:proofErr w:type="spellEnd"/>
        <w:r w:rsidRPr="004B3827">
          <w:rPr>
            <w:color w:val="EE0000"/>
            <w:rPrChange w:id="687" w:author="Administrator" w:date="2026-08-16T18:57:00Z" w16du:dateUtc="2026-08-16T11:57:00Z">
              <w:rPr>
                <w:color w:val="000000" w:themeColor="text1"/>
              </w:rPr>
            </w:rPrChange>
          </w:rPr>
          <w:t xml:space="preserve"> </w:t>
        </w:r>
        <w:proofErr w:type="spellStart"/>
        <w:r w:rsidRPr="004B3827">
          <w:rPr>
            <w:color w:val="EE0000"/>
            <w:rPrChange w:id="688" w:author="Administrator" w:date="2026-08-16T18:57:00Z" w16du:dateUtc="2026-08-16T11:57:00Z">
              <w:rPr>
                <w:color w:val="000000" w:themeColor="text1"/>
              </w:rPr>
            </w:rPrChange>
          </w:rPr>
          <w:t>xuất</w:t>
        </w:r>
        <w:proofErr w:type="spellEnd"/>
        <w:r w:rsidRPr="004B3827">
          <w:rPr>
            <w:color w:val="EE0000"/>
            <w:rPrChange w:id="689" w:author="Administrator" w:date="2026-08-16T18:57:00Z" w16du:dateUtc="2026-08-16T11:57:00Z">
              <w:rPr>
                <w:color w:val="000000" w:themeColor="text1"/>
              </w:rPr>
            </w:rPrChange>
          </w:rPr>
          <w:t>.</w:t>
        </w:r>
      </w:ins>
    </w:p>
    <w:p w14:paraId="34BE23D2" w14:textId="77777777" w:rsidR="004B3827" w:rsidRDefault="004B3827" w:rsidP="004B3827">
      <w:pPr>
        <w:pStyle w:val="ListParagraph"/>
        <w:numPr>
          <w:ilvl w:val="0"/>
          <w:numId w:val="81"/>
        </w:numPr>
        <w:spacing w:after="120"/>
        <w:jc w:val="both"/>
        <w:rPr>
          <w:ins w:id="690" w:author="Administrator" w:date="2026-08-16T18:57:00Z" w16du:dateUtc="2026-08-16T11:57:00Z"/>
          <w:color w:val="EE0000"/>
        </w:rPr>
      </w:pPr>
      <w:proofErr w:type="spellStart"/>
      <w:ins w:id="691" w:author="Administrator" w:date="2026-08-16T18:56:00Z" w16du:dateUtc="2026-08-16T11:56:00Z">
        <w:r w:rsidRPr="004B3827">
          <w:rPr>
            <w:color w:val="EE0000"/>
            <w:rPrChange w:id="692" w:author="Administrator" w:date="2026-08-16T18:57:00Z" w16du:dateUtc="2026-08-16T11:57:00Z">
              <w:rPr>
                <w:color w:val="000000" w:themeColor="text1"/>
              </w:rPr>
            </w:rPrChange>
          </w:rPr>
          <w:t>Thứ</w:t>
        </w:r>
        <w:proofErr w:type="spellEnd"/>
        <w:r w:rsidRPr="004B3827">
          <w:rPr>
            <w:color w:val="EE0000"/>
            <w:rPrChange w:id="693" w:author="Administrator" w:date="2026-08-16T18:57:00Z" w16du:dateUtc="2026-08-16T11:57:00Z">
              <w:rPr>
                <w:color w:val="000000" w:themeColor="text1"/>
              </w:rPr>
            </w:rPrChange>
          </w:rPr>
          <w:t xml:space="preserve"> </w:t>
        </w:r>
        <w:proofErr w:type="spellStart"/>
        <w:r w:rsidRPr="004B3827">
          <w:rPr>
            <w:color w:val="EE0000"/>
            <w:rPrChange w:id="694" w:author="Administrator" w:date="2026-08-16T18:57:00Z" w16du:dateUtc="2026-08-16T11:57:00Z">
              <w:rPr>
                <w:color w:val="000000" w:themeColor="text1"/>
              </w:rPr>
            </w:rPrChange>
          </w:rPr>
          <w:t>ba</w:t>
        </w:r>
        <w:proofErr w:type="spellEnd"/>
        <w:r w:rsidRPr="004B3827">
          <w:rPr>
            <w:color w:val="EE0000"/>
            <w:rPrChange w:id="695" w:author="Administrator" w:date="2026-08-16T18:57:00Z" w16du:dateUtc="2026-08-16T11:57:00Z">
              <w:rPr>
                <w:color w:val="000000" w:themeColor="text1"/>
              </w:rPr>
            </w:rPrChange>
          </w:rPr>
          <w:t xml:space="preserve">, AI Team Formation. </w:t>
        </w:r>
        <w:proofErr w:type="spellStart"/>
        <w:r w:rsidRPr="004B3827">
          <w:rPr>
            <w:color w:val="EE0000"/>
            <w:rPrChange w:id="696" w:author="Administrator" w:date="2026-08-16T18:57:00Z" w16du:dateUtc="2026-08-16T11:57:00Z">
              <w:rPr>
                <w:color w:val="000000" w:themeColor="text1"/>
              </w:rPr>
            </w:rPrChange>
          </w:rPr>
          <w:t>Nền</w:t>
        </w:r>
        <w:proofErr w:type="spellEnd"/>
        <w:r w:rsidRPr="004B3827">
          <w:rPr>
            <w:color w:val="EE0000"/>
            <w:rPrChange w:id="697" w:author="Administrator" w:date="2026-08-16T18:57:00Z" w16du:dateUtc="2026-08-16T11:57:00Z">
              <w:rPr>
                <w:color w:val="000000" w:themeColor="text1"/>
              </w:rPr>
            </w:rPrChange>
          </w:rPr>
          <w:t xml:space="preserve"> </w:t>
        </w:r>
        <w:proofErr w:type="spellStart"/>
        <w:r w:rsidRPr="004B3827">
          <w:rPr>
            <w:color w:val="EE0000"/>
            <w:rPrChange w:id="698" w:author="Administrator" w:date="2026-08-16T18:57:00Z" w16du:dateUtc="2026-08-16T11:57:00Z">
              <w:rPr>
                <w:color w:val="000000" w:themeColor="text1"/>
              </w:rPr>
            </w:rPrChange>
          </w:rPr>
          <w:t>tảng</w:t>
        </w:r>
        <w:proofErr w:type="spellEnd"/>
        <w:r w:rsidRPr="004B3827">
          <w:rPr>
            <w:color w:val="EE0000"/>
            <w:rPrChange w:id="699" w:author="Administrator" w:date="2026-08-16T18:57:00Z" w16du:dateUtc="2026-08-16T11:57:00Z">
              <w:rPr>
                <w:color w:val="000000" w:themeColor="text1"/>
              </w:rPr>
            </w:rPrChange>
          </w:rPr>
          <w:t xml:space="preserve"> </w:t>
        </w:r>
        <w:proofErr w:type="spellStart"/>
        <w:r w:rsidRPr="004B3827">
          <w:rPr>
            <w:color w:val="EE0000"/>
            <w:rPrChange w:id="700" w:author="Administrator" w:date="2026-08-16T18:57:00Z" w16du:dateUtc="2026-08-16T11:57:00Z">
              <w:rPr>
                <w:color w:val="000000" w:themeColor="text1"/>
              </w:rPr>
            </w:rPrChange>
          </w:rPr>
          <w:t>có</w:t>
        </w:r>
        <w:proofErr w:type="spellEnd"/>
        <w:r w:rsidRPr="004B3827">
          <w:rPr>
            <w:color w:val="EE0000"/>
            <w:rPrChange w:id="701" w:author="Administrator" w:date="2026-08-16T18:57:00Z" w16du:dateUtc="2026-08-16T11:57:00Z">
              <w:rPr>
                <w:color w:val="000000" w:themeColor="text1"/>
              </w:rPr>
            </w:rPrChange>
          </w:rPr>
          <w:t xml:space="preserve"> </w:t>
        </w:r>
        <w:proofErr w:type="spellStart"/>
        <w:r w:rsidRPr="004B3827">
          <w:rPr>
            <w:color w:val="EE0000"/>
            <w:rPrChange w:id="702" w:author="Administrator" w:date="2026-08-16T18:57:00Z" w16du:dateUtc="2026-08-16T11:57:00Z">
              <w:rPr>
                <w:color w:val="000000" w:themeColor="text1"/>
              </w:rPr>
            </w:rPrChange>
          </w:rPr>
          <w:t>khả</w:t>
        </w:r>
        <w:proofErr w:type="spellEnd"/>
        <w:r w:rsidRPr="004B3827">
          <w:rPr>
            <w:color w:val="EE0000"/>
            <w:rPrChange w:id="703" w:author="Administrator" w:date="2026-08-16T18:57:00Z" w16du:dateUtc="2026-08-16T11:57:00Z">
              <w:rPr>
                <w:color w:val="000000" w:themeColor="text1"/>
              </w:rPr>
            </w:rPrChange>
          </w:rPr>
          <w:t xml:space="preserve"> </w:t>
        </w:r>
        <w:proofErr w:type="spellStart"/>
        <w:r w:rsidRPr="004B3827">
          <w:rPr>
            <w:color w:val="EE0000"/>
            <w:rPrChange w:id="704" w:author="Administrator" w:date="2026-08-16T18:57:00Z" w16du:dateUtc="2026-08-16T11:57:00Z">
              <w:rPr>
                <w:color w:val="000000" w:themeColor="text1"/>
              </w:rPr>
            </w:rPrChange>
          </w:rPr>
          <w:t>năng</w:t>
        </w:r>
        <w:proofErr w:type="spellEnd"/>
        <w:r w:rsidRPr="004B3827">
          <w:rPr>
            <w:color w:val="EE0000"/>
            <w:rPrChange w:id="705" w:author="Administrator" w:date="2026-08-16T18:57:00Z" w16du:dateUtc="2026-08-16T11:57:00Z">
              <w:rPr>
                <w:color w:val="000000" w:themeColor="text1"/>
              </w:rPr>
            </w:rPrChange>
          </w:rPr>
          <w:t xml:space="preserve"> </w:t>
        </w:r>
        <w:proofErr w:type="spellStart"/>
        <w:r w:rsidRPr="004B3827">
          <w:rPr>
            <w:color w:val="EE0000"/>
            <w:rPrChange w:id="706" w:author="Administrator" w:date="2026-08-16T18:57:00Z" w16du:dateUtc="2026-08-16T11:57:00Z">
              <w:rPr>
                <w:color w:val="000000" w:themeColor="text1"/>
              </w:rPr>
            </w:rPrChange>
          </w:rPr>
          <w:t>đề</w:t>
        </w:r>
        <w:proofErr w:type="spellEnd"/>
        <w:r w:rsidRPr="004B3827">
          <w:rPr>
            <w:color w:val="EE0000"/>
            <w:rPrChange w:id="707" w:author="Administrator" w:date="2026-08-16T18:57:00Z" w16du:dateUtc="2026-08-16T11:57:00Z">
              <w:rPr>
                <w:color w:val="000000" w:themeColor="text1"/>
              </w:rPr>
            </w:rPrChange>
          </w:rPr>
          <w:t xml:space="preserve"> </w:t>
        </w:r>
        <w:proofErr w:type="spellStart"/>
        <w:r w:rsidRPr="004B3827">
          <w:rPr>
            <w:color w:val="EE0000"/>
            <w:rPrChange w:id="708" w:author="Administrator" w:date="2026-08-16T18:57:00Z" w16du:dateUtc="2026-08-16T11:57:00Z">
              <w:rPr>
                <w:color w:val="000000" w:themeColor="text1"/>
              </w:rPr>
            </w:rPrChange>
          </w:rPr>
          <w:t>xuất</w:t>
        </w:r>
        <w:proofErr w:type="spellEnd"/>
        <w:r w:rsidRPr="004B3827">
          <w:rPr>
            <w:color w:val="EE0000"/>
            <w:rPrChange w:id="709" w:author="Administrator" w:date="2026-08-16T18:57:00Z" w16du:dateUtc="2026-08-16T11:57:00Z">
              <w:rPr>
                <w:color w:val="000000" w:themeColor="text1"/>
              </w:rPr>
            </w:rPrChange>
          </w:rPr>
          <w:t xml:space="preserve"> </w:t>
        </w:r>
        <w:proofErr w:type="spellStart"/>
        <w:r w:rsidRPr="004B3827">
          <w:rPr>
            <w:color w:val="EE0000"/>
            <w:rPrChange w:id="710" w:author="Administrator" w:date="2026-08-16T18:57:00Z" w16du:dateUtc="2026-08-16T11:57:00Z">
              <w:rPr>
                <w:color w:val="000000" w:themeColor="text1"/>
              </w:rPr>
            </w:rPrChange>
          </w:rPr>
          <w:t>tổ</w:t>
        </w:r>
        <w:proofErr w:type="spellEnd"/>
        <w:r w:rsidRPr="004B3827">
          <w:rPr>
            <w:color w:val="EE0000"/>
            <w:rPrChange w:id="711" w:author="Administrator" w:date="2026-08-16T18:57:00Z" w16du:dateUtc="2026-08-16T11:57:00Z">
              <w:rPr>
                <w:color w:val="000000" w:themeColor="text1"/>
              </w:rPr>
            </w:rPrChange>
          </w:rPr>
          <w:t xml:space="preserve"> </w:t>
        </w:r>
        <w:proofErr w:type="spellStart"/>
        <w:r w:rsidRPr="004B3827">
          <w:rPr>
            <w:color w:val="EE0000"/>
            <w:rPrChange w:id="712" w:author="Administrator" w:date="2026-08-16T18:57:00Z" w16du:dateUtc="2026-08-16T11:57:00Z">
              <w:rPr>
                <w:color w:val="000000" w:themeColor="text1"/>
              </w:rPr>
            </w:rPrChange>
          </w:rPr>
          <w:t>hợp</w:t>
        </w:r>
        <w:proofErr w:type="spellEnd"/>
        <w:r w:rsidRPr="004B3827">
          <w:rPr>
            <w:color w:val="EE0000"/>
            <w:rPrChange w:id="713" w:author="Administrator" w:date="2026-08-16T18:57:00Z" w16du:dateUtc="2026-08-16T11:57:00Z">
              <w:rPr>
                <w:color w:val="000000" w:themeColor="text1"/>
              </w:rPr>
            </w:rPrChange>
          </w:rPr>
          <w:t xml:space="preserve"> </w:t>
        </w:r>
        <w:proofErr w:type="spellStart"/>
        <w:r w:rsidRPr="004B3827">
          <w:rPr>
            <w:color w:val="EE0000"/>
            <w:rPrChange w:id="714" w:author="Administrator" w:date="2026-08-16T18:57:00Z" w16du:dateUtc="2026-08-16T11:57:00Z">
              <w:rPr>
                <w:color w:val="000000" w:themeColor="text1"/>
              </w:rPr>
            </w:rPrChange>
          </w:rPr>
          <w:t>chuyên</w:t>
        </w:r>
        <w:proofErr w:type="spellEnd"/>
        <w:r w:rsidRPr="004B3827">
          <w:rPr>
            <w:color w:val="EE0000"/>
            <w:rPrChange w:id="715" w:author="Administrator" w:date="2026-08-16T18:57:00Z" w16du:dateUtc="2026-08-16T11:57:00Z">
              <w:rPr>
                <w:color w:val="000000" w:themeColor="text1"/>
              </w:rPr>
            </w:rPrChange>
          </w:rPr>
          <w:t xml:space="preserve"> </w:t>
        </w:r>
        <w:proofErr w:type="spellStart"/>
        <w:r w:rsidRPr="004B3827">
          <w:rPr>
            <w:color w:val="EE0000"/>
            <w:rPrChange w:id="716" w:author="Administrator" w:date="2026-08-16T18:57:00Z" w16du:dateUtc="2026-08-16T11:57:00Z">
              <w:rPr>
                <w:color w:val="000000" w:themeColor="text1"/>
              </w:rPr>
            </w:rPrChange>
          </w:rPr>
          <w:t>gia</w:t>
        </w:r>
        <w:proofErr w:type="spellEnd"/>
        <w:r w:rsidRPr="004B3827">
          <w:rPr>
            <w:color w:val="EE0000"/>
            <w:rPrChange w:id="717" w:author="Administrator" w:date="2026-08-16T18:57:00Z" w16du:dateUtc="2026-08-16T11:57:00Z">
              <w:rPr>
                <w:color w:val="000000" w:themeColor="text1"/>
              </w:rPr>
            </w:rPrChange>
          </w:rPr>
          <w:t xml:space="preserve">, </w:t>
        </w:r>
        <w:proofErr w:type="spellStart"/>
        <w:r w:rsidRPr="004B3827">
          <w:rPr>
            <w:color w:val="EE0000"/>
            <w:rPrChange w:id="718" w:author="Administrator" w:date="2026-08-16T18:57:00Z" w16du:dateUtc="2026-08-16T11:57:00Z">
              <w:rPr>
                <w:color w:val="000000" w:themeColor="text1"/>
              </w:rPr>
            </w:rPrChange>
          </w:rPr>
          <w:t>tổ</w:t>
        </w:r>
        <w:proofErr w:type="spellEnd"/>
        <w:r w:rsidRPr="004B3827">
          <w:rPr>
            <w:color w:val="EE0000"/>
            <w:rPrChange w:id="719" w:author="Administrator" w:date="2026-08-16T18:57:00Z" w16du:dateUtc="2026-08-16T11:57:00Z">
              <w:rPr>
                <w:color w:val="000000" w:themeColor="text1"/>
              </w:rPr>
            </w:rPrChange>
          </w:rPr>
          <w:t xml:space="preserve"> </w:t>
        </w:r>
        <w:proofErr w:type="spellStart"/>
        <w:r w:rsidRPr="004B3827">
          <w:rPr>
            <w:color w:val="EE0000"/>
            <w:rPrChange w:id="720" w:author="Administrator" w:date="2026-08-16T18:57:00Z" w16du:dateUtc="2026-08-16T11:57:00Z">
              <w:rPr>
                <w:color w:val="000000" w:themeColor="text1"/>
              </w:rPr>
            </w:rPrChange>
          </w:rPr>
          <w:t>chức</w:t>
        </w:r>
        <w:proofErr w:type="spellEnd"/>
        <w:r w:rsidRPr="004B3827">
          <w:rPr>
            <w:color w:val="EE0000"/>
            <w:rPrChange w:id="721" w:author="Administrator" w:date="2026-08-16T18:57:00Z" w16du:dateUtc="2026-08-16T11:57:00Z">
              <w:rPr>
                <w:color w:val="000000" w:themeColor="text1"/>
              </w:rPr>
            </w:rPrChange>
          </w:rPr>
          <w:t xml:space="preserve">, </w:t>
        </w:r>
        <w:proofErr w:type="spellStart"/>
        <w:r w:rsidRPr="004B3827">
          <w:rPr>
            <w:color w:val="EE0000"/>
            <w:rPrChange w:id="722" w:author="Administrator" w:date="2026-08-16T18:57:00Z" w16du:dateUtc="2026-08-16T11:57:00Z">
              <w:rPr>
                <w:color w:val="000000" w:themeColor="text1"/>
              </w:rPr>
            </w:rPrChange>
          </w:rPr>
          <w:t>công</w:t>
        </w:r>
        <w:proofErr w:type="spellEnd"/>
        <w:r w:rsidRPr="004B3827">
          <w:rPr>
            <w:color w:val="EE0000"/>
            <w:rPrChange w:id="723" w:author="Administrator" w:date="2026-08-16T18:57:00Z" w16du:dateUtc="2026-08-16T11:57:00Z">
              <w:rPr>
                <w:color w:val="000000" w:themeColor="text1"/>
              </w:rPr>
            </w:rPrChange>
          </w:rPr>
          <w:t xml:space="preserve"> </w:t>
        </w:r>
        <w:proofErr w:type="spellStart"/>
        <w:r w:rsidRPr="004B3827">
          <w:rPr>
            <w:color w:val="EE0000"/>
            <w:rPrChange w:id="724" w:author="Administrator" w:date="2026-08-16T18:57:00Z" w16du:dateUtc="2026-08-16T11:57:00Z">
              <w:rPr>
                <w:color w:val="000000" w:themeColor="text1"/>
              </w:rPr>
            </w:rPrChange>
          </w:rPr>
          <w:t>nghệ</w:t>
        </w:r>
        <w:proofErr w:type="spellEnd"/>
        <w:r w:rsidRPr="004B3827">
          <w:rPr>
            <w:color w:val="EE0000"/>
            <w:rPrChange w:id="725" w:author="Administrator" w:date="2026-08-16T18:57:00Z" w16du:dateUtc="2026-08-16T11:57:00Z">
              <w:rPr>
                <w:color w:val="000000" w:themeColor="text1"/>
              </w:rPr>
            </w:rPrChange>
          </w:rPr>
          <w:t xml:space="preserve">, </w:t>
        </w:r>
        <w:proofErr w:type="spellStart"/>
        <w:r w:rsidRPr="004B3827">
          <w:rPr>
            <w:color w:val="EE0000"/>
            <w:rPrChange w:id="726" w:author="Administrator" w:date="2026-08-16T18:57:00Z" w16du:dateUtc="2026-08-16T11:57:00Z">
              <w:rPr>
                <w:color w:val="000000" w:themeColor="text1"/>
              </w:rPr>
            </w:rPrChange>
          </w:rPr>
          <w:t>phòng</w:t>
        </w:r>
        <w:proofErr w:type="spellEnd"/>
        <w:r w:rsidRPr="004B3827">
          <w:rPr>
            <w:color w:val="EE0000"/>
            <w:rPrChange w:id="727" w:author="Administrator" w:date="2026-08-16T18:57:00Z" w16du:dateUtc="2026-08-16T11:57:00Z">
              <w:rPr>
                <w:color w:val="000000" w:themeColor="text1"/>
              </w:rPr>
            </w:rPrChange>
          </w:rPr>
          <w:t xml:space="preserve"> </w:t>
        </w:r>
        <w:proofErr w:type="spellStart"/>
        <w:r w:rsidRPr="004B3827">
          <w:rPr>
            <w:color w:val="EE0000"/>
            <w:rPrChange w:id="728" w:author="Administrator" w:date="2026-08-16T18:57:00Z" w16du:dateUtc="2026-08-16T11:57:00Z">
              <w:rPr>
                <w:color w:val="000000" w:themeColor="text1"/>
              </w:rPr>
            </w:rPrChange>
          </w:rPr>
          <w:t>thí</w:t>
        </w:r>
        <w:proofErr w:type="spellEnd"/>
        <w:r w:rsidRPr="004B3827">
          <w:rPr>
            <w:color w:val="EE0000"/>
            <w:rPrChange w:id="729" w:author="Administrator" w:date="2026-08-16T18:57:00Z" w16du:dateUtc="2026-08-16T11:57:00Z">
              <w:rPr>
                <w:color w:val="000000" w:themeColor="text1"/>
              </w:rPr>
            </w:rPrChange>
          </w:rPr>
          <w:t xml:space="preserve"> </w:t>
        </w:r>
        <w:proofErr w:type="spellStart"/>
        <w:r w:rsidRPr="004B3827">
          <w:rPr>
            <w:color w:val="EE0000"/>
            <w:rPrChange w:id="730" w:author="Administrator" w:date="2026-08-16T18:57:00Z" w16du:dateUtc="2026-08-16T11:57:00Z">
              <w:rPr>
                <w:color w:val="000000" w:themeColor="text1"/>
              </w:rPr>
            </w:rPrChange>
          </w:rPr>
          <w:t>nghiệm</w:t>
        </w:r>
        <w:proofErr w:type="spellEnd"/>
        <w:r w:rsidRPr="004B3827">
          <w:rPr>
            <w:color w:val="EE0000"/>
            <w:rPrChange w:id="731" w:author="Administrator" w:date="2026-08-16T18:57:00Z" w16du:dateUtc="2026-08-16T11:57:00Z">
              <w:rPr>
                <w:color w:val="000000" w:themeColor="text1"/>
              </w:rPr>
            </w:rPrChange>
          </w:rPr>
          <w:t xml:space="preserve"> </w:t>
        </w:r>
        <w:proofErr w:type="spellStart"/>
        <w:r w:rsidRPr="004B3827">
          <w:rPr>
            <w:color w:val="EE0000"/>
            <w:rPrChange w:id="732" w:author="Administrator" w:date="2026-08-16T18:57:00Z" w16du:dateUtc="2026-08-16T11:57:00Z">
              <w:rPr>
                <w:color w:val="000000" w:themeColor="text1"/>
              </w:rPr>
            </w:rPrChange>
          </w:rPr>
          <w:t>và</w:t>
        </w:r>
        <w:proofErr w:type="spellEnd"/>
        <w:r w:rsidRPr="004B3827">
          <w:rPr>
            <w:color w:val="EE0000"/>
            <w:rPrChange w:id="733" w:author="Administrator" w:date="2026-08-16T18:57:00Z" w16du:dateUtc="2026-08-16T11:57:00Z">
              <w:rPr>
                <w:color w:val="000000" w:themeColor="text1"/>
              </w:rPr>
            </w:rPrChange>
          </w:rPr>
          <w:t xml:space="preserve"> </w:t>
        </w:r>
        <w:proofErr w:type="spellStart"/>
        <w:r w:rsidRPr="004B3827">
          <w:rPr>
            <w:color w:val="EE0000"/>
            <w:rPrChange w:id="734" w:author="Administrator" w:date="2026-08-16T18:57:00Z" w16du:dateUtc="2026-08-16T11:57:00Z">
              <w:rPr>
                <w:color w:val="000000" w:themeColor="text1"/>
              </w:rPr>
            </w:rPrChange>
          </w:rPr>
          <w:t>nguồn</w:t>
        </w:r>
        <w:proofErr w:type="spellEnd"/>
        <w:r w:rsidRPr="004B3827">
          <w:rPr>
            <w:color w:val="EE0000"/>
            <w:rPrChange w:id="735" w:author="Administrator" w:date="2026-08-16T18:57:00Z" w16du:dateUtc="2026-08-16T11:57:00Z">
              <w:rPr>
                <w:color w:val="000000" w:themeColor="text1"/>
              </w:rPr>
            </w:rPrChange>
          </w:rPr>
          <w:t xml:space="preserve"> </w:t>
        </w:r>
        <w:proofErr w:type="spellStart"/>
        <w:r w:rsidRPr="004B3827">
          <w:rPr>
            <w:color w:val="EE0000"/>
            <w:rPrChange w:id="736" w:author="Administrator" w:date="2026-08-16T18:57:00Z" w16du:dateUtc="2026-08-16T11:57:00Z">
              <w:rPr>
                <w:color w:val="000000" w:themeColor="text1"/>
              </w:rPr>
            </w:rPrChange>
          </w:rPr>
          <w:t>lực</w:t>
        </w:r>
        <w:proofErr w:type="spellEnd"/>
        <w:r w:rsidRPr="004B3827">
          <w:rPr>
            <w:color w:val="EE0000"/>
            <w:rPrChange w:id="737" w:author="Administrator" w:date="2026-08-16T18:57:00Z" w16du:dateUtc="2026-08-16T11:57:00Z">
              <w:rPr>
                <w:color w:val="000000" w:themeColor="text1"/>
              </w:rPr>
            </w:rPrChange>
          </w:rPr>
          <w:t xml:space="preserve"> </w:t>
        </w:r>
        <w:proofErr w:type="spellStart"/>
        <w:r w:rsidRPr="004B3827">
          <w:rPr>
            <w:color w:val="EE0000"/>
            <w:rPrChange w:id="738" w:author="Administrator" w:date="2026-08-16T18:57:00Z" w16du:dateUtc="2026-08-16T11:57:00Z">
              <w:rPr>
                <w:color w:val="000000" w:themeColor="text1"/>
              </w:rPr>
            </w:rPrChange>
          </w:rPr>
          <w:t>để</w:t>
        </w:r>
        <w:proofErr w:type="spellEnd"/>
        <w:r w:rsidRPr="004B3827">
          <w:rPr>
            <w:color w:val="EE0000"/>
            <w:rPrChange w:id="739" w:author="Administrator" w:date="2026-08-16T18:57:00Z" w16du:dateUtc="2026-08-16T11:57:00Z">
              <w:rPr>
                <w:color w:val="000000" w:themeColor="text1"/>
              </w:rPr>
            </w:rPrChange>
          </w:rPr>
          <w:t xml:space="preserve"> </w:t>
        </w:r>
        <w:proofErr w:type="spellStart"/>
        <w:r w:rsidRPr="004B3827">
          <w:rPr>
            <w:color w:val="EE0000"/>
            <w:rPrChange w:id="740" w:author="Administrator" w:date="2026-08-16T18:57:00Z" w16du:dateUtc="2026-08-16T11:57:00Z">
              <w:rPr>
                <w:color w:val="000000" w:themeColor="text1"/>
              </w:rPr>
            </w:rPrChange>
          </w:rPr>
          <w:t>hình</w:t>
        </w:r>
        <w:proofErr w:type="spellEnd"/>
        <w:r w:rsidRPr="004B3827">
          <w:rPr>
            <w:color w:val="EE0000"/>
            <w:rPrChange w:id="741" w:author="Administrator" w:date="2026-08-16T18:57:00Z" w16du:dateUtc="2026-08-16T11:57:00Z">
              <w:rPr>
                <w:color w:val="000000" w:themeColor="text1"/>
              </w:rPr>
            </w:rPrChange>
          </w:rPr>
          <w:t xml:space="preserve"> </w:t>
        </w:r>
        <w:proofErr w:type="spellStart"/>
        <w:r w:rsidRPr="004B3827">
          <w:rPr>
            <w:color w:val="EE0000"/>
            <w:rPrChange w:id="742" w:author="Administrator" w:date="2026-08-16T18:57:00Z" w16du:dateUtc="2026-08-16T11:57:00Z">
              <w:rPr>
                <w:color w:val="000000" w:themeColor="text1"/>
              </w:rPr>
            </w:rPrChange>
          </w:rPr>
          <w:t>thành</w:t>
        </w:r>
        <w:proofErr w:type="spellEnd"/>
        <w:r w:rsidRPr="004B3827">
          <w:rPr>
            <w:color w:val="EE0000"/>
            <w:rPrChange w:id="743" w:author="Administrator" w:date="2026-08-16T18:57:00Z" w16du:dateUtc="2026-08-16T11:57:00Z">
              <w:rPr>
                <w:color w:val="000000" w:themeColor="text1"/>
              </w:rPr>
            </w:rPrChange>
          </w:rPr>
          <w:t xml:space="preserve"> </w:t>
        </w:r>
        <w:proofErr w:type="spellStart"/>
        <w:r w:rsidRPr="004B3827">
          <w:rPr>
            <w:color w:val="EE0000"/>
            <w:rPrChange w:id="744" w:author="Administrator" w:date="2026-08-16T18:57:00Z" w16du:dateUtc="2026-08-16T11:57:00Z">
              <w:rPr>
                <w:color w:val="000000" w:themeColor="text1"/>
              </w:rPr>
            </w:rPrChange>
          </w:rPr>
          <w:t>nhóm</w:t>
        </w:r>
        <w:proofErr w:type="spellEnd"/>
        <w:r w:rsidRPr="004B3827">
          <w:rPr>
            <w:color w:val="EE0000"/>
            <w:rPrChange w:id="745" w:author="Administrator" w:date="2026-08-16T18:57:00Z" w16du:dateUtc="2026-08-16T11:57:00Z">
              <w:rPr>
                <w:color w:val="000000" w:themeColor="text1"/>
              </w:rPr>
            </w:rPrChange>
          </w:rPr>
          <w:t xml:space="preserve"> </w:t>
        </w:r>
        <w:proofErr w:type="spellStart"/>
        <w:r w:rsidRPr="004B3827">
          <w:rPr>
            <w:color w:val="EE0000"/>
            <w:rPrChange w:id="746" w:author="Administrator" w:date="2026-08-16T18:57:00Z" w16du:dateUtc="2026-08-16T11:57:00Z">
              <w:rPr>
                <w:color w:val="000000" w:themeColor="text1"/>
              </w:rPr>
            </w:rPrChange>
          </w:rPr>
          <w:t>thực</w:t>
        </w:r>
        <w:proofErr w:type="spellEnd"/>
        <w:r w:rsidRPr="004B3827">
          <w:rPr>
            <w:color w:val="EE0000"/>
            <w:rPrChange w:id="747" w:author="Administrator" w:date="2026-08-16T18:57:00Z" w16du:dateUtc="2026-08-16T11:57:00Z">
              <w:rPr>
                <w:color w:val="000000" w:themeColor="text1"/>
              </w:rPr>
            </w:rPrChange>
          </w:rPr>
          <w:t xml:space="preserve"> </w:t>
        </w:r>
        <w:proofErr w:type="spellStart"/>
        <w:r w:rsidRPr="004B3827">
          <w:rPr>
            <w:color w:val="EE0000"/>
            <w:rPrChange w:id="748" w:author="Administrator" w:date="2026-08-16T18:57:00Z" w16du:dateUtc="2026-08-16T11:57:00Z">
              <w:rPr>
                <w:color w:val="000000" w:themeColor="text1"/>
              </w:rPr>
            </w:rPrChange>
          </w:rPr>
          <w:t>hiện</w:t>
        </w:r>
        <w:proofErr w:type="spellEnd"/>
        <w:r w:rsidRPr="004B3827">
          <w:rPr>
            <w:color w:val="EE0000"/>
            <w:rPrChange w:id="749" w:author="Administrator" w:date="2026-08-16T18:57:00Z" w16du:dateUtc="2026-08-16T11:57:00Z">
              <w:rPr>
                <w:color w:val="000000" w:themeColor="text1"/>
              </w:rPr>
            </w:rPrChange>
          </w:rPr>
          <w:t xml:space="preserve"> </w:t>
        </w:r>
        <w:proofErr w:type="spellStart"/>
        <w:r w:rsidRPr="004B3827">
          <w:rPr>
            <w:color w:val="EE0000"/>
            <w:rPrChange w:id="750" w:author="Administrator" w:date="2026-08-16T18:57:00Z" w16du:dateUtc="2026-08-16T11:57:00Z">
              <w:rPr>
                <w:color w:val="000000" w:themeColor="text1"/>
              </w:rPr>
            </w:rPrChange>
          </w:rPr>
          <w:t>tối</w:t>
        </w:r>
        <w:proofErr w:type="spellEnd"/>
        <w:r w:rsidRPr="004B3827">
          <w:rPr>
            <w:color w:val="EE0000"/>
            <w:rPrChange w:id="751" w:author="Administrator" w:date="2026-08-16T18:57:00Z" w16du:dateUtc="2026-08-16T11:57:00Z">
              <w:rPr>
                <w:color w:val="000000" w:themeColor="text1"/>
              </w:rPr>
            </w:rPrChange>
          </w:rPr>
          <w:t xml:space="preserve"> </w:t>
        </w:r>
        <w:proofErr w:type="spellStart"/>
        <w:r w:rsidRPr="004B3827">
          <w:rPr>
            <w:color w:val="EE0000"/>
            <w:rPrChange w:id="752" w:author="Administrator" w:date="2026-08-16T18:57:00Z" w16du:dateUtc="2026-08-16T11:57:00Z">
              <w:rPr>
                <w:color w:val="000000" w:themeColor="text1"/>
              </w:rPr>
            </w:rPrChange>
          </w:rPr>
          <w:t>ưu</w:t>
        </w:r>
        <w:proofErr w:type="spellEnd"/>
        <w:r w:rsidRPr="004B3827">
          <w:rPr>
            <w:color w:val="EE0000"/>
            <w:rPrChange w:id="753" w:author="Administrator" w:date="2026-08-16T18:57:00Z" w16du:dateUtc="2026-08-16T11:57:00Z">
              <w:rPr>
                <w:color w:val="000000" w:themeColor="text1"/>
              </w:rPr>
            </w:rPrChange>
          </w:rPr>
          <w:t xml:space="preserve">, </w:t>
        </w:r>
        <w:proofErr w:type="spellStart"/>
        <w:r w:rsidRPr="004B3827">
          <w:rPr>
            <w:color w:val="EE0000"/>
            <w:rPrChange w:id="754" w:author="Administrator" w:date="2026-08-16T18:57:00Z" w16du:dateUtc="2026-08-16T11:57:00Z">
              <w:rPr>
                <w:color w:val="000000" w:themeColor="text1"/>
              </w:rPr>
            </w:rPrChange>
          </w:rPr>
          <w:t>thay</w:t>
        </w:r>
        <w:proofErr w:type="spellEnd"/>
        <w:r w:rsidRPr="004B3827">
          <w:rPr>
            <w:color w:val="EE0000"/>
            <w:rPrChange w:id="755" w:author="Administrator" w:date="2026-08-16T18:57:00Z" w16du:dateUtc="2026-08-16T11:57:00Z">
              <w:rPr>
                <w:color w:val="000000" w:themeColor="text1"/>
              </w:rPr>
            </w:rPrChange>
          </w:rPr>
          <w:t xml:space="preserve"> </w:t>
        </w:r>
        <w:proofErr w:type="spellStart"/>
        <w:r w:rsidRPr="004B3827">
          <w:rPr>
            <w:color w:val="EE0000"/>
            <w:rPrChange w:id="756" w:author="Administrator" w:date="2026-08-16T18:57:00Z" w16du:dateUtc="2026-08-16T11:57:00Z">
              <w:rPr>
                <w:color w:val="000000" w:themeColor="text1"/>
              </w:rPr>
            </w:rPrChange>
          </w:rPr>
          <w:t>vì</w:t>
        </w:r>
        <w:proofErr w:type="spellEnd"/>
        <w:r w:rsidRPr="004B3827">
          <w:rPr>
            <w:color w:val="EE0000"/>
            <w:rPrChange w:id="757" w:author="Administrator" w:date="2026-08-16T18:57:00Z" w16du:dateUtc="2026-08-16T11:57:00Z">
              <w:rPr>
                <w:color w:val="000000" w:themeColor="text1"/>
              </w:rPr>
            </w:rPrChange>
          </w:rPr>
          <w:t xml:space="preserve"> </w:t>
        </w:r>
        <w:proofErr w:type="spellStart"/>
        <w:r w:rsidRPr="004B3827">
          <w:rPr>
            <w:color w:val="EE0000"/>
            <w:rPrChange w:id="758" w:author="Administrator" w:date="2026-08-16T18:57:00Z" w16du:dateUtc="2026-08-16T11:57:00Z">
              <w:rPr>
                <w:color w:val="000000" w:themeColor="text1"/>
              </w:rPr>
            </w:rPrChange>
          </w:rPr>
          <w:t>chỉ</w:t>
        </w:r>
        <w:proofErr w:type="spellEnd"/>
        <w:r w:rsidRPr="004B3827">
          <w:rPr>
            <w:color w:val="EE0000"/>
            <w:rPrChange w:id="759" w:author="Administrator" w:date="2026-08-16T18:57:00Z" w16du:dateUtc="2026-08-16T11:57:00Z">
              <w:rPr>
                <w:color w:val="000000" w:themeColor="text1"/>
              </w:rPr>
            </w:rPrChange>
          </w:rPr>
          <w:t xml:space="preserve"> </w:t>
        </w:r>
        <w:proofErr w:type="spellStart"/>
        <w:r w:rsidRPr="004B3827">
          <w:rPr>
            <w:color w:val="EE0000"/>
            <w:rPrChange w:id="760" w:author="Administrator" w:date="2026-08-16T18:57:00Z" w16du:dateUtc="2026-08-16T11:57:00Z">
              <w:rPr>
                <w:color w:val="000000" w:themeColor="text1"/>
              </w:rPr>
            </w:rPrChange>
          </w:rPr>
          <w:t>tìm</w:t>
        </w:r>
        <w:proofErr w:type="spellEnd"/>
        <w:r w:rsidRPr="004B3827">
          <w:rPr>
            <w:color w:val="EE0000"/>
            <w:rPrChange w:id="761" w:author="Administrator" w:date="2026-08-16T18:57:00Z" w16du:dateUtc="2026-08-16T11:57:00Z">
              <w:rPr>
                <w:color w:val="000000" w:themeColor="text1"/>
              </w:rPr>
            </w:rPrChange>
          </w:rPr>
          <w:t xml:space="preserve"> </w:t>
        </w:r>
        <w:proofErr w:type="spellStart"/>
        <w:r w:rsidRPr="004B3827">
          <w:rPr>
            <w:color w:val="EE0000"/>
            <w:rPrChange w:id="762" w:author="Administrator" w:date="2026-08-16T18:57:00Z" w16du:dateUtc="2026-08-16T11:57:00Z">
              <w:rPr>
                <w:color w:val="000000" w:themeColor="text1"/>
              </w:rPr>
            </w:rPrChange>
          </w:rPr>
          <w:t>một</w:t>
        </w:r>
        <w:proofErr w:type="spellEnd"/>
        <w:r w:rsidRPr="004B3827">
          <w:rPr>
            <w:color w:val="EE0000"/>
            <w:rPrChange w:id="763" w:author="Administrator" w:date="2026-08-16T18:57:00Z" w16du:dateUtc="2026-08-16T11:57:00Z">
              <w:rPr>
                <w:color w:val="000000" w:themeColor="text1"/>
              </w:rPr>
            </w:rPrChange>
          </w:rPr>
          <w:t xml:space="preserve"> </w:t>
        </w:r>
        <w:proofErr w:type="spellStart"/>
        <w:r w:rsidRPr="004B3827">
          <w:rPr>
            <w:color w:val="EE0000"/>
            <w:rPrChange w:id="764" w:author="Administrator" w:date="2026-08-16T18:57:00Z" w16du:dateUtc="2026-08-16T11:57:00Z">
              <w:rPr>
                <w:color w:val="000000" w:themeColor="text1"/>
              </w:rPr>
            </w:rPrChange>
          </w:rPr>
          <w:t>chuyên</w:t>
        </w:r>
        <w:proofErr w:type="spellEnd"/>
        <w:r w:rsidRPr="004B3827">
          <w:rPr>
            <w:color w:val="EE0000"/>
            <w:rPrChange w:id="765" w:author="Administrator" w:date="2026-08-16T18:57:00Z" w16du:dateUtc="2026-08-16T11:57:00Z">
              <w:rPr>
                <w:color w:val="000000" w:themeColor="text1"/>
              </w:rPr>
            </w:rPrChange>
          </w:rPr>
          <w:t xml:space="preserve"> </w:t>
        </w:r>
        <w:proofErr w:type="spellStart"/>
        <w:r w:rsidRPr="004B3827">
          <w:rPr>
            <w:color w:val="EE0000"/>
            <w:rPrChange w:id="766" w:author="Administrator" w:date="2026-08-16T18:57:00Z" w16du:dateUtc="2026-08-16T11:57:00Z">
              <w:rPr>
                <w:color w:val="000000" w:themeColor="text1"/>
              </w:rPr>
            </w:rPrChange>
          </w:rPr>
          <w:t>gia</w:t>
        </w:r>
        <w:proofErr w:type="spellEnd"/>
        <w:r w:rsidRPr="004B3827">
          <w:rPr>
            <w:color w:val="EE0000"/>
            <w:rPrChange w:id="767" w:author="Administrator" w:date="2026-08-16T18:57:00Z" w16du:dateUtc="2026-08-16T11:57:00Z">
              <w:rPr>
                <w:color w:val="000000" w:themeColor="text1"/>
              </w:rPr>
            </w:rPrChange>
          </w:rPr>
          <w:t xml:space="preserve"> </w:t>
        </w:r>
        <w:proofErr w:type="spellStart"/>
        <w:r w:rsidRPr="004B3827">
          <w:rPr>
            <w:color w:val="EE0000"/>
            <w:rPrChange w:id="768" w:author="Administrator" w:date="2026-08-16T18:57:00Z" w16du:dateUtc="2026-08-16T11:57:00Z">
              <w:rPr>
                <w:color w:val="000000" w:themeColor="text1"/>
              </w:rPr>
            </w:rPrChange>
          </w:rPr>
          <w:t>riêng</w:t>
        </w:r>
        <w:proofErr w:type="spellEnd"/>
        <w:r w:rsidRPr="004B3827">
          <w:rPr>
            <w:color w:val="EE0000"/>
            <w:rPrChange w:id="769" w:author="Administrator" w:date="2026-08-16T18:57:00Z" w16du:dateUtc="2026-08-16T11:57:00Z">
              <w:rPr>
                <w:color w:val="000000" w:themeColor="text1"/>
              </w:rPr>
            </w:rPrChange>
          </w:rPr>
          <w:t xml:space="preserve"> </w:t>
        </w:r>
        <w:proofErr w:type="spellStart"/>
        <w:r w:rsidRPr="004B3827">
          <w:rPr>
            <w:color w:val="EE0000"/>
            <w:rPrChange w:id="770" w:author="Administrator" w:date="2026-08-16T18:57:00Z" w16du:dateUtc="2026-08-16T11:57:00Z">
              <w:rPr>
                <w:color w:val="000000" w:themeColor="text1"/>
              </w:rPr>
            </w:rPrChange>
          </w:rPr>
          <w:t>lẻ</w:t>
        </w:r>
        <w:proofErr w:type="spellEnd"/>
        <w:r w:rsidRPr="004B3827">
          <w:rPr>
            <w:color w:val="EE0000"/>
            <w:rPrChange w:id="771" w:author="Administrator" w:date="2026-08-16T18:57:00Z" w16du:dateUtc="2026-08-16T11:57:00Z">
              <w:rPr>
                <w:color w:val="000000" w:themeColor="text1"/>
              </w:rPr>
            </w:rPrChange>
          </w:rPr>
          <w:t>.</w:t>
        </w:r>
      </w:ins>
    </w:p>
    <w:p w14:paraId="508031A1" w14:textId="77777777" w:rsidR="004B3827" w:rsidRDefault="004B3827" w:rsidP="004B3827">
      <w:pPr>
        <w:pStyle w:val="ListParagraph"/>
        <w:numPr>
          <w:ilvl w:val="0"/>
          <w:numId w:val="81"/>
        </w:numPr>
        <w:spacing w:after="120"/>
        <w:jc w:val="both"/>
        <w:rPr>
          <w:ins w:id="772" w:author="Administrator" w:date="2026-08-16T18:57:00Z" w16du:dateUtc="2026-08-16T11:57:00Z"/>
          <w:color w:val="EE0000"/>
        </w:rPr>
      </w:pPr>
      <w:proofErr w:type="spellStart"/>
      <w:ins w:id="773" w:author="Administrator" w:date="2026-08-16T18:56:00Z" w16du:dateUtc="2026-08-16T11:56:00Z">
        <w:r w:rsidRPr="004B3827">
          <w:rPr>
            <w:color w:val="EE0000"/>
            <w:rPrChange w:id="774" w:author="Administrator" w:date="2026-08-16T18:57:00Z" w16du:dateUtc="2026-08-16T11:57:00Z">
              <w:rPr>
                <w:color w:val="000000" w:themeColor="text1"/>
              </w:rPr>
            </w:rPrChange>
          </w:rPr>
          <w:t>Thứ</w:t>
        </w:r>
        <w:proofErr w:type="spellEnd"/>
        <w:r w:rsidRPr="004B3827">
          <w:rPr>
            <w:color w:val="EE0000"/>
            <w:rPrChange w:id="775" w:author="Administrator" w:date="2026-08-16T18:57:00Z" w16du:dateUtc="2026-08-16T11:57:00Z">
              <w:rPr>
                <w:color w:val="000000" w:themeColor="text1"/>
              </w:rPr>
            </w:rPrChange>
          </w:rPr>
          <w:t xml:space="preserve"> </w:t>
        </w:r>
        <w:proofErr w:type="spellStart"/>
        <w:r w:rsidRPr="004B3827">
          <w:rPr>
            <w:color w:val="EE0000"/>
            <w:rPrChange w:id="776" w:author="Administrator" w:date="2026-08-16T18:57:00Z" w16du:dateUtc="2026-08-16T11:57:00Z">
              <w:rPr>
                <w:color w:val="000000" w:themeColor="text1"/>
              </w:rPr>
            </w:rPrChange>
          </w:rPr>
          <w:t>tư</w:t>
        </w:r>
        <w:proofErr w:type="spellEnd"/>
        <w:r w:rsidRPr="004B3827">
          <w:rPr>
            <w:color w:val="EE0000"/>
            <w:rPrChange w:id="777" w:author="Administrator" w:date="2026-08-16T18:57:00Z" w16du:dateUtc="2026-08-16T11:57:00Z">
              <w:rPr>
                <w:color w:val="000000" w:themeColor="text1"/>
              </w:rPr>
            </w:rPrChange>
          </w:rPr>
          <w:t xml:space="preserve">, Human-in-the-loop. AI </w:t>
        </w:r>
        <w:proofErr w:type="spellStart"/>
        <w:r w:rsidRPr="004B3827">
          <w:rPr>
            <w:color w:val="EE0000"/>
            <w:rPrChange w:id="778" w:author="Administrator" w:date="2026-08-16T18:57:00Z" w16du:dateUtc="2026-08-16T11:57:00Z">
              <w:rPr>
                <w:color w:val="000000" w:themeColor="text1"/>
              </w:rPr>
            </w:rPrChange>
          </w:rPr>
          <w:t>hỗ</w:t>
        </w:r>
        <w:proofErr w:type="spellEnd"/>
        <w:r w:rsidRPr="004B3827">
          <w:rPr>
            <w:color w:val="EE0000"/>
            <w:rPrChange w:id="779" w:author="Administrator" w:date="2026-08-16T18:57:00Z" w16du:dateUtc="2026-08-16T11:57:00Z">
              <w:rPr>
                <w:color w:val="000000" w:themeColor="text1"/>
              </w:rPr>
            </w:rPrChange>
          </w:rPr>
          <w:t xml:space="preserve"> </w:t>
        </w:r>
        <w:proofErr w:type="spellStart"/>
        <w:r w:rsidRPr="004B3827">
          <w:rPr>
            <w:color w:val="EE0000"/>
            <w:rPrChange w:id="780" w:author="Administrator" w:date="2026-08-16T18:57:00Z" w16du:dateUtc="2026-08-16T11:57:00Z">
              <w:rPr>
                <w:color w:val="000000" w:themeColor="text1"/>
              </w:rPr>
            </w:rPrChange>
          </w:rPr>
          <w:t>trợ</w:t>
        </w:r>
        <w:proofErr w:type="spellEnd"/>
        <w:r w:rsidRPr="004B3827">
          <w:rPr>
            <w:color w:val="EE0000"/>
            <w:rPrChange w:id="781" w:author="Administrator" w:date="2026-08-16T18:57:00Z" w16du:dateUtc="2026-08-16T11:57:00Z">
              <w:rPr>
                <w:color w:val="000000" w:themeColor="text1"/>
              </w:rPr>
            </w:rPrChange>
          </w:rPr>
          <w:t xml:space="preserve"> </w:t>
        </w:r>
        <w:proofErr w:type="spellStart"/>
        <w:r w:rsidRPr="004B3827">
          <w:rPr>
            <w:color w:val="EE0000"/>
            <w:rPrChange w:id="782" w:author="Administrator" w:date="2026-08-16T18:57:00Z" w16du:dateUtc="2026-08-16T11:57:00Z">
              <w:rPr>
                <w:color w:val="000000" w:themeColor="text1"/>
              </w:rPr>
            </w:rPrChange>
          </w:rPr>
          <w:t>nhưng</w:t>
        </w:r>
        <w:proofErr w:type="spellEnd"/>
        <w:r w:rsidRPr="004B3827">
          <w:rPr>
            <w:color w:val="EE0000"/>
            <w:rPrChange w:id="783" w:author="Administrator" w:date="2026-08-16T18:57:00Z" w16du:dateUtc="2026-08-16T11:57:00Z">
              <w:rPr>
                <w:color w:val="000000" w:themeColor="text1"/>
              </w:rPr>
            </w:rPrChange>
          </w:rPr>
          <w:t xml:space="preserve"> </w:t>
        </w:r>
        <w:proofErr w:type="spellStart"/>
        <w:r w:rsidRPr="004B3827">
          <w:rPr>
            <w:color w:val="EE0000"/>
            <w:rPrChange w:id="784" w:author="Administrator" w:date="2026-08-16T18:57:00Z" w16du:dateUtc="2026-08-16T11:57:00Z">
              <w:rPr>
                <w:color w:val="000000" w:themeColor="text1"/>
              </w:rPr>
            </w:rPrChange>
          </w:rPr>
          <w:t>không</w:t>
        </w:r>
        <w:proofErr w:type="spellEnd"/>
        <w:r w:rsidRPr="004B3827">
          <w:rPr>
            <w:color w:val="EE0000"/>
            <w:rPrChange w:id="785" w:author="Administrator" w:date="2026-08-16T18:57:00Z" w16du:dateUtc="2026-08-16T11:57:00Z">
              <w:rPr>
                <w:color w:val="000000" w:themeColor="text1"/>
              </w:rPr>
            </w:rPrChange>
          </w:rPr>
          <w:t xml:space="preserve"> </w:t>
        </w:r>
        <w:proofErr w:type="spellStart"/>
        <w:r w:rsidRPr="004B3827">
          <w:rPr>
            <w:color w:val="EE0000"/>
            <w:rPrChange w:id="786" w:author="Administrator" w:date="2026-08-16T18:57:00Z" w16du:dateUtc="2026-08-16T11:57:00Z">
              <w:rPr>
                <w:color w:val="000000" w:themeColor="text1"/>
              </w:rPr>
            </w:rPrChange>
          </w:rPr>
          <w:t>tự</w:t>
        </w:r>
        <w:proofErr w:type="spellEnd"/>
        <w:r w:rsidRPr="004B3827">
          <w:rPr>
            <w:color w:val="EE0000"/>
            <w:rPrChange w:id="787" w:author="Administrator" w:date="2026-08-16T18:57:00Z" w16du:dateUtc="2026-08-16T11:57:00Z">
              <w:rPr>
                <w:color w:val="000000" w:themeColor="text1"/>
              </w:rPr>
            </w:rPrChange>
          </w:rPr>
          <w:t xml:space="preserve"> </w:t>
        </w:r>
        <w:proofErr w:type="spellStart"/>
        <w:r w:rsidRPr="004B3827">
          <w:rPr>
            <w:color w:val="EE0000"/>
            <w:rPrChange w:id="788" w:author="Administrator" w:date="2026-08-16T18:57:00Z" w16du:dateUtc="2026-08-16T11:57:00Z">
              <w:rPr>
                <w:color w:val="000000" w:themeColor="text1"/>
              </w:rPr>
            </w:rPrChange>
          </w:rPr>
          <w:t>quyết</w:t>
        </w:r>
        <w:proofErr w:type="spellEnd"/>
        <w:r w:rsidRPr="004B3827">
          <w:rPr>
            <w:color w:val="EE0000"/>
            <w:rPrChange w:id="789" w:author="Administrator" w:date="2026-08-16T18:57:00Z" w16du:dateUtc="2026-08-16T11:57:00Z">
              <w:rPr>
                <w:color w:val="000000" w:themeColor="text1"/>
              </w:rPr>
            </w:rPrChange>
          </w:rPr>
          <w:t xml:space="preserve"> </w:t>
        </w:r>
        <w:proofErr w:type="spellStart"/>
        <w:r w:rsidRPr="004B3827">
          <w:rPr>
            <w:color w:val="EE0000"/>
            <w:rPrChange w:id="790" w:author="Administrator" w:date="2026-08-16T18:57:00Z" w16du:dateUtc="2026-08-16T11:57:00Z">
              <w:rPr>
                <w:color w:val="000000" w:themeColor="text1"/>
              </w:rPr>
            </w:rPrChange>
          </w:rPr>
          <w:t>định</w:t>
        </w:r>
        <w:proofErr w:type="spellEnd"/>
        <w:r w:rsidRPr="004B3827">
          <w:rPr>
            <w:color w:val="EE0000"/>
            <w:rPrChange w:id="791" w:author="Administrator" w:date="2026-08-16T18:57:00Z" w16du:dateUtc="2026-08-16T11:57:00Z">
              <w:rPr>
                <w:color w:val="000000" w:themeColor="text1"/>
              </w:rPr>
            </w:rPrChange>
          </w:rPr>
          <w:t xml:space="preserve"> </w:t>
        </w:r>
        <w:proofErr w:type="spellStart"/>
        <w:r w:rsidRPr="004B3827">
          <w:rPr>
            <w:color w:val="EE0000"/>
            <w:rPrChange w:id="792" w:author="Administrator" w:date="2026-08-16T18:57:00Z" w16du:dateUtc="2026-08-16T11:57:00Z">
              <w:rPr>
                <w:color w:val="000000" w:themeColor="text1"/>
              </w:rPr>
            </w:rPrChange>
          </w:rPr>
          <w:t>việc</w:t>
        </w:r>
        <w:proofErr w:type="spellEnd"/>
        <w:r w:rsidRPr="004B3827">
          <w:rPr>
            <w:color w:val="EE0000"/>
            <w:rPrChange w:id="793" w:author="Administrator" w:date="2026-08-16T18:57:00Z" w16du:dateUtc="2026-08-16T11:57:00Z">
              <w:rPr>
                <w:color w:val="000000" w:themeColor="text1"/>
              </w:rPr>
            </w:rPrChange>
          </w:rPr>
          <w:t xml:space="preserve"> </w:t>
        </w:r>
        <w:proofErr w:type="spellStart"/>
        <w:r w:rsidRPr="004B3827">
          <w:rPr>
            <w:color w:val="EE0000"/>
            <w:rPrChange w:id="794" w:author="Administrator" w:date="2026-08-16T18:57:00Z" w16du:dateUtc="2026-08-16T11:57:00Z">
              <w:rPr>
                <w:color w:val="000000" w:themeColor="text1"/>
              </w:rPr>
            </w:rPrChange>
          </w:rPr>
          <w:t>lựa</w:t>
        </w:r>
        <w:proofErr w:type="spellEnd"/>
        <w:r w:rsidRPr="004B3827">
          <w:rPr>
            <w:color w:val="EE0000"/>
            <w:rPrChange w:id="795" w:author="Administrator" w:date="2026-08-16T18:57:00Z" w16du:dateUtc="2026-08-16T11:57:00Z">
              <w:rPr>
                <w:color w:val="000000" w:themeColor="text1"/>
              </w:rPr>
            </w:rPrChange>
          </w:rPr>
          <w:t xml:space="preserve"> </w:t>
        </w:r>
        <w:proofErr w:type="spellStart"/>
        <w:r w:rsidRPr="004B3827">
          <w:rPr>
            <w:color w:val="EE0000"/>
            <w:rPrChange w:id="796" w:author="Administrator" w:date="2026-08-16T18:57:00Z" w16du:dateUtc="2026-08-16T11:57:00Z">
              <w:rPr>
                <w:color w:val="000000" w:themeColor="text1"/>
              </w:rPr>
            </w:rPrChange>
          </w:rPr>
          <w:t>chọn</w:t>
        </w:r>
        <w:proofErr w:type="spellEnd"/>
        <w:r w:rsidRPr="004B3827">
          <w:rPr>
            <w:color w:val="EE0000"/>
            <w:rPrChange w:id="797" w:author="Administrator" w:date="2026-08-16T18:57:00Z" w16du:dateUtc="2026-08-16T11:57:00Z">
              <w:rPr>
                <w:color w:val="000000" w:themeColor="text1"/>
              </w:rPr>
            </w:rPrChange>
          </w:rPr>
          <w:t xml:space="preserve"> </w:t>
        </w:r>
        <w:proofErr w:type="spellStart"/>
        <w:r w:rsidRPr="004B3827">
          <w:rPr>
            <w:color w:val="EE0000"/>
            <w:rPrChange w:id="798" w:author="Administrator" w:date="2026-08-16T18:57:00Z" w16du:dateUtc="2026-08-16T11:57:00Z">
              <w:rPr>
                <w:color w:val="000000" w:themeColor="text1"/>
              </w:rPr>
            </w:rPrChange>
          </w:rPr>
          <w:t>chuyên</w:t>
        </w:r>
        <w:proofErr w:type="spellEnd"/>
        <w:r w:rsidRPr="004B3827">
          <w:rPr>
            <w:color w:val="EE0000"/>
            <w:rPrChange w:id="799" w:author="Administrator" w:date="2026-08-16T18:57:00Z" w16du:dateUtc="2026-08-16T11:57:00Z">
              <w:rPr>
                <w:color w:val="000000" w:themeColor="text1"/>
              </w:rPr>
            </w:rPrChange>
          </w:rPr>
          <w:t xml:space="preserve"> </w:t>
        </w:r>
        <w:proofErr w:type="spellStart"/>
        <w:r w:rsidRPr="004B3827">
          <w:rPr>
            <w:color w:val="EE0000"/>
            <w:rPrChange w:id="800" w:author="Administrator" w:date="2026-08-16T18:57:00Z" w16du:dateUtc="2026-08-16T11:57:00Z">
              <w:rPr>
                <w:color w:val="000000" w:themeColor="text1"/>
              </w:rPr>
            </w:rPrChange>
          </w:rPr>
          <w:t>gia</w:t>
        </w:r>
        <w:proofErr w:type="spellEnd"/>
        <w:r w:rsidRPr="004B3827">
          <w:rPr>
            <w:color w:val="EE0000"/>
            <w:rPrChange w:id="801" w:author="Administrator" w:date="2026-08-16T18:57:00Z" w16du:dateUtc="2026-08-16T11:57:00Z">
              <w:rPr>
                <w:color w:val="000000" w:themeColor="text1"/>
              </w:rPr>
            </w:rPrChange>
          </w:rPr>
          <w:t xml:space="preserve">, </w:t>
        </w:r>
        <w:proofErr w:type="spellStart"/>
        <w:r w:rsidRPr="004B3827">
          <w:rPr>
            <w:color w:val="EE0000"/>
            <w:rPrChange w:id="802" w:author="Administrator" w:date="2026-08-16T18:57:00Z" w16du:dateUtc="2026-08-16T11:57:00Z">
              <w:rPr>
                <w:color w:val="000000" w:themeColor="text1"/>
              </w:rPr>
            </w:rPrChange>
          </w:rPr>
          <w:t>phân</w:t>
        </w:r>
        <w:proofErr w:type="spellEnd"/>
        <w:r w:rsidRPr="004B3827">
          <w:rPr>
            <w:color w:val="EE0000"/>
            <w:rPrChange w:id="803" w:author="Administrator" w:date="2026-08-16T18:57:00Z" w16du:dateUtc="2026-08-16T11:57:00Z">
              <w:rPr>
                <w:color w:val="000000" w:themeColor="text1"/>
              </w:rPr>
            </w:rPrChange>
          </w:rPr>
          <w:t xml:space="preserve"> </w:t>
        </w:r>
        <w:proofErr w:type="spellStart"/>
        <w:r w:rsidRPr="004B3827">
          <w:rPr>
            <w:color w:val="EE0000"/>
            <w:rPrChange w:id="804" w:author="Administrator" w:date="2026-08-16T18:57:00Z" w16du:dateUtc="2026-08-16T11:57:00Z">
              <w:rPr>
                <w:color w:val="000000" w:themeColor="text1"/>
              </w:rPr>
            </w:rPrChange>
          </w:rPr>
          <w:t>bổ</w:t>
        </w:r>
        <w:proofErr w:type="spellEnd"/>
        <w:r w:rsidRPr="004B3827">
          <w:rPr>
            <w:color w:val="EE0000"/>
            <w:rPrChange w:id="805" w:author="Administrator" w:date="2026-08-16T18:57:00Z" w16du:dateUtc="2026-08-16T11:57:00Z">
              <w:rPr>
                <w:color w:val="000000" w:themeColor="text1"/>
              </w:rPr>
            </w:rPrChange>
          </w:rPr>
          <w:t xml:space="preserve"> </w:t>
        </w:r>
        <w:proofErr w:type="spellStart"/>
        <w:r w:rsidRPr="004B3827">
          <w:rPr>
            <w:color w:val="EE0000"/>
            <w:rPrChange w:id="806" w:author="Administrator" w:date="2026-08-16T18:57:00Z" w16du:dateUtc="2026-08-16T11:57:00Z">
              <w:rPr>
                <w:color w:val="000000" w:themeColor="text1"/>
              </w:rPr>
            </w:rPrChange>
          </w:rPr>
          <w:t>nguồn</w:t>
        </w:r>
        <w:proofErr w:type="spellEnd"/>
        <w:r w:rsidRPr="004B3827">
          <w:rPr>
            <w:color w:val="EE0000"/>
            <w:rPrChange w:id="807" w:author="Administrator" w:date="2026-08-16T18:57:00Z" w16du:dateUtc="2026-08-16T11:57:00Z">
              <w:rPr>
                <w:color w:val="000000" w:themeColor="text1"/>
              </w:rPr>
            </w:rPrChange>
          </w:rPr>
          <w:t xml:space="preserve"> </w:t>
        </w:r>
        <w:proofErr w:type="spellStart"/>
        <w:r w:rsidRPr="004B3827">
          <w:rPr>
            <w:color w:val="EE0000"/>
            <w:rPrChange w:id="808" w:author="Administrator" w:date="2026-08-16T18:57:00Z" w16du:dateUtc="2026-08-16T11:57:00Z">
              <w:rPr>
                <w:color w:val="000000" w:themeColor="text1"/>
              </w:rPr>
            </w:rPrChange>
          </w:rPr>
          <w:t>lực</w:t>
        </w:r>
        <w:proofErr w:type="spellEnd"/>
        <w:r w:rsidRPr="004B3827">
          <w:rPr>
            <w:color w:val="EE0000"/>
            <w:rPrChange w:id="809" w:author="Administrator" w:date="2026-08-16T18:57:00Z" w16du:dateUtc="2026-08-16T11:57:00Z">
              <w:rPr>
                <w:color w:val="000000" w:themeColor="text1"/>
              </w:rPr>
            </w:rPrChange>
          </w:rPr>
          <w:t xml:space="preserve"> hay </w:t>
        </w:r>
        <w:proofErr w:type="spellStart"/>
        <w:r w:rsidRPr="004B3827">
          <w:rPr>
            <w:color w:val="EE0000"/>
            <w:rPrChange w:id="810" w:author="Administrator" w:date="2026-08-16T18:57:00Z" w16du:dateUtc="2026-08-16T11:57:00Z">
              <w:rPr>
                <w:color w:val="000000" w:themeColor="text1"/>
              </w:rPr>
            </w:rPrChange>
          </w:rPr>
          <w:t>nghiệm</w:t>
        </w:r>
        <w:proofErr w:type="spellEnd"/>
        <w:r w:rsidRPr="004B3827">
          <w:rPr>
            <w:color w:val="EE0000"/>
            <w:rPrChange w:id="811" w:author="Administrator" w:date="2026-08-16T18:57:00Z" w16du:dateUtc="2026-08-16T11:57:00Z">
              <w:rPr>
                <w:color w:val="000000" w:themeColor="text1"/>
              </w:rPr>
            </w:rPrChange>
          </w:rPr>
          <w:t xml:space="preserve"> </w:t>
        </w:r>
        <w:proofErr w:type="spellStart"/>
        <w:r w:rsidRPr="004B3827">
          <w:rPr>
            <w:color w:val="EE0000"/>
            <w:rPrChange w:id="812" w:author="Administrator" w:date="2026-08-16T18:57:00Z" w16du:dateUtc="2026-08-16T11:57:00Z">
              <w:rPr>
                <w:color w:val="000000" w:themeColor="text1"/>
              </w:rPr>
            </w:rPrChange>
          </w:rPr>
          <w:t>thu</w:t>
        </w:r>
        <w:proofErr w:type="spellEnd"/>
        <w:r w:rsidRPr="004B3827">
          <w:rPr>
            <w:color w:val="EE0000"/>
            <w:rPrChange w:id="813" w:author="Administrator" w:date="2026-08-16T18:57:00Z" w16du:dateUtc="2026-08-16T11:57:00Z">
              <w:rPr>
                <w:color w:val="000000" w:themeColor="text1"/>
              </w:rPr>
            </w:rPrChange>
          </w:rPr>
          <w:t xml:space="preserve">; </w:t>
        </w:r>
        <w:proofErr w:type="spellStart"/>
        <w:r w:rsidRPr="004B3827">
          <w:rPr>
            <w:color w:val="EE0000"/>
            <w:rPrChange w:id="814" w:author="Administrator" w:date="2026-08-16T18:57:00Z" w16du:dateUtc="2026-08-16T11:57:00Z">
              <w:rPr>
                <w:color w:val="000000" w:themeColor="text1"/>
              </w:rPr>
            </w:rPrChange>
          </w:rPr>
          <w:t>mọi</w:t>
        </w:r>
        <w:proofErr w:type="spellEnd"/>
        <w:r w:rsidRPr="004B3827">
          <w:rPr>
            <w:color w:val="EE0000"/>
            <w:rPrChange w:id="815" w:author="Administrator" w:date="2026-08-16T18:57:00Z" w16du:dateUtc="2026-08-16T11:57:00Z">
              <w:rPr>
                <w:color w:val="000000" w:themeColor="text1"/>
              </w:rPr>
            </w:rPrChange>
          </w:rPr>
          <w:t xml:space="preserve"> </w:t>
        </w:r>
        <w:proofErr w:type="spellStart"/>
        <w:r w:rsidRPr="004B3827">
          <w:rPr>
            <w:color w:val="EE0000"/>
            <w:rPrChange w:id="816" w:author="Administrator" w:date="2026-08-16T18:57:00Z" w16du:dateUtc="2026-08-16T11:57:00Z">
              <w:rPr>
                <w:color w:val="000000" w:themeColor="text1"/>
              </w:rPr>
            </w:rPrChange>
          </w:rPr>
          <w:t>quyết</w:t>
        </w:r>
        <w:proofErr w:type="spellEnd"/>
        <w:r w:rsidRPr="004B3827">
          <w:rPr>
            <w:color w:val="EE0000"/>
            <w:rPrChange w:id="817" w:author="Administrator" w:date="2026-08-16T18:57:00Z" w16du:dateUtc="2026-08-16T11:57:00Z">
              <w:rPr>
                <w:color w:val="000000" w:themeColor="text1"/>
              </w:rPr>
            </w:rPrChange>
          </w:rPr>
          <w:t xml:space="preserve"> </w:t>
        </w:r>
        <w:proofErr w:type="spellStart"/>
        <w:r w:rsidRPr="004B3827">
          <w:rPr>
            <w:color w:val="EE0000"/>
            <w:rPrChange w:id="818" w:author="Administrator" w:date="2026-08-16T18:57:00Z" w16du:dateUtc="2026-08-16T11:57:00Z">
              <w:rPr>
                <w:color w:val="000000" w:themeColor="text1"/>
              </w:rPr>
            </w:rPrChange>
          </w:rPr>
          <w:t>định</w:t>
        </w:r>
        <w:proofErr w:type="spellEnd"/>
        <w:r w:rsidRPr="004B3827">
          <w:rPr>
            <w:color w:val="EE0000"/>
            <w:rPrChange w:id="819" w:author="Administrator" w:date="2026-08-16T18:57:00Z" w16du:dateUtc="2026-08-16T11:57:00Z">
              <w:rPr>
                <w:color w:val="000000" w:themeColor="text1"/>
              </w:rPr>
            </w:rPrChange>
          </w:rPr>
          <w:t xml:space="preserve"> </w:t>
        </w:r>
        <w:proofErr w:type="spellStart"/>
        <w:r w:rsidRPr="004B3827">
          <w:rPr>
            <w:color w:val="EE0000"/>
            <w:rPrChange w:id="820" w:author="Administrator" w:date="2026-08-16T18:57:00Z" w16du:dateUtc="2026-08-16T11:57:00Z">
              <w:rPr>
                <w:color w:val="000000" w:themeColor="text1"/>
              </w:rPr>
            </w:rPrChange>
          </w:rPr>
          <w:t>quan</w:t>
        </w:r>
        <w:proofErr w:type="spellEnd"/>
        <w:r w:rsidRPr="004B3827">
          <w:rPr>
            <w:color w:val="EE0000"/>
            <w:rPrChange w:id="821" w:author="Administrator" w:date="2026-08-16T18:57:00Z" w16du:dateUtc="2026-08-16T11:57:00Z">
              <w:rPr>
                <w:color w:val="000000" w:themeColor="text1"/>
              </w:rPr>
            </w:rPrChange>
          </w:rPr>
          <w:t xml:space="preserve"> </w:t>
        </w:r>
        <w:proofErr w:type="spellStart"/>
        <w:r w:rsidRPr="004B3827">
          <w:rPr>
            <w:color w:val="EE0000"/>
            <w:rPrChange w:id="822" w:author="Administrator" w:date="2026-08-16T18:57:00Z" w16du:dateUtc="2026-08-16T11:57:00Z">
              <w:rPr>
                <w:color w:val="000000" w:themeColor="text1"/>
              </w:rPr>
            </w:rPrChange>
          </w:rPr>
          <w:t>trọng</w:t>
        </w:r>
        <w:proofErr w:type="spellEnd"/>
        <w:r w:rsidRPr="004B3827">
          <w:rPr>
            <w:color w:val="EE0000"/>
            <w:rPrChange w:id="823" w:author="Administrator" w:date="2026-08-16T18:57:00Z" w16du:dateUtc="2026-08-16T11:57:00Z">
              <w:rPr>
                <w:color w:val="000000" w:themeColor="text1"/>
              </w:rPr>
            </w:rPrChange>
          </w:rPr>
          <w:t xml:space="preserve"> </w:t>
        </w:r>
        <w:proofErr w:type="spellStart"/>
        <w:r w:rsidRPr="004B3827">
          <w:rPr>
            <w:color w:val="EE0000"/>
            <w:rPrChange w:id="824" w:author="Administrator" w:date="2026-08-16T18:57:00Z" w16du:dateUtc="2026-08-16T11:57:00Z">
              <w:rPr>
                <w:color w:val="000000" w:themeColor="text1"/>
              </w:rPr>
            </w:rPrChange>
          </w:rPr>
          <w:t>đều</w:t>
        </w:r>
        <w:proofErr w:type="spellEnd"/>
        <w:r w:rsidRPr="004B3827">
          <w:rPr>
            <w:color w:val="EE0000"/>
            <w:rPrChange w:id="825" w:author="Administrator" w:date="2026-08-16T18:57:00Z" w16du:dateUtc="2026-08-16T11:57:00Z">
              <w:rPr>
                <w:color w:val="000000" w:themeColor="text1"/>
              </w:rPr>
            </w:rPrChange>
          </w:rPr>
          <w:t xml:space="preserve"> </w:t>
        </w:r>
        <w:proofErr w:type="spellStart"/>
        <w:r w:rsidRPr="004B3827">
          <w:rPr>
            <w:color w:val="EE0000"/>
            <w:rPrChange w:id="826" w:author="Administrator" w:date="2026-08-16T18:57:00Z" w16du:dateUtc="2026-08-16T11:57:00Z">
              <w:rPr>
                <w:color w:val="000000" w:themeColor="text1"/>
              </w:rPr>
            </w:rPrChange>
          </w:rPr>
          <w:t>có</w:t>
        </w:r>
        <w:proofErr w:type="spellEnd"/>
        <w:r w:rsidRPr="004B3827">
          <w:rPr>
            <w:color w:val="EE0000"/>
            <w:rPrChange w:id="827" w:author="Administrator" w:date="2026-08-16T18:57:00Z" w16du:dateUtc="2026-08-16T11:57:00Z">
              <w:rPr>
                <w:color w:val="000000" w:themeColor="text1"/>
              </w:rPr>
            </w:rPrChange>
          </w:rPr>
          <w:t xml:space="preserve"> con </w:t>
        </w:r>
        <w:proofErr w:type="spellStart"/>
        <w:r w:rsidRPr="004B3827">
          <w:rPr>
            <w:color w:val="EE0000"/>
            <w:rPrChange w:id="828" w:author="Administrator" w:date="2026-08-16T18:57:00Z" w16du:dateUtc="2026-08-16T11:57:00Z">
              <w:rPr>
                <w:color w:val="000000" w:themeColor="text1"/>
              </w:rPr>
            </w:rPrChange>
          </w:rPr>
          <w:t>người</w:t>
        </w:r>
        <w:proofErr w:type="spellEnd"/>
        <w:r w:rsidRPr="004B3827">
          <w:rPr>
            <w:color w:val="EE0000"/>
            <w:rPrChange w:id="829" w:author="Administrator" w:date="2026-08-16T18:57:00Z" w16du:dateUtc="2026-08-16T11:57:00Z">
              <w:rPr>
                <w:color w:val="000000" w:themeColor="text1"/>
              </w:rPr>
            </w:rPrChange>
          </w:rPr>
          <w:t xml:space="preserve"> </w:t>
        </w:r>
        <w:proofErr w:type="spellStart"/>
        <w:r w:rsidRPr="004B3827">
          <w:rPr>
            <w:color w:val="EE0000"/>
            <w:rPrChange w:id="830" w:author="Administrator" w:date="2026-08-16T18:57:00Z" w16du:dateUtc="2026-08-16T11:57:00Z">
              <w:rPr>
                <w:color w:val="000000" w:themeColor="text1"/>
              </w:rPr>
            </w:rPrChange>
          </w:rPr>
          <w:t>chịu</w:t>
        </w:r>
        <w:proofErr w:type="spellEnd"/>
        <w:r w:rsidRPr="004B3827">
          <w:rPr>
            <w:color w:val="EE0000"/>
            <w:rPrChange w:id="831" w:author="Administrator" w:date="2026-08-16T18:57:00Z" w16du:dateUtc="2026-08-16T11:57:00Z">
              <w:rPr>
                <w:color w:val="000000" w:themeColor="text1"/>
              </w:rPr>
            </w:rPrChange>
          </w:rPr>
          <w:t xml:space="preserve"> </w:t>
        </w:r>
        <w:proofErr w:type="spellStart"/>
        <w:r w:rsidRPr="004B3827">
          <w:rPr>
            <w:color w:val="EE0000"/>
            <w:rPrChange w:id="832" w:author="Administrator" w:date="2026-08-16T18:57:00Z" w16du:dateUtc="2026-08-16T11:57:00Z">
              <w:rPr>
                <w:color w:val="000000" w:themeColor="text1"/>
              </w:rPr>
            </w:rPrChange>
          </w:rPr>
          <w:t>trách</w:t>
        </w:r>
        <w:proofErr w:type="spellEnd"/>
        <w:r w:rsidRPr="004B3827">
          <w:rPr>
            <w:color w:val="EE0000"/>
            <w:rPrChange w:id="833" w:author="Administrator" w:date="2026-08-16T18:57:00Z" w16du:dateUtc="2026-08-16T11:57:00Z">
              <w:rPr>
                <w:color w:val="000000" w:themeColor="text1"/>
              </w:rPr>
            </w:rPrChange>
          </w:rPr>
          <w:t xml:space="preserve"> </w:t>
        </w:r>
        <w:proofErr w:type="spellStart"/>
        <w:r w:rsidRPr="004B3827">
          <w:rPr>
            <w:color w:val="EE0000"/>
            <w:rPrChange w:id="834" w:author="Administrator" w:date="2026-08-16T18:57:00Z" w16du:dateUtc="2026-08-16T11:57:00Z">
              <w:rPr>
                <w:color w:val="000000" w:themeColor="text1"/>
              </w:rPr>
            </w:rPrChange>
          </w:rPr>
          <w:t>nhiệm</w:t>
        </w:r>
        <w:proofErr w:type="spellEnd"/>
        <w:r w:rsidRPr="004B3827">
          <w:rPr>
            <w:color w:val="EE0000"/>
            <w:rPrChange w:id="835" w:author="Administrator" w:date="2026-08-16T18:57:00Z" w16du:dateUtc="2026-08-16T11:57:00Z">
              <w:rPr>
                <w:color w:val="000000" w:themeColor="text1"/>
              </w:rPr>
            </w:rPrChange>
          </w:rPr>
          <w:t xml:space="preserve">, </w:t>
        </w:r>
        <w:proofErr w:type="spellStart"/>
        <w:r w:rsidRPr="004B3827">
          <w:rPr>
            <w:color w:val="EE0000"/>
            <w:rPrChange w:id="836" w:author="Administrator" w:date="2026-08-16T18:57:00Z" w16du:dateUtc="2026-08-16T11:57:00Z">
              <w:rPr>
                <w:color w:val="000000" w:themeColor="text1"/>
              </w:rPr>
            </w:rPrChange>
          </w:rPr>
          <w:t>có</w:t>
        </w:r>
        <w:proofErr w:type="spellEnd"/>
        <w:r w:rsidRPr="004B3827">
          <w:rPr>
            <w:color w:val="EE0000"/>
            <w:rPrChange w:id="837" w:author="Administrator" w:date="2026-08-16T18:57:00Z" w16du:dateUtc="2026-08-16T11:57:00Z">
              <w:rPr>
                <w:color w:val="000000" w:themeColor="text1"/>
              </w:rPr>
            </w:rPrChange>
          </w:rPr>
          <w:t xml:space="preserve"> </w:t>
        </w:r>
        <w:proofErr w:type="spellStart"/>
        <w:r w:rsidRPr="004B3827">
          <w:rPr>
            <w:color w:val="EE0000"/>
            <w:rPrChange w:id="838" w:author="Administrator" w:date="2026-08-16T18:57:00Z" w16du:dateUtc="2026-08-16T11:57:00Z">
              <w:rPr>
                <w:color w:val="000000" w:themeColor="text1"/>
              </w:rPr>
            </w:rPrChange>
          </w:rPr>
          <w:t>lưu</w:t>
        </w:r>
        <w:proofErr w:type="spellEnd"/>
        <w:r w:rsidRPr="004B3827">
          <w:rPr>
            <w:color w:val="EE0000"/>
            <w:rPrChange w:id="839" w:author="Administrator" w:date="2026-08-16T18:57:00Z" w16du:dateUtc="2026-08-16T11:57:00Z">
              <w:rPr>
                <w:color w:val="000000" w:themeColor="text1"/>
              </w:rPr>
            </w:rPrChange>
          </w:rPr>
          <w:t xml:space="preserve"> </w:t>
        </w:r>
        <w:proofErr w:type="spellStart"/>
        <w:r w:rsidRPr="004B3827">
          <w:rPr>
            <w:color w:val="EE0000"/>
            <w:rPrChange w:id="840" w:author="Administrator" w:date="2026-08-16T18:57:00Z" w16du:dateUtc="2026-08-16T11:57:00Z">
              <w:rPr>
                <w:color w:val="000000" w:themeColor="text1"/>
              </w:rPr>
            </w:rPrChange>
          </w:rPr>
          <w:t>vết</w:t>
        </w:r>
        <w:proofErr w:type="spellEnd"/>
        <w:r w:rsidRPr="004B3827">
          <w:rPr>
            <w:color w:val="EE0000"/>
            <w:rPrChange w:id="841" w:author="Administrator" w:date="2026-08-16T18:57:00Z" w16du:dateUtc="2026-08-16T11:57:00Z">
              <w:rPr>
                <w:color w:val="000000" w:themeColor="text1"/>
              </w:rPr>
            </w:rPrChange>
          </w:rPr>
          <w:t xml:space="preserve"> </w:t>
        </w:r>
        <w:proofErr w:type="spellStart"/>
        <w:r w:rsidRPr="004B3827">
          <w:rPr>
            <w:color w:val="EE0000"/>
            <w:rPrChange w:id="842" w:author="Administrator" w:date="2026-08-16T18:57:00Z" w16du:dateUtc="2026-08-16T11:57:00Z">
              <w:rPr>
                <w:color w:val="000000" w:themeColor="text1"/>
              </w:rPr>
            </w:rPrChange>
          </w:rPr>
          <w:t>và</w:t>
        </w:r>
        <w:proofErr w:type="spellEnd"/>
        <w:r w:rsidRPr="004B3827">
          <w:rPr>
            <w:color w:val="EE0000"/>
            <w:rPrChange w:id="843" w:author="Administrator" w:date="2026-08-16T18:57:00Z" w16du:dateUtc="2026-08-16T11:57:00Z">
              <w:rPr>
                <w:color w:val="000000" w:themeColor="text1"/>
              </w:rPr>
            </w:rPrChange>
          </w:rPr>
          <w:t xml:space="preserve"> </w:t>
        </w:r>
        <w:proofErr w:type="spellStart"/>
        <w:r w:rsidRPr="004B3827">
          <w:rPr>
            <w:color w:val="EE0000"/>
            <w:rPrChange w:id="844" w:author="Administrator" w:date="2026-08-16T18:57:00Z" w16du:dateUtc="2026-08-16T11:57:00Z">
              <w:rPr>
                <w:color w:val="000000" w:themeColor="text1"/>
              </w:rPr>
            </w:rPrChange>
          </w:rPr>
          <w:t>khả</w:t>
        </w:r>
        <w:proofErr w:type="spellEnd"/>
        <w:r w:rsidRPr="004B3827">
          <w:rPr>
            <w:color w:val="EE0000"/>
            <w:rPrChange w:id="845" w:author="Administrator" w:date="2026-08-16T18:57:00Z" w16du:dateUtc="2026-08-16T11:57:00Z">
              <w:rPr>
                <w:color w:val="000000" w:themeColor="text1"/>
              </w:rPr>
            </w:rPrChange>
          </w:rPr>
          <w:t xml:space="preserve"> </w:t>
        </w:r>
        <w:proofErr w:type="spellStart"/>
        <w:r w:rsidRPr="004B3827">
          <w:rPr>
            <w:color w:val="EE0000"/>
            <w:rPrChange w:id="846" w:author="Administrator" w:date="2026-08-16T18:57:00Z" w16du:dateUtc="2026-08-16T11:57:00Z">
              <w:rPr>
                <w:color w:val="000000" w:themeColor="text1"/>
              </w:rPr>
            </w:rPrChange>
          </w:rPr>
          <w:t>năng</w:t>
        </w:r>
        <w:proofErr w:type="spellEnd"/>
        <w:r w:rsidRPr="004B3827">
          <w:rPr>
            <w:color w:val="EE0000"/>
            <w:rPrChange w:id="847" w:author="Administrator" w:date="2026-08-16T18:57:00Z" w16du:dateUtc="2026-08-16T11:57:00Z">
              <w:rPr>
                <w:color w:val="000000" w:themeColor="text1"/>
              </w:rPr>
            </w:rPrChange>
          </w:rPr>
          <w:t xml:space="preserve"> </w:t>
        </w:r>
        <w:proofErr w:type="spellStart"/>
        <w:r w:rsidRPr="004B3827">
          <w:rPr>
            <w:color w:val="EE0000"/>
            <w:rPrChange w:id="848" w:author="Administrator" w:date="2026-08-16T18:57:00Z" w16du:dateUtc="2026-08-16T11:57:00Z">
              <w:rPr>
                <w:color w:val="000000" w:themeColor="text1"/>
              </w:rPr>
            </w:rPrChange>
          </w:rPr>
          <w:t>kiểm</w:t>
        </w:r>
        <w:proofErr w:type="spellEnd"/>
        <w:r w:rsidRPr="004B3827">
          <w:rPr>
            <w:color w:val="EE0000"/>
            <w:rPrChange w:id="849" w:author="Administrator" w:date="2026-08-16T18:57:00Z" w16du:dateUtc="2026-08-16T11:57:00Z">
              <w:rPr>
                <w:color w:val="000000" w:themeColor="text1"/>
              </w:rPr>
            </w:rPrChange>
          </w:rPr>
          <w:t xml:space="preserve"> </w:t>
        </w:r>
        <w:proofErr w:type="spellStart"/>
        <w:r w:rsidRPr="004B3827">
          <w:rPr>
            <w:color w:val="EE0000"/>
            <w:rPrChange w:id="850" w:author="Administrator" w:date="2026-08-16T18:57:00Z" w16du:dateUtc="2026-08-16T11:57:00Z">
              <w:rPr>
                <w:color w:val="000000" w:themeColor="text1"/>
              </w:rPr>
            </w:rPrChange>
          </w:rPr>
          <w:t>toán</w:t>
        </w:r>
        <w:proofErr w:type="spellEnd"/>
        <w:r w:rsidRPr="004B3827">
          <w:rPr>
            <w:color w:val="EE0000"/>
            <w:rPrChange w:id="851" w:author="Administrator" w:date="2026-08-16T18:57:00Z" w16du:dateUtc="2026-08-16T11:57:00Z">
              <w:rPr>
                <w:color w:val="000000" w:themeColor="text1"/>
              </w:rPr>
            </w:rPrChange>
          </w:rPr>
          <w:t>.</w:t>
        </w:r>
      </w:ins>
    </w:p>
    <w:p w14:paraId="33137243" w14:textId="72B2CD70" w:rsidR="004B3827" w:rsidRPr="004B3827" w:rsidRDefault="004B3827">
      <w:pPr>
        <w:pStyle w:val="ListParagraph"/>
        <w:numPr>
          <w:ilvl w:val="0"/>
          <w:numId w:val="81"/>
        </w:numPr>
        <w:spacing w:after="120"/>
        <w:jc w:val="both"/>
        <w:rPr>
          <w:ins w:id="852" w:author="Administrator" w:date="2026-08-16T18:56:00Z" w16du:dateUtc="2026-08-16T11:56:00Z"/>
          <w:color w:val="EE0000"/>
          <w:rPrChange w:id="853" w:author="Administrator" w:date="2026-08-16T18:57:00Z" w16du:dateUtc="2026-08-16T11:57:00Z">
            <w:rPr>
              <w:ins w:id="854" w:author="Administrator" w:date="2026-08-16T18:56:00Z" w16du:dateUtc="2026-08-16T11:56:00Z"/>
              <w:color w:val="000000" w:themeColor="text1"/>
              <w:sz w:val="26"/>
              <w:szCs w:val="26"/>
            </w:rPr>
          </w:rPrChange>
        </w:rPr>
        <w:pPrChange w:id="855" w:author="Administrator" w:date="2026-08-16T18:57:00Z" w16du:dateUtc="2026-08-16T11:57:00Z">
          <w:pPr>
            <w:spacing w:after="120"/>
            <w:jc w:val="both"/>
          </w:pPr>
        </w:pPrChange>
      </w:pPr>
      <w:proofErr w:type="spellStart"/>
      <w:ins w:id="856" w:author="Administrator" w:date="2026-08-16T18:56:00Z" w16du:dateUtc="2026-08-16T11:56:00Z">
        <w:r w:rsidRPr="004B3827">
          <w:rPr>
            <w:color w:val="EE0000"/>
            <w:rPrChange w:id="857" w:author="Administrator" w:date="2026-08-16T18:57:00Z" w16du:dateUtc="2026-08-16T11:57:00Z">
              <w:rPr>
                <w:color w:val="000000" w:themeColor="text1"/>
              </w:rPr>
            </w:rPrChange>
          </w:rPr>
          <w:lastRenderedPageBreak/>
          <w:t>Thứ</w:t>
        </w:r>
        <w:proofErr w:type="spellEnd"/>
        <w:r w:rsidRPr="004B3827">
          <w:rPr>
            <w:color w:val="EE0000"/>
            <w:rPrChange w:id="858" w:author="Administrator" w:date="2026-08-16T18:57:00Z" w16du:dateUtc="2026-08-16T11:57:00Z">
              <w:rPr>
                <w:color w:val="000000" w:themeColor="text1"/>
              </w:rPr>
            </w:rPrChange>
          </w:rPr>
          <w:t xml:space="preserve"> </w:t>
        </w:r>
        <w:proofErr w:type="spellStart"/>
        <w:r w:rsidRPr="004B3827">
          <w:rPr>
            <w:color w:val="EE0000"/>
            <w:rPrChange w:id="859" w:author="Administrator" w:date="2026-08-16T18:57:00Z" w16du:dateUtc="2026-08-16T11:57:00Z">
              <w:rPr>
                <w:color w:val="000000" w:themeColor="text1"/>
              </w:rPr>
            </w:rPrChange>
          </w:rPr>
          <w:t>năm</w:t>
        </w:r>
        <w:proofErr w:type="spellEnd"/>
        <w:r w:rsidRPr="004B3827">
          <w:rPr>
            <w:color w:val="EE0000"/>
            <w:rPrChange w:id="860" w:author="Administrator" w:date="2026-08-16T18:57:00Z" w16du:dateUtc="2026-08-16T11:57:00Z">
              <w:rPr>
                <w:color w:val="000000" w:themeColor="text1"/>
              </w:rPr>
            </w:rPrChange>
          </w:rPr>
          <w:t xml:space="preserve">, Closed-loop Innovation. VI CONNECT </w:t>
        </w:r>
        <w:proofErr w:type="spellStart"/>
        <w:r w:rsidRPr="004B3827">
          <w:rPr>
            <w:color w:val="EE0000"/>
            <w:rPrChange w:id="861" w:author="Administrator" w:date="2026-08-16T18:57:00Z" w16du:dateUtc="2026-08-16T11:57:00Z">
              <w:rPr>
                <w:color w:val="000000" w:themeColor="text1"/>
              </w:rPr>
            </w:rPrChange>
          </w:rPr>
          <w:t>quản</w:t>
        </w:r>
        <w:proofErr w:type="spellEnd"/>
        <w:r w:rsidRPr="004B3827">
          <w:rPr>
            <w:color w:val="EE0000"/>
            <w:rPrChange w:id="862" w:author="Administrator" w:date="2026-08-16T18:57:00Z" w16du:dateUtc="2026-08-16T11:57:00Z">
              <w:rPr>
                <w:color w:val="000000" w:themeColor="text1"/>
              </w:rPr>
            </w:rPrChange>
          </w:rPr>
          <w:t xml:space="preserve"> </w:t>
        </w:r>
        <w:proofErr w:type="spellStart"/>
        <w:r w:rsidRPr="004B3827">
          <w:rPr>
            <w:color w:val="EE0000"/>
            <w:rPrChange w:id="863" w:author="Administrator" w:date="2026-08-16T18:57:00Z" w16du:dateUtc="2026-08-16T11:57:00Z">
              <w:rPr>
                <w:color w:val="000000" w:themeColor="text1"/>
              </w:rPr>
            </w:rPrChange>
          </w:rPr>
          <w:t>trị</w:t>
        </w:r>
        <w:proofErr w:type="spellEnd"/>
        <w:r w:rsidRPr="004B3827">
          <w:rPr>
            <w:color w:val="EE0000"/>
            <w:rPrChange w:id="864" w:author="Administrator" w:date="2026-08-16T18:57:00Z" w16du:dateUtc="2026-08-16T11:57:00Z">
              <w:rPr>
                <w:color w:val="000000" w:themeColor="text1"/>
              </w:rPr>
            </w:rPrChange>
          </w:rPr>
          <w:t xml:space="preserve"> </w:t>
        </w:r>
        <w:proofErr w:type="spellStart"/>
        <w:r w:rsidRPr="004B3827">
          <w:rPr>
            <w:color w:val="EE0000"/>
            <w:rPrChange w:id="865" w:author="Administrator" w:date="2026-08-16T18:57:00Z" w16du:dateUtc="2026-08-16T11:57:00Z">
              <w:rPr>
                <w:color w:val="000000" w:themeColor="text1"/>
              </w:rPr>
            </w:rPrChange>
          </w:rPr>
          <w:t>xuyên</w:t>
        </w:r>
        <w:proofErr w:type="spellEnd"/>
        <w:r w:rsidRPr="004B3827">
          <w:rPr>
            <w:color w:val="EE0000"/>
            <w:rPrChange w:id="866" w:author="Administrator" w:date="2026-08-16T18:57:00Z" w16du:dateUtc="2026-08-16T11:57:00Z">
              <w:rPr>
                <w:color w:val="000000" w:themeColor="text1"/>
              </w:rPr>
            </w:rPrChange>
          </w:rPr>
          <w:t xml:space="preserve"> </w:t>
        </w:r>
        <w:proofErr w:type="spellStart"/>
        <w:r w:rsidRPr="004B3827">
          <w:rPr>
            <w:color w:val="EE0000"/>
            <w:rPrChange w:id="867" w:author="Administrator" w:date="2026-08-16T18:57:00Z" w16du:dateUtc="2026-08-16T11:57:00Z">
              <w:rPr>
                <w:color w:val="000000" w:themeColor="text1"/>
              </w:rPr>
            </w:rPrChange>
          </w:rPr>
          <w:t>suốt</w:t>
        </w:r>
        <w:proofErr w:type="spellEnd"/>
        <w:r w:rsidRPr="004B3827">
          <w:rPr>
            <w:color w:val="EE0000"/>
            <w:rPrChange w:id="868" w:author="Administrator" w:date="2026-08-16T18:57:00Z" w16du:dateUtc="2026-08-16T11:57:00Z">
              <w:rPr>
                <w:color w:val="000000" w:themeColor="text1"/>
              </w:rPr>
            </w:rPrChange>
          </w:rPr>
          <w:t xml:space="preserve"> </w:t>
        </w:r>
        <w:proofErr w:type="spellStart"/>
        <w:r w:rsidRPr="004B3827">
          <w:rPr>
            <w:color w:val="EE0000"/>
            <w:rPrChange w:id="869" w:author="Administrator" w:date="2026-08-16T18:57:00Z" w16du:dateUtc="2026-08-16T11:57:00Z">
              <w:rPr>
                <w:color w:val="000000" w:themeColor="text1"/>
              </w:rPr>
            </w:rPrChange>
          </w:rPr>
          <w:t>vòng</w:t>
        </w:r>
        <w:proofErr w:type="spellEnd"/>
        <w:r w:rsidRPr="004B3827">
          <w:rPr>
            <w:color w:val="EE0000"/>
            <w:rPrChange w:id="870" w:author="Administrator" w:date="2026-08-16T18:57:00Z" w16du:dateUtc="2026-08-16T11:57:00Z">
              <w:rPr>
                <w:color w:val="000000" w:themeColor="text1"/>
              </w:rPr>
            </w:rPrChange>
          </w:rPr>
          <w:t xml:space="preserve"> </w:t>
        </w:r>
        <w:proofErr w:type="spellStart"/>
        <w:r w:rsidRPr="004B3827">
          <w:rPr>
            <w:color w:val="EE0000"/>
            <w:rPrChange w:id="871" w:author="Administrator" w:date="2026-08-16T18:57:00Z" w16du:dateUtc="2026-08-16T11:57:00Z">
              <w:rPr>
                <w:color w:val="000000" w:themeColor="text1"/>
              </w:rPr>
            </w:rPrChange>
          </w:rPr>
          <w:t>đời</w:t>
        </w:r>
        <w:proofErr w:type="spellEnd"/>
        <w:r w:rsidRPr="004B3827">
          <w:rPr>
            <w:color w:val="EE0000"/>
            <w:rPrChange w:id="872" w:author="Administrator" w:date="2026-08-16T18:57:00Z" w16du:dateUtc="2026-08-16T11:57:00Z">
              <w:rPr>
                <w:color w:val="000000" w:themeColor="text1"/>
              </w:rPr>
            </w:rPrChange>
          </w:rPr>
          <w:t xml:space="preserve"> </w:t>
        </w:r>
        <w:proofErr w:type="spellStart"/>
        <w:r w:rsidRPr="004B3827">
          <w:rPr>
            <w:color w:val="EE0000"/>
            <w:rPrChange w:id="873" w:author="Administrator" w:date="2026-08-16T18:57:00Z" w16du:dateUtc="2026-08-16T11:57:00Z">
              <w:rPr>
                <w:color w:val="000000" w:themeColor="text1"/>
              </w:rPr>
            </w:rPrChange>
          </w:rPr>
          <w:t>từ</w:t>
        </w:r>
        <w:proofErr w:type="spellEnd"/>
        <w:r w:rsidRPr="004B3827">
          <w:rPr>
            <w:color w:val="EE0000"/>
            <w:rPrChange w:id="874" w:author="Administrator" w:date="2026-08-16T18:57:00Z" w16du:dateUtc="2026-08-16T11:57:00Z">
              <w:rPr>
                <w:color w:val="000000" w:themeColor="text1"/>
              </w:rPr>
            </w:rPrChange>
          </w:rPr>
          <w:t xml:space="preserve"> </w:t>
        </w:r>
        <w:proofErr w:type="spellStart"/>
        <w:r w:rsidRPr="004B3827">
          <w:rPr>
            <w:color w:val="EE0000"/>
            <w:rPrChange w:id="875" w:author="Administrator" w:date="2026-08-16T18:57:00Z" w16du:dateUtc="2026-08-16T11:57:00Z">
              <w:rPr>
                <w:color w:val="000000" w:themeColor="text1"/>
              </w:rPr>
            </w:rPrChange>
          </w:rPr>
          <w:t>bài</w:t>
        </w:r>
        <w:proofErr w:type="spellEnd"/>
        <w:r w:rsidRPr="004B3827">
          <w:rPr>
            <w:color w:val="EE0000"/>
            <w:rPrChange w:id="876" w:author="Administrator" w:date="2026-08-16T18:57:00Z" w16du:dateUtc="2026-08-16T11:57:00Z">
              <w:rPr>
                <w:color w:val="000000" w:themeColor="text1"/>
              </w:rPr>
            </w:rPrChange>
          </w:rPr>
          <w:t xml:space="preserve"> </w:t>
        </w:r>
        <w:proofErr w:type="spellStart"/>
        <w:r w:rsidRPr="004B3827">
          <w:rPr>
            <w:color w:val="EE0000"/>
            <w:rPrChange w:id="877" w:author="Administrator" w:date="2026-08-16T18:57:00Z" w16du:dateUtc="2026-08-16T11:57:00Z">
              <w:rPr>
                <w:color w:val="000000" w:themeColor="text1"/>
              </w:rPr>
            </w:rPrChange>
          </w:rPr>
          <w:t>toán</w:t>
        </w:r>
        <w:proofErr w:type="spellEnd"/>
        <w:r w:rsidRPr="004B3827">
          <w:rPr>
            <w:color w:val="EE0000"/>
            <w:rPrChange w:id="878" w:author="Administrator" w:date="2026-08-16T18:57:00Z" w16du:dateUtc="2026-08-16T11:57:00Z">
              <w:rPr>
                <w:color w:val="000000" w:themeColor="text1"/>
              </w:rPr>
            </w:rPrChange>
          </w:rPr>
          <w:t xml:space="preserve"> → </w:t>
        </w:r>
        <w:proofErr w:type="spellStart"/>
        <w:r w:rsidRPr="004B3827">
          <w:rPr>
            <w:color w:val="EE0000"/>
            <w:rPrChange w:id="879" w:author="Administrator" w:date="2026-08-16T18:57:00Z" w16du:dateUtc="2026-08-16T11:57:00Z">
              <w:rPr>
                <w:color w:val="000000" w:themeColor="text1"/>
              </w:rPr>
            </w:rPrChange>
          </w:rPr>
          <w:t>ghép</w:t>
        </w:r>
        <w:proofErr w:type="spellEnd"/>
        <w:r w:rsidRPr="004B3827">
          <w:rPr>
            <w:color w:val="EE0000"/>
            <w:rPrChange w:id="880" w:author="Administrator" w:date="2026-08-16T18:57:00Z" w16du:dateUtc="2026-08-16T11:57:00Z">
              <w:rPr>
                <w:color w:val="000000" w:themeColor="text1"/>
              </w:rPr>
            </w:rPrChange>
          </w:rPr>
          <w:t xml:space="preserve"> </w:t>
        </w:r>
        <w:proofErr w:type="spellStart"/>
        <w:r w:rsidRPr="004B3827">
          <w:rPr>
            <w:color w:val="EE0000"/>
            <w:rPrChange w:id="881" w:author="Administrator" w:date="2026-08-16T18:57:00Z" w16du:dateUtc="2026-08-16T11:57:00Z">
              <w:rPr>
                <w:color w:val="000000" w:themeColor="text1"/>
              </w:rPr>
            </w:rPrChange>
          </w:rPr>
          <w:t>nối</w:t>
        </w:r>
        <w:proofErr w:type="spellEnd"/>
        <w:r w:rsidRPr="004B3827">
          <w:rPr>
            <w:color w:val="EE0000"/>
            <w:rPrChange w:id="882" w:author="Administrator" w:date="2026-08-16T18:57:00Z" w16du:dateUtc="2026-08-16T11:57:00Z">
              <w:rPr>
                <w:color w:val="000000" w:themeColor="text1"/>
              </w:rPr>
            </w:rPrChange>
          </w:rPr>
          <w:t xml:space="preserve"> → </w:t>
        </w:r>
        <w:proofErr w:type="spellStart"/>
        <w:r w:rsidRPr="004B3827">
          <w:rPr>
            <w:color w:val="EE0000"/>
            <w:rPrChange w:id="883" w:author="Administrator" w:date="2026-08-16T18:57:00Z" w16du:dateUtc="2026-08-16T11:57:00Z">
              <w:rPr>
                <w:color w:val="000000" w:themeColor="text1"/>
              </w:rPr>
            </w:rPrChange>
          </w:rPr>
          <w:t>nhóm</w:t>
        </w:r>
        <w:proofErr w:type="spellEnd"/>
        <w:r w:rsidRPr="004B3827">
          <w:rPr>
            <w:color w:val="EE0000"/>
            <w:rPrChange w:id="884" w:author="Administrator" w:date="2026-08-16T18:57:00Z" w16du:dateUtc="2026-08-16T11:57:00Z">
              <w:rPr>
                <w:color w:val="000000" w:themeColor="text1"/>
              </w:rPr>
            </w:rPrChange>
          </w:rPr>
          <w:t xml:space="preserve"> </w:t>
        </w:r>
        <w:proofErr w:type="spellStart"/>
        <w:r w:rsidRPr="004B3827">
          <w:rPr>
            <w:color w:val="EE0000"/>
            <w:rPrChange w:id="885" w:author="Administrator" w:date="2026-08-16T18:57:00Z" w16du:dateUtc="2026-08-16T11:57:00Z">
              <w:rPr>
                <w:color w:val="000000" w:themeColor="text1"/>
              </w:rPr>
            </w:rPrChange>
          </w:rPr>
          <w:t>thực</w:t>
        </w:r>
        <w:proofErr w:type="spellEnd"/>
        <w:r w:rsidRPr="004B3827">
          <w:rPr>
            <w:color w:val="EE0000"/>
            <w:rPrChange w:id="886" w:author="Administrator" w:date="2026-08-16T18:57:00Z" w16du:dateUtc="2026-08-16T11:57:00Z">
              <w:rPr>
                <w:color w:val="000000" w:themeColor="text1"/>
              </w:rPr>
            </w:rPrChange>
          </w:rPr>
          <w:t xml:space="preserve"> </w:t>
        </w:r>
        <w:proofErr w:type="spellStart"/>
        <w:r w:rsidRPr="004B3827">
          <w:rPr>
            <w:color w:val="EE0000"/>
            <w:rPrChange w:id="887" w:author="Administrator" w:date="2026-08-16T18:57:00Z" w16du:dateUtc="2026-08-16T11:57:00Z">
              <w:rPr>
                <w:color w:val="000000" w:themeColor="text1"/>
              </w:rPr>
            </w:rPrChange>
          </w:rPr>
          <w:t>hiện</w:t>
        </w:r>
        <w:proofErr w:type="spellEnd"/>
        <w:r w:rsidRPr="004B3827">
          <w:rPr>
            <w:color w:val="EE0000"/>
            <w:rPrChange w:id="888" w:author="Administrator" w:date="2026-08-16T18:57:00Z" w16du:dateUtc="2026-08-16T11:57:00Z">
              <w:rPr>
                <w:color w:val="000000" w:themeColor="text1"/>
              </w:rPr>
            </w:rPrChange>
          </w:rPr>
          <w:t xml:space="preserve"> → </w:t>
        </w:r>
        <w:proofErr w:type="spellStart"/>
        <w:r w:rsidRPr="004B3827">
          <w:rPr>
            <w:color w:val="EE0000"/>
            <w:rPrChange w:id="889" w:author="Administrator" w:date="2026-08-16T18:57:00Z" w16du:dateUtc="2026-08-16T11:57:00Z">
              <w:rPr>
                <w:color w:val="000000" w:themeColor="text1"/>
              </w:rPr>
            </w:rPrChange>
          </w:rPr>
          <w:t>hợp</w:t>
        </w:r>
        <w:proofErr w:type="spellEnd"/>
        <w:r w:rsidRPr="004B3827">
          <w:rPr>
            <w:color w:val="EE0000"/>
            <w:rPrChange w:id="890" w:author="Administrator" w:date="2026-08-16T18:57:00Z" w16du:dateUtc="2026-08-16T11:57:00Z">
              <w:rPr>
                <w:color w:val="000000" w:themeColor="text1"/>
              </w:rPr>
            </w:rPrChange>
          </w:rPr>
          <w:t xml:space="preserve"> </w:t>
        </w:r>
        <w:proofErr w:type="spellStart"/>
        <w:r w:rsidRPr="004B3827">
          <w:rPr>
            <w:color w:val="EE0000"/>
            <w:rPrChange w:id="891" w:author="Administrator" w:date="2026-08-16T18:57:00Z" w16du:dateUtc="2026-08-16T11:57:00Z">
              <w:rPr>
                <w:color w:val="000000" w:themeColor="text1"/>
              </w:rPr>
            </w:rPrChange>
          </w:rPr>
          <w:t>đồng</w:t>
        </w:r>
        <w:proofErr w:type="spellEnd"/>
        <w:r w:rsidRPr="004B3827">
          <w:rPr>
            <w:color w:val="EE0000"/>
            <w:rPrChange w:id="892" w:author="Administrator" w:date="2026-08-16T18:57:00Z" w16du:dateUtc="2026-08-16T11:57:00Z">
              <w:rPr>
                <w:color w:val="000000" w:themeColor="text1"/>
              </w:rPr>
            </w:rPrChange>
          </w:rPr>
          <w:t xml:space="preserve"> → </w:t>
        </w:r>
        <w:proofErr w:type="spellStart"/>
        <w:r w:rsidRPr="004B3827">
          <w:rPr>
            <w:color w:val="EE0000"/>
            <w:rPrChange w:id="893" w:author="Administrator" w:date="2026-08-16T18:57:00Z" w16du:dateUtc="2026-08-16T11:57:00Z">
              <w:rPr>
                <w:color w:val="000000" w:themeColor="text1"/>
              </w:rPr>
            </w:rPrChange>
          </w:rPr>
          <w:t>nguồn</w:t>
        </w:r>
        <w:proofErr w:type="spellEnd"/>
        <w:r w:rsidRPr="004B3827">
          <w:rPr>
            <w:color w:val="EE0000"/>
            <w:rPrChange w:id="894" w:author="Administrator" w:date="2026-08-16T18:57:00Z" w16du:dateUtc="2026-08-16T11:57:00Z">
              <w:rPr>
                <w:color w:val="000000" w:themeColor="text1"/>
              </w:rPr>
            </w:rPrChange>
          </w:rPr>
          <w:t xml:space="preserve"> </w:t>
        </w:r>
        <w:proofErr w:type="spellStart"/>
        <w:r w:rsidRPr="004B3827">
          <w:rPr>
            <w:color w:val="EE0000"/>
            <w:rPrChange w:id="895" w:author="Administrator" w:date="2026-08-16T18:57:00Z" w16du:dateUtc="2026-08-16T11:57:00Z">
              <w:rPr>
                <w:color w:val="000000" w:themeColor="text1"/>
              </w:rPr>
            </w:rPrChange>
          </w:rPr>
          <w:t>lực</w:t>
        </w:r>
        <w:proofErr w:type="spellEnd"/>
        <w:r w:rsidRPr="004B3827">
          <w:rPr>
            <w:color w:val="EE0000"/>
            <w:rPrChange w:id="896" w:author="Administrator" w:date="2026-08-16T18:57:00Z" w16du:dateUtc="2026-08-16T11:57:00Z">
              <w:rPr>
                <w:color w:val="000000" w:themeColor="text1"/>
              </w:rPr>
            </w:rPrChange>
          </w:rPr>
          <w:t xml:space="preserve"> → </w:t>
        </w:r>
        <w:proofErr w:type="spellStart"/>
        <w:r w:rsidRPr="004B3827">
          <w:rPr>
            <w:color w:val="EE0000"/>
            <w:rPrChange w:id="897" w:author="Administrator" w:date="2026-08-16T18:57:00Z" w16du:dateUtc="2026-08-16T11:57:00Z">
              <w:rPr>
                <w:color w:val="000000" w:themeColor="text1"/>
              </w:rPr>
            </w:rPrChange>
          </w:rPr>
          <w:t>triển</w:t>
        </w:r>
        <w:proofErr w:type="spellEnd"/>
        <w:r w:rsidRPr="004B3827">
          <w:rPr>
            <w:color w:val="EE0000"/>
            <w:rPrChange w:id="898" w:author="Administrator" w:date="2026-08-16T18:57:00Z" w16du:dateUtc="2026-08-16T11:57:00Z">
              <w:rPr>
                <w:color w:val="000000" w:themeColor="text1"/>
              </w:rPr>
            </w:rPrChange>
          </w:rPr>
          <w:t xml:space="preserve"> </w:t>
        </w:r>
        <w:proofErr w:type="spellStart"/>
        <w:r w:rsidRPr="004B3827">
          <w:rPr>
            <w:color w:val="EE0000"/>
            <w:rPrChange w:id="899" w:author="Administrator" w:date="2026-08-16T18:57:00Z" w16du:dateUtc="2026-08-16T11:57:00Z">
              <w:rPr>
                <w:color w:val="000000" w:themeColor="text1"/>
              </w:rPr>
            </w:rPrChange>
          </w:rPr>
          <w:t>khai</w:t>
        </w:r>
        <w:proofErr w:type="spellEnd"/>
        <w:r w:rsidRPr="004B3827">
          <w:rPr>
            <w:color w:val="EE0000"/>
            <w:rPrChange w:id="900" w:author="Administrator" w:date="2026-08-16T18:57:00Z" w16du:dateUtc="2026-08-16T11:57:00Z">
              <w:rPr>
                <w:color w:val="000000" w:themeColor="text1"/>
              </w:rPr>
            </w:rPrChange>
          </w:rPr>
          <w:t xml:space="preserve"> → </w:t>
        </w:r>
        <w:proofErr w:type="spellStart"/>
        <w:r w:rsidRPr="004B3827">
          <w:rPr>
            <w:color w:val="EE0000"/>
            <w:rPrChange w:id="901" w:author="Administrator" w:date="2026-08-16T18:57:00Z" w16du:dateUtc="2026-08-16T11:57:00Z">
              <w:rPr>
                <w:color w:val="000000" w:themeColor="text1"/>
              </w:rPr>
            </w:rPrChange>
          </w:rPr>
          <w:t>nghiệm</w:t>
        </w:r>
        <w:proofErr w:type="spellEnd"/>
        <w:r w:rsidRPr="004B3827">
          <w:rPr>
            <w:color w:val="EE0000"/>
            <w:rPrChange w:id="902" w:author="Administrator" w:date="2026-08-16T18:57:00Z" w16du:dateUtc="2026-08-16T11:57:00Z">
              <w:rPr>
                <w:color w:val="000000" w:themeColor="text1"/>
              </w:rPr>
            </w:rPrChange>
          </w:rPr>
          <w:t xml:space="preserve"> </w:t>
        </w:r>
        <w:proofErr w:type="spellStart"/>
        <w:r w:rsidRPr="004B3827">
          <w:rPr>
            <w:color w:val="EE0000"/>
            <w:rPrChange w:id="903" w:author="Administrator" w:date="2026-08-16T18:57:00Z" w16du:dateUtc="2026-08-16T11:57:00Z">
              <w:rPr>
                <w:color w:val="000000" w:themeColor="text1"/>
              </w:rPr>
            </w:rPrChange>
          </w:rPr>
          <w:t>thu</w:t>
        </w:r>
        <w:proofErr w:type="spellEnd"/>
        <w:r w:rsidRPr="004B3827">
          <w:rPr>
            <w:color w:val="EE0000"/>
            <w:rPrChange w:id="904" w:author="Administrator" w:date="2026-08-16T18:57:00Z" w16du:dateUtc="2026-08-16T11:57:00Z">
              <w:rPr>
                <w:color w:val="000000" w:themeColor="text1"/>
              </w:rPr>
            </w:rPrChange>
          </w:rPr>
          <w:t xml:space="preserve"> → </w:t>
        </w:r>
        <w:proofErr w:type="spellStart"/>
        <w:r w:rsidRPr="004B3827">
          <w:rPr>
            <w:color w:val="EE0000"/>
            <w:rPrChange w:id="905" w:author="Administrator" w:date="2026-08-16T18:57:00Z" w16du:dateUtc="2026-08-16T11:57:00Z">
              <w:rPr>
                <w:color w:val="000000" w:themeColor="text1"/>
              </w:rPr>
            </w:rPrChange>
          </w:rPr>
          <w:t>chuyển</w:t>
        </w:r>
        <w:proofErr w:type="spellEnd"/>
        <w:r w:rsidRPr="004B3827">
          <w:rPr>
            <w:color w:val="EE0000"/>
            <w:rPrChange w:id="906" w:author="Administrator" w:date="2026-08-16T18:57:00Z" w16du:dateUtc="2026-08-16T11:57:00Z">
              <w:rPr>
                <w:color w:val="000000" w:themeColor="text1"/>
              </w:rPr>
            </w:rPrChange>
          </w:rPr>
          <w:t xml:space="preserve"> </w:t>
        </w:r>
        <w:proofErr w:type="spellStart"/>
        <w:r w:rsidRPr="004B3827">
          <w:rPr>
            <w:color w:val="EE0000"/>
            <w:rPrChange w:id="907" w:author="Administrator" w:date="2026-08-16T18:57:00Z" w16du:dateUtc="2026-08-16T11:57:00Z">
              <w:rPr>
                <w:color w:val="000000" w:themeColor="text1"/>
              </w:rPr>
            </w:rPrChange>
          </w:rPr>
          <w:t>giao</w:t>
        </w:r>
        <w:proofErr w:type="spellEnd"/>
        <w:r w:rsidRPr="004B3827">
          <w:rPr>
            <w:color w:val="EE0000"/>
            <w:rPrChange w:id="908" w:author="Administrator" w:date="2026-08-16T18:57:00Z" w16du:dateUtc="2026-08-16T11:57:00Z">
              <w:rPr>
                <w:color w:val="000000" w:themeColor="text1"/>
              </w:rPr>
            </w:rPrChange>
          </w:rPr>
          <w:t xml:space="preserve"> → </w:t>
        </w:r>
        <w:proofErr w:type="spellStart"/>
        <w:r w:rsidRPr="004B3827">
          <w:rPr>
            <w:color w:val="EE0000"/>
            <w:rPrChange w:id="909" w:author="Administrator" w:date="2026-08-16T18:57:00Z" w16du:dateUtc="2026-08-16T11:57:00Z">
              <w:rPr>
                <w:color w:val="000000" w:themeColor="text1"/>
              </w:rPr>
            </w:rPrChange>
          </w:rPr>
          <w:t>đo</w:t>
        </w:r>
        <w:proofErr w:type="spellEnd"/>
        <w:r w:rsidRPr="004B3827">
          <w:rPr>
            <w:color w:val="EE0000"/>
            <w:rPrChange w:id="910" w:author="Administrator" w:date="2026-08-16T18:57:00Z" w16du:dateUtc="2026-08-16T11:57:00Z">
              <w:rPr>
                <w:color w:val="000000" w:themeColor="text1"/>
              </w:rPr>
            </w:rPrChange>
          </w:rPr>
          <w:t xml:space="preserve"> </w:t>
        </w:r>
        <w:proofErr w:type="spellStart"/>
        <w:r w:rsidRPr="004B3827">
          <w:rPr>
            <w:color w:val="EE0000"/>
            <w:rPrChange w:id="911" w:author="Administrator" w:date="2026-08-16T18:57:00Z" w16du:dateUtc="2026-08-16T11:57:00Z">
              <w:rPr>
                <w:color w:val="000000" w:themeColor="text1"/>
              </w:rPr>
            </w:rPrChange>
          </w:rPr>
          <w:t>lường</w:t>
        </w:r>
        <w:proofErr w:type="spellEnd"/>
        <w:r w:rsidRPr="004B3827">
          <w:rPr>
            <w:color w:val="EE0000"/>
            <w:rPrChange w:id="912" w:author="Administrator" w:date="2026-08-16T18:57:00Z" w16du:dateUtc="2026-08-16T11:57:00Z">
              <w:rPr>
                <w:color w:val="000000" w:themeColor="text1"/>
              </w:rPr>
            </w:rPrChange>
          </w:rPr>
          <w:t xml:space="preserve"> </w:t>
        </w:r>
        <w:proofErr w:type="spellStart"/>
        <w:r w:rsidRPr="004B3827">
          <w:rPr>
            <w:color w:val="EE0000"/>
            <w:rPrChange w:id="913" w:author="Administrator" w:date="2026-08-16T18:57:00Z" w16du:dateUtc="2026-08-16T11:57:00Z">
              <w:rPr>
                <w:color w:val="000000" w:themeColor="text1"/>
              </w:rPr>
            </w:rPrChange>
          </w:rPr>
          <w:t>tác</w:t>
        </w:r>
        <w:proofErr w:type="spellEnd"/>
        <w:r w:rsidRPr="004B3827">
          <w:rPr>
            <w:color w:val="EE0000"/>
            <w:rPrChange w:id="914" w:author="Administrator" w:date="2026-08-16T18:57:00Z" w16du:dateUtc="2026-08-16T11:57:00Z">
              <w:rPr>
                <w:color w:val="000000" w:themeColor="text1"/>
              </w:rPr>
            </w:rPrChange>
          </w:rPr>
          <w:t xml:space="preserve"> </w:t>
        </w:r>
        <w:proofErr w:type="spellStart"/>
        <w:r w:rsidRPr="004B3827">
          <w:rPr>
            <w:color w:val="EE0000"/>
            <w:rPrChange w:id="915" w:author="Administrator" w:date="2026-08-16T18:57:00Z" w16du:dateUtc="2026-08-16T11:57:00Z">
              <w:rPr>
                <w:color w:val="000000" w:themeColor="text1"/>
              </w:rPr>
            </w:rPrChange>
          </w:rPr>
          <w:t>động</w:t>
        </w:r>
        <w:proofErr w:type="spellEnd"/>
        <w:r w:rsidRPr="004B3827">
          <w:rPr>
            <w:color w:val="EE0000"/>
            <w:rPrChange w:id="916" w:author="Administrator" w:date="2026-08-16T18:57:00Z" w16du:dateUtc="2026-08-16T11:57:00Z">
              <w:rPr>
                <w:color w:val="000000" w:themeColor="text1"/>
              </w:rPr>
            </w:rPrChange>
          </w:rPr>
          <w:t xml:space="preserve">, </w:t>
        </w:r>
        <w:proofErr w:type="spellStart"/>
        <w:r w:rsidRPr="004B3827">
          <w:rPr>
            <w:color w:val="EE0000"/>
            <w:rPrChange w:id="917" w:author="Administrator" w:date="2026-08-16T18:57:00Z" w16du:dateUtc="2026-08-16T11:57:00Z">
              <w:rPr>
                <w:color w:val="000000" w:themeColor="text1"/>
              </w:rPr>
            </w:rPrChange>
          </w:rPr>
          <w:t>thay</w:t>
        </w:r>
        <w:proofErr w:type="spellEnd"/>
        <w:r w:rsidRPr="004B3827">
          <w:rPr>
            <w:color w:val="EE0000"/>
            <w:rPrChange w:id="918" w:author="Administrator" w:date="2026-08-16T18:57:00Z" w16du:dateUtc="2026-08-16T11:57:00Z">
              <w:rPr>
                <w:color w:val="000000" w:themeColor="text1"/>
              </w:rPr>
            </w:rPrChange>
          </w:rPr>
          <w:t xml:space="preserve"> </w:t>
        </w:r>
        <w:proofErr w:type="spellStart"/>
        <w:r w:rsidRPr="004B3827">
          <w:rPr>
            <w:color w:val="EE0000"/>
            <w:rPrChange w:id="919" w:author="Administrator" w:date="2026-08-16T18:57:00Z" w16du:dateUtc="2026-08-16T11:57:00Z">
              <w:rPr>
                <w:color w:val="000000" w:themeColor="text1"/>
              </w:rPr>
            </w:rPrChange>
          </w:rPr>
          <w:t>vì</w:t>
        </w:r>
        <w:proofErr w:type="spellEnd"/>
        <w:r w:rsidRPr="004B3827">
          <w:rPr>
            <w:color w:val="EE0000"/>
            <w:rPrChange w:id="920" w:author="Administrator" w:date="2026-08-16T18:57:00Z" w16du:dateUtc="2026-08-16T11:57:00Z">
              <w:rPr>
                <w:color w:val="000000" w:themeColor="text1"/>
              </w:rPr>
            </w:rPrChange>
          </w:rPr>
          <w:t xml:space="preserve"> </w:t>
        </w:r>
        <w:proofErr w:type="spellStart"/>
        <w:r w:rsidRPr="004B3827">
          <w:rPr>
            <w:color w:val="EE0000"/>
            <w:rPrChange w:id="921" w:author="Administrator" w:date="2026-08-16T18:57:00Z" w16du:dateUtc="2026-08-16T11:57:00Z">
              <w:rPr>
                <w:color w:val="000000" w:themeColor="text1"/>
              </w:rPr>
            </w:rPrChange>
          </w:rPr>
          <w:t>dừng</w:t>
        </w:r>
        <w:proofErr w:type="spellEnd"/>
        <w:r w:rsidRPr="004B3827">
          <w:rPr>
            <w:color w:val="EE0000"/>
            <w:rPrChange w:id="922" w:author="Administrator" w:date="2026-08-16T18:57:00Z" w16du:dateUtc="2026-08-16T11:57:00Z">
              <w:rPr>
                <w:color w:val="000000" w:themeColor="text1"/>
              </w:rPr>
            </w:rPrChange>
          </w:rPr>
          <w:t xml:space="preserve"> </w:t>
        </w:r>
        <w:proofErr w:type="spellStart"/>
        <w:r w:rsidRPr="004B3827">
          <w:rPr>
            <w:color w:val="EE0000"/>
            <w:rPrChange w:id="923" w:author="Administrator" w:date="2026-08-16T18:57:00Z" w16du:dateUtc="2026-08-16T11:57:00Z">
              <w:rPr>
                <w:color w:val="000000" w:themeColor="text1"/>
              </w:rPr>
            </w:rPrChange>
          </w:rPr>
          <w:t>tại</w:t>
        </w:r>
        <w:proofErr w:type="spellEnd"/>
        <w:r w:rsidRPr="004B3827">
          <w:rPr>
            <w:color w:val="EE0000"/>
            <w:rPrChange w:id="924" w:author="Administrator" w:date="2026-08-16T18:57:00Z" w16du:dateUtc="2026-08-16T11:57:00Z">
              <w:rPr>
                <w:color w:val="000000" w:themeColor="text1"/>
              </w:rPr>
            </w:rPrChange>
          </w:rPr>
          <w:t xml:space="preserve"> </w:t>
        </w:r>
        <w:proofErr w:type="spellStart"/>
        <w:r w:rsidRPr="004B3827">
          <w:rPr>
            <w:color w:val="EE0000"/>
            <w:rPrChange w:id="925" w:author="Administrator" w:date="2026-08-16T18:57:00Z" w16du:dateUtc="2026-08-16T11:57:00Z">
              <w:rPr>
                <w:color w:val="000000" w:themeColor="text1"/>
              </w:rPr>
            </w:rPrChange>
          </w:rPr>
          <w:t>tìm</w:t>
        </w:r>
        <w:proofErr w:type="spellEnd"/>
        <w:r w:rsidRPr="004B3827">
          <w:rPr>
            <w:color w:val="EE0000"/>
            <w:rPrChange w:id="926" w:author="Administrator" w:date="2026-08-16T18:57:00Z" w16du:dateUtc="2026-08-16T11:57:00Z">
              <w:rPr>
                <w:color w:val="000000" w:themeColor="text1"/>
              </w:rPr>
            </w:rPrChange>
          </w:rPr>
          <w:t xml:space="preserve"> </w:t>
        </w:r>
        <w:proofErr w:type="spellStart"/>
        <w:r w:rsidRPr="004B3827">
          <w:rPr>
            <w:color w:val="EE0000"/>
            <w:rPrChange w:id="927" w:author="Administrator" w:date="2026-08-16T18:57:00Z" w16du:dateUtc="2026-08-16T11:57:00Z">
              <w:rPr>
                <w:color w:val="000000" w:themeColor="text1"/>
              </w:rPr>
            </w:rPrChange>
          </w:rPr>
          <w:t>kiếm</w:t>
        </w:r>
        <w:proofErr w:type="spellEnd"/>
        <w:r w:rsidRPr="004B3827">
          <w:rPr>
            <w:color w:val="EE0000"/>
            <w:rPrChange w:id="928" w:author="Administrator" w:date="2026-08-16T18:57:00Z" w16du:dateUtc="2026-08-16T11:57:00Z">
              <w:rPr>
                <w:color w:val="000000" w:themeColor="text1"/>
              </w:rPr>
            </w:rPrChange>
          </w:rPr>
          <w:t xml:space="preserve"> </w:t>
        </w:r>
        <w:proofErr w:type="spellStart"/>
        <w:r w:rsidRPr="004B3827">
          <w:rPr>
            <w:color w:val="EE0000"/>
            <w:rPrChange w:id="929" w:author="Administrator" w:date="2026-08-16T18:57:00Z" w16du:dateUtc="2026-08-16T11:57:00Z">
              <w:rPr>
                <w:color w:val="000000" w:themeColor="text1"/>
              </w:rPr>
            </w:rPrChange>
          </w:rPr>
          <w:t>hoặc</w:t>
        </w:r>
        <w:proofErr w:type="spellEnd"/>
        <w:r w:rsidRPr="004B3827">
          <w:rPr>
            <w:color w:val="EE0000"/>
            <w:rPrChange w:id="930" w:author="Administrator" w:date="2026-08-16T18:57:00Z" w16du:dateUtc="2026-08-16T11:57:00Z">
              <w:rPr>
                <w:color w:val="000000" w:themeColor="text1"/>
              </w:rPr>
            </w:rPrChange>
          </w:rPr>
          <w:t xml:space="preserve"> </w:t>
        </w:r>
        <w:proofErr w:type="spellStart"/>
        <w:r w:rsidRPr="004B3827">
          <w:rPr>
            <w:color w:val="EE0000"/>
            <w:rPrChange w:id="931" w:author="Administrator" w:date="2026-08-16T18:57:00Z" w16du:dateUtc="2026-08-16T11:57:00Z">
              <w:rPr>
                <w:color w:val="000000" w:themeColor="text1"/>
              </w:rPr>
            </w:rPrChange>
          </w:rPr>
          <w:t>giới</w:t>
        </w:r>
        <w:proofErr w:type="spellEnd"/>
        <w:r w:rsidRPr="004B3827">
          <w:rPr>
            <w:color w:val="EE0000"/>
            <w:rPrChange w:id="932" w:author="Administrator" w:date="2026-08-16T18:57:00Z" w16du:dateUtc="2026-08-16T11:57:00Z">
              <w:rPr>
                <w:color w:val="000000" w:themeColor="text1"/>
              </w:rPr>
            </w:rPrChange>
          </w:rPr>
          <w:t xml:space="preserve"> </w:t>
        </w:r>
        <w:proofErr w:type="spellStart"/>
        <w:r w:rsidRPr="004B3827">
          <w:rPr>
            <w:color w:val="EE0000"/>
            <w:rPrChange w:id="933" w:author="Administrator" w:date="2026-08-16T18:57:00Z" w16du:dateUtc="2026-08-16T11:57:00Z">
              <w:rPr>
                <w:color w:val="000000" w:themeColor="text1"/>
              </w:rPr>
            </w:rPrChange>
          </w:rPr>
          <w:t>thiệu</w:t>
        </w:r>
        <w:proofErr w:type="spellEnd"/>
        <w:r w:rsidRPr="004B3827">
          <w:rPr>
            <w:color w:val="EE0000"/>
            <w:rPrChange w:id="934" w:author="Administrator" w:date="2026-08-16T18:57:00Z" w16du:dateUtc="2026-08-16T11:57:00Z">
              <w:rPr>
                <w:color w:val="000000" w:themeColor="text1"/>
              </w:rPr>
            </w:rPrChange>
          </w:rPr>
          <w:t xml:space="preserve"> </w:t>
        </w:r>
        <w:proofErr w:type="spellStart"/>
        <w:r w:rsidRPr="004B3827">
          <w:rPr>
            <w:color w:val="EE0000"/>
            <w:rPrChange w:id="935" w:author="Administrator" w:date="2026-08-16T18:57:00Z" w16du:dateUtc="2026-08-16T11:57:00Z">
              <w:rPr>
                <w:color w:val="000000" w:themeColor="text1"/>
              </w:rPr>
            </w:rPrChange>
          </w:rPr>
          <w:t>thông</w:t>
        </w:r>
        <w:proofErr w:type="spellEnd"/>
        <w:r w:rsidRPr="004B3827">
          <w:rPr>
            <w:color w:val="EE0000"/>
            <w:rPrChange w:id="936" w:author="Administrator" w:date="2026-08-16T18:57:00Z" w16du:dateUtc="2026-08-16T11:57:00Z">
              <w:rPr>
                <w:color w:val="000000" w:themeColor="text1"/>
              </w:rPr>
            </w:rPrChange>
          </w:rPr>
          <w:t xml:space="preserve"> tin.</w:t>
        </w:r>
      </w:ins>
    </w:p>
    <w:p w14:paraId="07E0635A" w14:textId="59D3A197" w:rsidR="004B3827" w:rsidRPr="004B3827" w:rsidRDefault="004B3827" w:rsidP="004B3827">
      <w:pPr>
        <w:spacing w:after="120"/>
        <w:jc w:val="both"/>
        <w:rPr>
          <w:color w:val="EE0000"/>
          <w:sz w:val="26"/>
          <w:szCs w:val="26"/>
          <w:rPrChange w:id="937" w:author="Administrator" w:date="2026-08-16T18:56:00Z" w16du:dateUtc="2026-08-16T11:56:00Z">
            <w:rPr>
              <w:color w:val="000000" w:themeColor="text1"/>
              <w:sz w:val="26"/>
              <w:szCs w:val="26"/>
            </w:rPr>
          </w:rPrChange>
        </w:rPr>
      </w:pPr>
      <w:proofErr w:type="spellStart"/>
      <w:ins w:id="938" w:author="Administrator" w:date="2026-08-16T18:56:00Z" w16du:dateUtc="2026-08-16T11:56:00Z">
        <w:r w:rsidRPr="004B3827">
          <w:rPr>
            <w:color w:val="EE0000"/>
            <w:sz w:val="26"/>
            <w:szCs w:val="26"/>
            <w:rPrChange w:id="939" w:author="Administrator" w:date="2026-08-16T18:56:00Z" w16du:dateUtc="2026-08-16T11:56:00Z">
              <w:rPr>
                <w:color w:val="000000" w:themeColor="text1"/>
                <w:sz w:val="26"/>
                <w:szCs w:val="26"/>
              </w:rPr>
            </w:rPrChange>
          </w:rPr>
          <w:t>Chính</w:t>
        </w:r>
        <w:proofErr w:type="spellEnd"/>
        <w:r w:rsidRPr="004B3827">
          <w:rPr>
            <w:color w:val="EE0000"/>
            <w:sz w:val="26"/>
            <w:szCs w:val="26"/>
            <w:rPrChange w:id="940"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41" w:author="Administrator" w:date="2026-08-16T18:56:00Z" w16du:dateUtc="2026-08-16T11:56:00Z">
              <w:rPr>
                <w:color w:val="000000" w:themeColor="text1"/>
                <w:sz w:val="26"/>
                <w:szCs w:val="26"/>
              </w:rPr>
            </w:rPrChange>
          </w:rPr>
          <w:t>việc</w:t>
        </w:r>
        <w:proofErr w:type="spellEnd"/>
        <w:r w:rsidRPr="004B3827">
          <w:rPr>
            <w:color w:val="EE0000"/>
            <w:sz w:val="26"/>
            <w:szCs w:val="26"/>
            <w:rPrChange w:id="942"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43" w:author="Administrator" w:date="2026-08-16T18:56:00Z" w16du:dateUtc="2026-08-16T11:56:00Z">
              <w:rPr>
                <w:color w:val="000000" w:themeColor="text1"/>
                <w:sz w:val="26"/>
                <w:szCs w:val="26"/>
              </w:rPr>
            </w:rPrChange>
          </w:rPr>
          <w:t>kết</w:t>
        </w:r>
        <w:proofErr w:type="spellEnd"/>
        <w:r w:rsidRPr="004B3827">
          <w:rPr>
            <w:color w:val="EE0000"/>
            <w:sz w:val="26"/>
            <w:szCs w:val="26"/>
            <w:rPrChange w:id="944"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45" w:author="Administrator" w:date="2026-08-16T18:56:00Z" w16du:dateUtc="2026-08-16T11:56:00Z">
              <w:rPr>
                <w:color w:val="000000" w:themeColor="text1"/>
                <w:sz w:val="26"/>
                <w:szCs w:val="26"/>
              </w:rPr>
            </w:rPrChange>
          </w:rPr>
          <w:t>hợp</w:t>
        </w:r>
        <w:proofErr w:type="spellEnd"/>
        <w:r w:rsidRPr="004B3827">
          <w:rPr>
            <w:color w:val="EE0000"/>
            <w:sz w:val="26"/>
            <w:szCs w:val="26"/>
            <w:rPrChange w:id="946"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47" w:author="Administrator" w:date="2026-08-16T18:56:00Z" w16du:dateUtc="2026-08-16T11:56:00Z">
              <w:rPr>
                <w:color w:val="000000" w:themeColor="text1"/>
                <w:sz w:val="26"/>
                <w:szCs w:val="26"/>
              </w:rPr>
            </w:rPrChange>
          </w:rPr>
          <w:t>năm</w:t>
        </w:r>
        <w:proofErr w:type="spellEnd"/>
        <w:r w:rsidRPr="004B3827">
          <w:rPr>
            <w:color w:val="EE0000"/>
            <w:sz w:val="26"/>
            <w:szCs w:val="26"/>
            <w:rPrChange w:id="948"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49" w:author="Administrator" w:date="2026-08-16T18:56:00Z" w16du:dateUtc="2026-08-16T11:56:00Z">
              <w:rPr>
                <w:color w:val="000000" w:themeColor="text1"/>
                <w:sz w:val="26"/>
                <w:szCs w:val="26"/>
              </w:rPr>
            </w:rPrChange>
          </w:rPr>
          <w:t>thành</w:t>
        </w:r>
        <w:proofErr w:type="spellEnd"/>
        <w:r w:rsidRPr="004B3827">
          <w:rPr>
            <w:color w:val="EE0000"/>
            <w:sz w:val="26"/>
            <w:szCs w:val="26"/>
            <w:rPrChange w:id="950"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51" w:author="Administrator" w:date="2026-08-16T18:56:00Z" w16du:dateUtc="2026-08-16T11:56:00Z">
              <w:rPr>
                <w:color w:val="000000" w:themeColor="text1"/>
                <w:sz w:val="26"/>
                <w:szCs w:val="26"/>
              </w:rPr>
            </w:rPrChange>
          </w:rPr>
          <w:t>phần</w:t>
        </w:r>
        <w:proofErr w:type="spellEnd"/>
        <w:r w:rsidRPr="004B3827">
          <w:rPr>
            <w:color w:val="EE0000"/>
            <w:sz w:val="26"/>
            <w:szCs w:val="26"/>
            <w:rPrChange w:id="952"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53" w:author="Administrator" w:date="2026-08-16T18:56:00Z" w16du:dateUtc="2026-08-16T11:56:00Z">
              <w:rPr>
                <w:color w:val="000000" w:themeColor="text1"/>
                <w:sz w:val="26"/>
                <w:szCs w:val="26"/>
              </w:rPr>
            </w:rPrChange>
          </w:rPr>
          <w:t>trên</w:t>
        </w:r>
        <w:proofErr w:type="spellEnd"/>
        <w:r w:rsidRPr="004B3827">
          <w:rPr>
            <w:color w:val="EE0000"/>
            <w:sz w:val="26"/>
            <w:szCs w:val="26"/>
            <w:rPrChange w:id="954"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55" w:author="Administrator" w:date="2026-08-16T18:56:00Z" w16du:dateUtc="2026-08-16T11:56:00Z">
              <w:rPr>
                <w:color w:val="000000" w:themeColor="text1"/>
                <w:sz w:val="26"/>
                <w:szCs w:val="26"/>
              </w:rPr>
            </w:rPrChange>
          </w:rPr>
          <w:t>tạo</w:t>
        </w:r>
        <w:proofErr w:type="spellEnd"/>
        <w:r w:rsidRPr="004B3827">
          <w:rPr>
            <w:color w:val="EE0000"/>
            <w:sz w:val="26"/>
            <w:szCs w:val="26"/>
            <w:rPrChange w:id="956"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57" w:author="Administrator" w:date="2026-08-16T18:56:00Z" w16du:dateUtc="2026-08-16T11:56:00Z">
              <w:rPr>
                <w:color w:val="000000" w:themeColor="text1"/>
                <w:sz w:val="26"/>
                <w:szCs w:val="26"/>
              </w:rPr>
            </w:rPrChange>
          </w:rPr>
          <w:t>nên</w:t>
        </w:r>
        <w:proofErr w:type="spellEnd"/>
        <w:r w:rsidRPr="004B3827">
          <w:rPr>
            <w:color w:val="EE0000"/>
            <w:sz w:val="26"/>
            <w:szCs w:val="26"/>
            <w:rPrChange w:id="958"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59" w:author="Administrator" w:date="2026-08-16T18:56:00Z" w16du:dateUtc="2026-08-16T11:56:00Z">
              <w:rPr>
                <w:color w:val="000000" w:themeColor="text1"/>
                <w:sz w:val="26"/>
                <w:szCs w:val="26"/>
              </w:rPr>
            </w:rPrChange>
          </w:rPr>
          <w:t>điểm</w:t>
        </w:r>
        <w:proofErr w:type="spellEnd"/>
        <w:r w:rsidRPr="004B3827">
          <w:rPr>
            <w:color w:val="EE0000"/>
            <w:sz w:val="26"/>
            <w:szCs w:val="26"/>
            <w:rPrChange w:id="960"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61" w:author="Administrator" w:date="2026-08-16T18:56:00Z" w16du:dateUtc="2026-08-16T11:56:00Z">
              <w:rPr>
                <w:color w:val="000000" w:themeColor="text1"/>
                <w:sz w:val="26"/>
                <w:szCs w:val="26"/>
              </w:rPr>
            </w:rPrChange>
          </w:rPr>
          <w:t>khác</w:t>
        </w:r>
        <w:proofErr w:type="spellEnd"/>
        <w:r w:rsidRPr="004B3827">
          <w:rPr>
            <w:color w:val="EE0000"/>
            <w:sz w:val="26"/>
            <w:szCs w:val="26"/>
            <w:rPrChange w:id="962"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63" w:author="Administrator" w:date="2026-08-16T18:56:00Z" w16du:dateUtc="2026-08-16T11:56:00Z">
              <w:rPr>
                <w:color w:val="000000" w:themeColor="text1"/>
                <w:sz w:val="26"/>
                <w:szCs w:val="26"/>
              </w:rPr>
            </w:rPrChange>
          </w:rPr>
          <w:t>biệt</w:t>
        </w:r>
        <w:proofErr w:type="spellEnd"/>
        <w:r w:rsidRPr="004B3827">
          <w:rPr>
            <w:color w:val="EE0000"/>
            <w:sz w:val="26"/>
            <w:szCs w:val="26"/>
            <w:rPrChange w:id="964"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65" w:author="Administrator" w:date="2026-08-16T18:56:00Z" w16du:dateUtc="2026-08-16T11:56:00Z">
              <w:rPr>
                <w:color w:val="000000" w:themeColor="text1"/>
                <w:sz w:val="26"/>
                <w:szCs w:val="26"/>
              </w:rPr>
            </w:rPrChange>
          </w:rPr>
          <w:t>của</w:t>
        </w:r>
        <w:proofErr w:type="spellEnd"/>
        <w:r w:rsidRPr="004B3827">
          <w:rPr>
            <w:color w:val="EE0000"/>
            <w:sz w:val="26"/>
            <w:szCs w:val="26"/>
            <w:rPrChange w:id="966" w:author="Administrator" w:date="2026-08-16T18:56:00Z" w16du:dateUtc="2026-08-16T11:56:00Z">
              <w:rPr>
                <w:color w:val="000000" w:themeColor="text1"/>
                <w:sz w:val="26"/>
                <w:szCs w:val="26"/>
              </w:rPr>
            </w:rPrChange>
          </w:rPr>
          <w:t xml:space="preserve"> VI CONNECT so </w:t>
        </w:r>
        <w:proofErr w:type="spellStart"/>
        <w:r w:rsidRPr="004B3827">
          <w:rPr>
            <w:color w:val="EE0000"/>
            <w:sz w:val="26"/>
            <w:szCs w:val="26"/>
            <w:rPrChange w:id="967" w:author="Administrator" w:date="2026-08-16T18:56:00Z" w16du:dateUtc="2026-08-16T11:56:00Z">
              <w:rPr>
                <w:color w:val="000000" w:themeColor="text1"/>
                <w:sz w:val="26"/>
                <w:szCs w:val="26"/>
              </w:rPr>
            </w:rPrChange>
          </w:rPr>
          <w:t>với</w:t>
        </w:r>
        <w:proofErr w:type="spellEnd"/>
        <w:r w:rsidRPr="004B3827">
          <w:rPr>
            <w:color w:val="EE0000"/>
            <w:sz w:val="26"/>
            <w:szCs w:val="26"/>
            <w:rPrChange w:id="968"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69" w:author="Administrator" w:date="2026-08-16T18:56:00Z" w16du:dateUtc="2026-08-16T11:56:00Z">
              <w:rPr>
                <w:color w:val="000000" w:themeColor="text1"/>
                <w:sz w:val="26"/>
                <w:szCs w:val="26"/>
              </w:rPr>
            </w:rPrChange>
          </w:rPr>
          <w:t>cơ</w:t>
        </w:r>
        <w:proofErr w:type="spellEnd"/>
        <w:r w:rsidRPr="004B3827">
          <w:rPr>
            <w:color w:val="EE0000"/>
            <w:sz w:val="26"/>
            <w:szCs w:val="26"/>
            <w:rPrChange w:id="970"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71" w:author="Administrator" w:date="2026-08-16T18:56:00Z" w16du:dateUtc="2026-08-16T11:56:00Z">
              <w:rPr>
                <w:color w:val="000000" w:themeColor="text1"/>
                <w:sz w:val="26"/>
                <w:szCs w:val="26"/>
              </w:rPr>
            </w:rPrChange>
          </w:rPr>
          <w:t>sở</w:t>
        </w:r>
        <w:proofErr w:type="spellEnd"/>
        <w:r w:rsidRPr="004B3827">
          <w:rPr>
            <w:color w:val="EE0000"/>
            <w:sz w:val="26"/>
            <w:szCs w:val="26"/>
            <w:rPrChange w:id="972"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73" w:author="Administrator" w:date="2026-08-16T18:56:00Z" w16du:dateUtc="2026-08-16T11:56:00Z">
              <w:rPr>
                <w:color w:val="000000" w:themeColor="text1"/>
                <w:sz w:val="26"/>
                <w:szCs w:val="26"/>
              </w:rPr>
            </w:rPrChange>
          </w:rPr>
          <w:t>dữ</w:t>
        </w:r>
        <w:proofErr w:type="spellEnd"/>
        <w:r w:rsidRPr="004B3827">
          <w:rPr>
            <w:color w:val="EE0000"/>
            <w:sz w:val="26"/>
            <w:szCs w:val="26"/>
            <w:rPrChange w:id="974"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75" w:author="Administrator" w:date="2026-08-16T18:56:00Z" w16du:dateUtc="2026-08-16T11:56:00Z">
              <w:rPr>
                <w:color w:val="000000" w:themeColor="text1"/>
                <w:sz w:val="26"/>
                <w:szCs w:val="26"/>
              </w:rPr>
            </w:rPrChange>
          </w:rPr>
          <w:t>liệu</w:t>
        </w:r>
        <w:proofErr w:type="spellEnd"/>
        <w:r w:rsidRPr="004B3827">
          <w:rPr>
            <w:color w:val="EE0000"/>
            <w:sz w:val="26"/>
            <w:szCs w:val="26"/>
            <w:rPrChange w:id="976"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77" w:author="Administrator" w:date="2026-08-16T18:56:00Z" w16du:dateUtc="2026-08-16T11:56:00Z">
              <w:rPr>
                <w:color w:val="000000" w:themeColor="text1"/>
                <w:sz w:val="26"/>
                <w:szCs w:val="26"/>
              </w:rPr>
            </w:rPrChange>
          </w:rPr>
          <w:t>sàn</w:t>
        </w:r>
        <w:proofErr w:type="spellEnd"/>
        <w:r w:rsidRPr="004B3827">
          <w:rPr>
            <w:color w:val="EE0000"/>
            <w:sz w:val="26"/>
            <w:szCs w:val="26"/>
            <w:rPrChange w:id="978"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79" w:author="Administrator" w:date="2026-08-16T18:56:00Z" w16du:dateUtc="2026-08-16T11:56:00Z">
              <w:rPr>
                <w:color w:val="000000" w:themeColor="text1"/>
                <w:sz w:val="26"/>
                <w:szCs w:val="26"/>
              </w:rPr>
            </w:rPrChange>
          </w:rPr>
          <w:t>công</w:t>
        </w:r>
        <w:proofErr w:type="spellEnd"/>
        <w:r w:rsidRPr="004B3827">
          <w:rPr>
            <w:color w:val="EE0000"/>
            <w:sz w:val="26"/>
            <w:szCs w:val="26"/>
            <w:rPrChange w:id="980"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81" w:author="Administrator" w:date="2026-08-16T18:56:00Z" w16du:dateUtc="2026-08-16T11:56:00Z">
              <w:rPr>
                <w:color w:val="000000" w:themeColor="text1"/>
                <w:sz w:val="26"/>
                <w:szCs w:val="26"/>
              </w:rPr>
            </w:rPrChange>
          </w:rPr>
          <w:t>nghệ</w:t>
        </w:r>
        <w:proofErr w:type="spellEnd"/>
        <w:r w:rsidRPr="004B3827">
          <w:rPr>
            <w:color w:val="EE0000"/>
            <w:sz w:val="26"/>
            <w:szCs w:val="26"/>
            <w:rPrChange w:id="982"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83" w:author="Administrator" w:date="2026-08-16T18:56:00Z" w16du:dateUtc="2026-08-16T11:56:00Z">
              <w:rPr>
                <w:color w:val="000000" w:themeColor="text1"/>
                <w:sz w:val="26"/>
                <w:szCs w:val="26"/>
              </w:rPr>
            </w:rPrChange>
          </w:rPr>
          <w:t>mạng</w:t>
        </w:r>
        <w:proofErr w:type="spellEnd"/>
        <w:r w:rsidRPr="004B3827">
          <w:rPr>
            <w:color w:val="EE0000"/>
            <w:sz w:val="26"/>
            <w:szCs w:val="26"/>
            <w:rPrChange w:id="984"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85" w:author="Administrator" w:date="2026-08-16T18:56:00Z" w16du:dateUtc="2026-08-16T11:56:00Z">
              <w:rPr>
                <w:color w:val="000000" w:themeColor="text1"/>
                <w:sz w:val="26"/>
                <w:szCs w:val="26"/>
              </w:rPr>
            </w:rPrChange>
          </w:rPr>
          <w:t>xã</w:t>
        </w:r>
        <w:proofErr w:type="spellEnd"/>
        <w:r w:rsidRPr="004B3827">
          <w:rPr>
            <w:color w:val="EE0000"/>
            <w:sz w:val="26"/>
            <w:szCs w:val="26"/>
            <w:rPrChange w:id="986"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87" w:author="Administrator" w:date="2026-08-16T18:56:00Z" w16du:dateUtc="2026-08-16T11:56:00Z">
              <w:rPr>
                <w:color w:val="000000" w:themeColor="text1"/>
                <w:sz w:val="26"/>
                <w:szCs w:val="26"/>
              </w:rPr>
            </w:rPrChange>
          </w:rPr>
          <w:t>hội</w:t>
        </w:r>
        <w:proofErr w:type="spellEnd"/>
        <w:r w:rsidRPr="004B3827">
          <w:rPr>
            <w:color w:val="EE0000"/>
            <w:sz w:val="26"/>
            <w:szCs w:val="26"/>
            <w:rPrChange w:id="988" w:author="Administrator" w:date="2026-08-16T18:56:00Z" w16du:dateUtc="2026-08-16T11:56:00Z">
              <w:rPr>
                <w:color w:val="000000" w:themeColor="text1"/>
                <w:sz w:val="26"/>
                <w:szCs w:val="26"/>
              </w:rPr>
            </w:rPrChange>
          </w:rPr>
          <w:t xml:space="preserve"> khoa </w:t>
        </w:r>
        <w:proofErr w:type="spellStart"/>
        <w:r w:rsidRPr="004B3827">
          <w:rPr>
            <w:color w:val="EE0000"/>
            <w:sz w:val="26"/>
            <w:szCs w:val="26"/>
            <w:rPrChange w:id="989" w:author="Administrator" w:date="2026-08-16T18:56:00Z" w16du:dateUtc="2026-08-16T11:56:00Z">
              <w:rPr>
                <w:color w:val="000000" w:themeColor="text1"/>
                <w:sz w:val="26"/>
                <w:szCs w:val="26"/>
              </w:rPr>
            </w:rPrChange>
          </w:rPr>
          <w:t>học</w:t>
        </w:r>
        <w:proofErr w:type="spellEnd"/>
        <w:r w:rsidRPr="004B3827">
          <w:rPr>
            <w:color w:val="EE0000"/>
            <w:sz w:val="26"/>
            <w:szCs w:val="26"/>
            <w:rPrChange w:id="990"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91" w:author="Administrator" w:date="2026-08-16T18:56:00Z" w16du:dateUtc="2026-08-16T11:56:00Z">
              <w:rPr>
                <w:color w:val="000000" w:themeColor="text1"/>
                <w:sz w:val="26"/>
                <w:szCs w:val="26"/>
              </w:rPr>
            </w:rPrChange>
          </w:rPr>
          <w:t>hoặc</w:t>
        </w:r>
        <w:proofErr w:type="spellEnd"/>
        <w:r w:rsidRPr="004B3827">
          <w:rPr>
            <w:color w:val="EE0000"/>
            <w:sz w:val="26"/>
            <w:szCs w:val="26"/>
            <w:rPrChange w:id="992" w:author="Administrator" w:date="2026-08-16T18:56:00Z" w16du:dateUtc="2026-08-16T11:56:00Z">
              <w:rPr>
                <w:color w:val="000000" w:themeColor="text1"/>
                <w:sz w:val="26"/>
                <w:szCs w:val="26"/>
              </w:rPr>
            </w:rPrChange>
          </w:rPr>
          <w:t xml:space="preserve"> chatbot AI </w:t>
        </w:r>
        <w:proofErr w:type="spellStart"/>
        <w:r w:rsidRPr="004B3827">
          <w:rPr>
            <w:color w:val="EE0000"/>
            <w:sz w:val="26"/>
            <w:szCs w:val="26"/>
            <w:rPrChange w:id="993" w:author="Administrator" w:date="2026-08-16T18:56:00Z" w16du:dateUtc="2026-08-16T11:56:00Z">
              <w:rPr>
                <w:color w:val="000000" w:themeColor="text1"/>
                <w:sz w:val="26"/>
                <w:szCs w:val="26"/>
              </w:rPr>
            </w:rPrChange>
          </w:rPr>
          <w:t>đơn</w:t>
        </w:r>
        <w:proofErr w:type="spellEnd"/>
        <w:r w:rsidRPr="004B3827">
          <w:rPr>
            <w:color w:val="EE0000"/>
            <w:sz w:val="26"/>
            <w:szCs w:val="26"/>
            <w:rPrChange w:id="994" w:author="Administrator" w:date="2026-08-16T18:56:00Z" w16du:dateUtc="2026-08-16T11:56:00Z">
              <w:rPr>
                <w:color w:val="000000" w:themeColor="text1"/>
                <w:sz w:val="26"/>
                <w:szCs w:val="26"/>
              </w:rPr>
            </w:rPrChange>
          </w:rPr>
          <w:t xml:space="preserve"> </w:t>
        </w:r>
        <w:proofErr w:type="spellStart"/>
        <w:r w:rsidRPr="004B3827">
          <w:rPr>
            <w:color w:val="EE0000"/>
            <w:sz w:val="26"/>
            <w:szCs w:val="26"/>
            <w:rPrChange w:id="995" w:author="Administrator" w:date="2026-08-16T18:56:00Z" w16du:dateUtc="2026-08-16T11:56:00Z">
              <w:rPr>
                <w:color w:val="000000" w:themeColor="text1"/>
                <w:sz w:val="26"/>
                <w:szCs w:val="26"/>
              </w:rPr>
            </w:rPrChange>
          </w:rPr>
          <w:t>lẻ</w:t>
        </w:r>
        <w:proofErr w:type="spellEnd"/>
        <w:r w:rsidRPr="004B3827">
          <w:rPr>
            <w:color w:val="EE0000"/>
            <w:sz w:val="26"/>
            <w:szCs w:val="26"/>
            <w:rPrChange w:id="996" w:author="Administrator" w:date="2026-08-16T18:56:00Z" w16du:dateUtc="2026-08-16T11:56:00Z">
              <w:rPr>
                <w:color w:val="000000" w:themeColor="text1"/>
                <w:sz w:val="26"/>
                <w:szCs w:val="26"/>
              </w:rPr>
            </w:rPrChange>
          </w:rPr>
          <w:t>.</w:t>
        </w:r>
      </w:ins>
    </w:p>
    <w:p w14:paraId="3DAC67AB" w14:textId="77777777" w:rsidR="008C4A44" w:rsidRPr="00CB4E16" w:rsidRDefault="00000000">
      <w:pPr>
        <w:pStyle w:val="Heading2"/>
        <w:keepNext/>
        <w:spacing w:before="240" w:after="120" w:line="276" w:lineRule="auto"/>
        <w:rPr>
          <w:color w:val="000000" w:themeColor="text1"/>
        </w:rPr>
      </w:pPr>
      <w:bookmarkStart w:id="997" w:name="_Toc237786481"/>
      <w:bookmarkStart w:id="998" w:name="_Toc237789008"/>
      <w:r w:rsidRPr="00CB4E16">
        <w:rPr>
          <w:bCs/>
          <w:color w:val="000000" w:themeColor="text1"/>
        </w:rPr>
        <w:t xml:space="preserve">5. </w:t>
      </w:r>
      <w:proofErr w:type="spellStart"/>
      <w:r w:rsidRPr="00CB4E16">
        <w:rPr>
          <w:bCs/>
          <w:color w:val="000000" w:themeColor="text1"/>
        </w:rPr>
        <w:t>Căn</w:t>
      </w:r>
      <w:proofErr w:type="spellEnd"/>
      <w:r w:rsidRPr="00CB4E16">
        <w:rPr>
          <w:bCs/>
          <w:color w:val="000000" w:themeColor="text1"/>
        </w:rPr>
        <w:t xml:space="preserve"> </w:t>
      </w:r>
      <w:proofErr w:type="spellStart"/>
      <w:r w:rsidRPr="00CB4E16">
        <w:rPr>
          <w:bCs/>
          <w:color w:val="000000" w:themeColor="text1"/>
        </w:rPr>
        <w:t>cứ</w:t>
      </w:r>
      <w:proofErr w:type="spellEnd"/>
      <w:r w:rsidRPr="00CB4E16">
        <w:rPr>
          <w:bCs/>
          <w:color w:val="000000" w:themeColor="text1"/>
        </w:rPr>
        <w:t xml:space="preserve"> </w:t>
      </w:r>
      <w:proofErr w:type="spellStart"/>
      <w:r w:rsidRPr="00CB4E16">
        <w:rPr>
          <w:bCs/>
          <w:color w:val="000000" w:themeColor="text1"/>
        </w:rPr>
        <w:t>pháp</w:t>
      </w:r>
      <w:proofErr w:type="spellEnd"/>
      <w:r w:rsidRPr="00CB4E16">
        <w:rPr>
          <w:bCs/>
          <w:color w:val="000000" w:themeColor="text1"/>
        </w:rPr>
        <w:t xml:space="preserve"> </w:t>
      </w:r>
      <w:proofErr w:type="spellStart"/>
      <w:r w:rsidRPr="00CB4E16">
        <w:rPr>
          <w:bCs/>
          <w:color w:val="000000" w:themeColor="text1"/>
        </w:rPr>
        <w:t>lý</w:t>
      </w:r>
      <w:proofErr w:type="spellEnd"/>
      <w:r w:rsidRPr="00CB4E16">
        <w:rPr>
          <w:bCs/>
          <w:color w:val="000000" w:themeColor="text1"/>
        </w:rPr>
        <w:t xml:space="preserve"> </w:t>
      </w:r>
      <w:proofErr w:type="spellStart"/>
      <w:r w:rsidRPr="00CB4E16">
        <w:rPr>
          <w:bCs/>
          <w:color w:val="000000" w:themeColor="text1"/>
        </w:rPr>
        <w:t>và</w:t>
      </w:r>
      <w:proofErr w:type="spellEnd"/>
      <w:r w:rsidRPr="00CB4E16">
        <w:rPr>
          <w:bCs/>
          <w:color w:val="000000" w:themeColor="text1"/>
        </w:rPr>
        <w:t xml:space="preserve"> </w:t>
      </w:r>
      <w:proofErr w:type="spellStart"/>
      <w:r w:rsidRPr="00CB4E16">
        <w:rPr>
          <w:bCs/>
          <w:color w:val="000000" w:themeColor="text1"/>
        </w:rPr>
        <w:t>cơ</w:t>
      </w:r>
      <w:proofErr w:type="spellEnd"/>
      <w:r w:rsidRPr="00CB4E16">
        <w:rPr>
          <w:bCs/>
          <w:color w:val="000000" w:themeColor="text1"/>
        </w:rPr>
        <w:t xml:space="preserve"> </w:t>
      </w:r>
      <w:proofErr w:type="spellStart"/>
      <w:r w:rsidRPr="00CB4E16">
        <w:rPr>
          <w:bCs/>
          <w:color w:val="000000" w:themeColor="text1"/>
        </w:rPr>
        <w:t>sở</w:t>
      </w:r>
      <w:proofErr w:type="spellEnd"/>
      <w:r w:rsidRPr="00CB4E16">
        <w:rPr>
          <w:bCs/>
          <w:color w:val="000000" w:themeColor="text1"/>
        </w:rPr>
        <w:t xml:space="preserve"> </w:t>
      </w:r>
      <w:proofErr w:type="spellStart"/>
      <w:r w:rsidRPr="00CB4E16">
        <w:rPr>
          <w:bCs/>
          <w:color w:val="000000" w:themeColor="text1"/>
        </w:rPr>
        <w:t>xây</w:t>
      </w:r>
      <w:proofErr w:type="spellEnd"/>
      <w:r w:rsidRPr="00CB4E16">
        <w:rPr>
          <w:bCs/>
          <w:color w:val="000000" w:themeColor="text1"/>
        </w:rPr>
        <w:t xml:space="preserve"> </w:t>
      </w:r>
      <w:proofErr w:type="spellStart"/>
      <w:r w:rsidRPr="00CB4E16">
        <w:rPr>
          <w:bCs/>
          <w:color w:val="000000" w:themeColor="text1"/>
        </w:rPr>
        <w:t>dựng</w:t>
      </w:r>
      <w:proofErr w:type="spellEnd"/>
      <w:r w:rsidRPr="00CB4E16">
        <w:rPr>
          <w:bCs/>
          <w:color w:val="000000" w:themeColor="text1"/>
        </w:rPr>
        <w:t xml:space="preserve"> </w:t>
      </w:r>
      <w:proofErr w:type="spellStart"/>
      <w:r w:rsidRPr="00CB4E16">
        <w:rPr>
          <w:bCs/>
          <w:color w:val="000000" w:themeColor="text1"/>
        </w:rPr>
        <w:t>đề</w:t>
      </w:r>
      <w:proofErr w:type="spellEnd"/>
      <w:r w:rsidRPr="00CB4E16">
        <w:rPr>
          <w:bCs/>
          <w:color w:val="000000" w:themeColor="text1"/>
        </w:rPr>
        <w:t xml:space="preserve"> </w:t>
      </w:r>
      <w:proofErr w:type="spellStart"/>
      <w:r w:rsidRPr="00CB4E16">
        <w:rPr>
          <w:bCs/>
          <w:color w:val="000000" w:themeColor="text1"/>
        </w:rPr>
        <w:t>án</w:t>
      </w:r>
      <w:bookmarkEnd w:id="997"/>
      <w:bookmarkEnd w:id="998"/>
      <w:proofErr w:type="spellEnd"/>
    </w:p>
    <w:p w14:paraId="1A11D66D" w14:textId="77777777" w:rsidR="008C4A44" w:rsidRPr="00CB4E16" w:rsidRDefault="00000000">
      <w:pPr>
        <w:pStyle w:val="ListParagraph"/>
        <w:numPr>
          <w:ilvl w:val="0"/>
          <w:numId w:val="2"/>
        </w:numPr>
        <w:spacing w:after="120"/>
        <w:jc w:val="both"/>
        <w:rPr>
          <w:color w:val="000000" w:themeColor="text1"/>
        </w:rPr>
      </w:pPr>
      <w:proofErr w:type="spellStart"/>
      <w:r w:rsidRPr="00CB4E16">
        <w:rPr>
          <w:color w:val="000000" w:themeColor="text1"/>
        </w:rPr>
        <w:t>Nghị</w:t>
      </w:r>
      <w:proofErr w:type="spellEnd"/>
      <w:r w:rsidRPr="00CB4E16">
        <w:rPr>
          <w:color w:val="000000" w:themeColor="text1"/>
        </w:rPr>
        <w:t xml:space="preserve"> </w:t>
      </w:r>
      <w:proofErr w:type="spellStart"/>
      <w:r w:rsidRPr="00CB4E16">
        <w:rPr>
          <w:color w:val="000000" w:themeColor="text1"/>
        </w:rPr>
        <w:t>quyết</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57-NQ/TW </w:t>
      </w:r>
      <w:proofErr w:type="spellStart"/>
      <w:r w:rsidRPr="00CB4E16">
        <w:rPr>
          <w:color w:val="000000" w:themeColor="text1"/>
        </w:rPr>
        <w:t>ngày</w:t>
      </w:r>
      <w:proofErr w:type="spellEnd"/>
      <w:r w:rsidRPr="00CB4E16">
        <w:rPr>
          <w:color w:val="000000" w:themeColor="text1"/>
        </w:rPr>
        <w:t xml:space="preserve"> 22/12/2024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đột</w:t>
      </w:r>
      <w:proofErr w:type="spellEnd"/>
      <w:r w:rsidRPr="00CB4E16">
        <w:rPr>
          <w:color w:val="000000" w:themeColor="text1"/>
        </w:rPr>
        <w:t xml:space="preserve"> </w:t>
      </w:r>
      <w:proofErr w:type="spellStart"/>
      <w:r w:rsidRPr="00CB4E16">
        <w:rPr>
          <w:color w:val="000000" w:themeColor="text1"/>
        </w:rPr>
        <w:t>phá</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mới</w:t>
      </w:r>
      <w:proofErr w:type="spellEnd"/>
      <w:r w:rsidRPr="00CB4E16">
        <w:rPr>
          <w:color w:val="000000" w:themeColor="text1"/>
        </w:rPr>
        <w:t xml:space="preserve"> </w:t>
      </w:r>
      <w:proofErr w:type="spellStart"/>
      <w:r w:rsidRPr="00CB4E16">
        <w:rPr>
          <w:color w:val="000000" w:themeColor="text1"/>
        </w:rPr>
        <w:t>sáng</w:t>
      </w:r>
      <w:proofErr w:type="spellEnd"/>
      <w:r w:rsidRPr="00CB4E16">
        <w:rPr>
          <w:color w:val="000000" w:themeColor="text1"/>
        </w:rPr>
        <w:t xml:space="preserve"> </w:t>
      </w:r>
      <w:proofErr w:type="spellStart"/>
      <w:r w:rsidRPr="00CB4E16">
        <w:rPr>
          <w:color w:val="000000" w:themeColor="text1"/>
        </w:rPr>
        <w:t>tạo</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w:t>
      </w:r>
    </w:p>
    <w:p w14:paraId="395BDC21" w14:textId="77777777" w:rsidR="008C4A44" w:rsidRPr="00CB4E16" w:rsidRDefault="00000000">
      <w:pPr>
        <w:pStyle w:val="ListParagraph"/>
        <w:numPr>
          <w:ilvl w:val="0"/>
          <w:numId w:val="2"/>
        </w:numPr>
        <w:spacing w:after="120"/>
        <w:jc w:val="both"/>
        <w:rPr>
          <w:color w:val="000000" w:themeColor="text1"/>
        </w:rPr>
      </w:pPr>
      <w:proofErr w:type="spellStart"/>
      <w:r w:rsidRPr="00CB4E16">
        <w:rPr>
          <w:color w:val="000000" w:themeColor="text1"/>
        </w:rPr>
        <w:t>Luật</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Công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mới</w:t>
      </w:r>
      <w:proofErr w:type="spellEnd"/>
      <w:r w:rsidRPr="00CB4E16">
        <w:rPr>
          <w:color w:val="000000" w:themeColor="text1"/>
        </w:rPr>
        <w:t xml:space="preserve"> </w:t>
      </w:r>
      <w:proofErr w:type="spellStart"/>
      <w:r w:rsidRPr="00CB4E16">
        <w:rPr>
          <w:color w:val="000000" w:themeColor="text1"/>
        </w:rPr>
        <w:t>sáng</w:t>
      </w:r>
      <w:proofErr w:type="spellEnd"/>
      <w:r w:rsidRPr="00CB4E16">
        <w:rPr>
          <w:color w:val="000000" w:themeColor="text1"/>
        </w:rPr>
        <w:t xml:space="preserve"> </w:t>
      </w:r>
      <w:proofErr w:type="spellStart"/>
      <w:r w:rsidRPr="00CB4E16">
        <w:rPr>
          <w:color w:val="000000" w:themeColor="text1"/>
        </w:rPr>
        <w:t>tạo</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văn</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hướng</w:t>
      </w:r>
      <w:proofErr w:type="spellEnd"/>
      <w:r w:rsidRPr="00CB4E16">
        <w:rPr>
          <w:color w:val="000000" w:themeColor="text1"/>
        </w:rPr>
        <w:t xml:space="preserve"> </w:t>
      </w:r>
      <w:proofErr w:type="spellStart"/>
      <w:r w:rsidRPr="00CB4E16">
        <w:rPr>
          <w:color w:val="000000" w:themeColor="text1"/>
        </w:rPr>
        <w:t>dẫn</w:t>
      </w:r>
      <w:proofErr w:type="spellEnd"/>
      <w:r w:rsidRPr="00CB4E16">
        <w:rPr>
          <w:color w:val="000000" w:themeColor="text1"/>
        </w:rPr>
        <w:t xml:space="preserve"> </w:t>
      </w:r>
      <w:proofErr w:type="spellStart"/>
      <w:r w:rsidRPr="00CB4E16">
        <w:rPr>
          <w:color w:val="000000" w:themeColor="text1"/>
        </w:rPr>
        <w:t>thi</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w:t>
      </w:r>
    </w:p>
    <w:p w14:paraId="1418B13D" w14:textId="77777777" w:rsidR="008C4A44" w:rsidRPr="00CB4E16" w:rsidRDefault="00000000">
      <w:pPr>
        <w:pStyle w:val="ListParagraph"/>
        <w:numPr>
          <w:ilvl w:val="0"/>
          <w:numId w:val="2"/>
        </w:numPr>
        <w:spacing w:after="120"/>
        <w:jc w:val="both"/>
        <w:rPr>
          <w:color w:val="000000" w:themeColor="text1"/>
        </w:rPr>
      </w:pP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lệ</w:t>
      </w:r>
      <w:proofErr w:type="spellEnd"/>
      <w:r w:rsidRPr="00CB4E16">
        <w:rPr>
          <w:color w:val="000000" w:themeColor="text1"/>
        </w:rPr>
        <w:t xml:space="preserve"> Liên </w:t>
      </w:r>
      <w:proofErr w:type="spellStart"/>
      <w:r w:rsidRPr="00CB4E16">
        <w:rPr>
          <w:color w:val="000000" w:themeColor="text1"/>
        </w:rPr>
        <w:t>hiệp</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 xml:space="preserve"> Việt Nam </w:t>
      </w:r>
      <w:proofErr w:type="spellStart"/>
      <w:r w:rsidRPr="00CB4E16">
        <w:rPr>
          <w:color w:val="000000" w:themeColor="text1"/>
        </w:rPr>
        <w:t>được</w:t>
      </w:r>
      <w:proofErr w:type="spellEnd"/>
      <w:r w:rsidRPr="00CB4E16">
        <w:rPr>
          <w:color w:val="000000" w:themeColor="text1"/>
        </w:rPr>
        <w:t xml:space="preserve"> </w:t>
      </w:r>
      <w:proofErr w:type="spellStart"/>
      <w:r w:rsidRPr="00CB4E16">
        <w:rPr>
          <w:color w:val="000000" w:themeColor="text1"/>
        </w:rPr>
        <w:t>Thủ</w:t>
      </w:r>
      <w:proofErr w:type="spellEnd"/>
      <w:r w:rsidRPr="00CB4E16">
        <w:rPr>
          <w:color w:val="000000" w:themeColor="text1"/>
        </w:rPr>
        <w:t xml:space="preserve"> </w:t>
      </w:r>
      <w:proofErr w:type="spellStart"/>
      <w:r w:rsidRPr="00CB4E16">
        <w:rPr>
          <w:color w:val="000000" w:themeColor="text1"/>
        </w:rPr>
        <w:t>tướng</w:t>
      </w:r>
      <w:proofErr w:type="spellEnd"/>
      <w:r w:rsidRPr="00CB4E16">
        <w:rPr>
          <w:color w:val="000000" w:themeColor="text1"/>
        </w:rPr>
        <w:t xml:space="preserve">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phủ</w:t>
      </w:r>
      <w:proofErr w:type="spellEnd"/>
      <w:r w:rsidRPr="00CB4E16">
        <w:rPr>
          <w:color w:val="000000" w:themeColor="text1"/>
        </w:rPr>
        <w:t xml:space="preserve"> </w:t>
      </w:r>
      <w:proofErr w:type="spellStart"/>
      <w:r w:rsidRPr="00CB4E16">
        <w:rPr>
          <w:color w:val="000000" w:themeColor="text1"/>
        </w:rPr>
        <w:t>phê</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tại</w:t>
      </w:r>
      <w:proofErr w:type="spellEnd"/>
      <w:r w:rsidRPr="00CB4E16">
        <w:rPr>
          <w:color w:val="000000" w:themeColor="text1"/>
        </w:rPr>
        <w:t xml:space="preserve"> </w:t>
      </w:r>
      <w:proofErr w:type="spellStart"/>
      <w:r w:rsidRPr="00CB4E16">
        <w:rPr>
          <w:color w:val="000000" w:themeColor="text1"/>
        </w:rPr>
        <w:t>Quyết</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1795/QĐ-</w:t>
      </w:r>
      <w:proofErr w:type="spellStart"/>
      <w:r w:rsidRPr="00CB4E16">
        <w:rPr>
          <w:color w:val="000000" w:themeColor="text1"/>
        </w:rPr>
        <w:t>TTg</w:t>
      </w:r>
      <w:proofErr w:type="spellEnd"/>
      <w:r w:rsidRPr="00CB4E16">
        <w:rPr>
          <w:color w:val="000000" w:themeColor="text1"/>
        </w:rPr>
        <w:t xml:space="preserve"> </w:t>
      </w:r>
      <w:proofErr w:type="spellStart"/>
      <w:r w:rsidRPr="00CB4E16">
        <w:rPr>
          <w:color w:val="000000" w:themeColor="text1"/>
        </w:rPr>
        <w:t>ngày</w:t>
      </w:r>
      <w:proofErr w:type="spellEnd"/>
      <w:r w:rsidRPr="00CB4E16">
        <w:rPr>
          <w:color w:val="000000" w:themeColor="text1"/>
        </w:rPr>
        <w:t xml:space="preserve"> 21/10/2015.</w:t>
      </w:r>
    </w:p>
    <w:p w14:paraId="12541D12" w14:textId="77777777" w:rsidR="008C4A44" w:rsidRPr="00CB4E16" w:rsidRDefault="00000000">
      <w:pPr>
        <w:pStyle w:val="ListParagraph"/>
        <w:numPr>
          <w:ilvl w:val="0"/>
          <w:numId w:val="2"/>
        </w:numPr>
        <w:spacing w:after="120"/>
        <w:jc w:val="both"/>
        <w:rPr>
          <w:color w:val="000000" w:themeColor="text1"/>
        </w:rPr>
      </w:pPr>
      <w:proofErr w:type="spellStart"/>
      <w:r w:rsidRPr="00CB4E16">
        <w:rPr>
          <w:color w:val="000000" w:themeColor="text1"/>
        </w:rPr>
        <w:t>Chiến</w:t>
      </w:r>
      <w:proofErr w:type="spellEnd"/>
      <w:r w:rsidRPr="00CB4E16">
        <w:rPr>
          <w:color w:val="000000" w:themeColor="text1"/>
        </w:rPr>
        <w:t xml:space="preserve"> </w:t>
      </w:r>
      <w:proofErr w:type="spellStart"/>
      <w:r w:rsidRPr="00CB4E16">
        <w:rPr>
          <w:color w:val="000000" w:themeColor="text1"/>
        </w:rPr>
        <w:t>lược</w:t>
      </w:r>
      <w:proofErr w:type="spellEnd"/>
      <w:r w:rsidRPr="00CB4E16">
        <w:rPr>
          <w:color w:val="000000" w:themeColor="text1"/>
        </w:rPr>
        <w:t xml:space="preserve">, </w:t>
      </w:r>
      <w:proofErr w:type="spellStart"/>
      <w:r w:rsidRPr="00CB4E16">
        <w:rPr>
          <w:color w:val="000000" w:themeColor="text1"/>
        </w:rPr>
        <w:t>chương</w:t>
      </w:r>
      <w:proofErr w:type="spellEnd"/>
      <w:r w:rsidRPr="00CB4E16">
        <w:rPr>
          <w:color w:val="000000" w:themeColor="text1"/>
        </w:rPr>
        <w:t xml:space="preserve">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phủ</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kinh</w:t>
      </w:r>
      <w:proofErr w:type="spellEnd"/>
      <w:r w:rsidRPr="00CB4E16">
        <w:rPr>
          <w:color w:val="000000" w:themeColor="text1"/>
        </w:rPr>
        <w:t xml:space="preserve"> </w:t>
      </w:r>
      <w:proofErr w:type="spellStart"/>
      <w:r w:rsidRPr="00CB4E16">
        <w:rPr>
          <w:color w:val="000000" w:themeColor="text1"/>
        </w:rPr>
        <w:t>tế</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xã</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w:t>
      </w:r>
    </w:p>
    <w:p w14:paraId="3FEBFFF3" w14:textId="77777777" w:rsidR="008C4A44" w:rsidRPr="00CB4E16" w:rsidRDefault="00000000">
      <w:pPr>
        <w:pStyle w:val="ListParagraph"/>
        <w:numPr>
          <w:ilvl w:val="0"/>
          <w:numId w:val="2"/>
        </w:numPr>
        <w:spacing w:after="120"/>
        <w:jc w:val="both"/>
        <w:rPr>
          <w:color w:val="000000" w:themeColor="text1"/>
        </w:rPr>
      </w:pP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VUSTA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tập</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đoàn</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vấn</w:t>
      </w:r>
      <w:proofErr w:type="spellEnd"/>
      <w:r w:rsidRPr="00CB4E16">
        <w:rPr>
          <w:color w:val="000000" w:themeColor="text1"/>
        </w:rPr>
        <w:t xml:space="preserve">, </w:t>
      </w:r>
      <w:proofErr w:type="spellStart"/>
      <w:r w:rsidRPr="00CB4E16">
        <w:rPr>
          <w:color w:val="000000" w:themeColor="text1"/>
        </w:rPr>
        <w:t>phản</w:t>
      </w:r>
      <w:proofErr w:type="spellEnd"/>
      <w:r w:rsidRPr="00CB4E16">
        <w:rPr>
          <w:color w:val="000000" w:themeColor="text1"/>
        </w:rPr>
        <w:t xml:space="preserve"> </w:t>
      </w:r>
      <w:proofErr w:type="spellStart"/>
      <w:r w:rsidRPr="00CB4E16">
        <w:rPr>
          <w:color w:val="000000" w:themeColor="text1"/>
        </w:rPr>
        <w:t>biện</w:t>
      </w:r>
      <w:proofErr w:type="spellEnd"/>
      <w:r w:rsidRPr="00CB4E16">
        <w:rPr>
          <w:color w:val="000000" w:themeColor="text1"/>
        </w:rPr>
        <w:t xml:space="preserve">, </w:t>
      </w:r>
      <w:proofErr w:type="spellStart"/>
      <w:r w:rsidRPr="00CB4E16">
        <w:rPr>
          <w:color w:val="000000" w:themeColor="text1"/>
        </w:rPr>
        <w:t>giám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xã</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phổ</w:t>
      </w:r>
      <w:proofErr w:type="spellEnd"/>
      <w:r w:rsidRPr="00CB4E16">
        <w:rPr>
          <w:color w:val="000000" w:themeColor="text1"/>
        </w:rPr>
        <w:t xml:space="preserve"> </w:t>
      </w:r>
      <w:proofErr w:type="spellStart"/>
      <w:r w:rsidRPr="00CB4E16">
        <w:rPr>
          <w:color w:val="000000" w:themeColor="text1"/>
        </w:rPr>
        <w:t>biến</w:t>
      </w:r>
      <w:proofErr w:type="spellEnd"/>
      <w:r w:rsidRPr="00CB4E16">
        <w:rPr>
          <w:color w:val="000000" w:themeColor="text1"/>
        </w:rPr>
        <w:t xml:space="preserve"> </w:t>
      </w: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w:t>
      </w:r>
    </w:p>
    <w:p w14:paraId="5BC6E0E5"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999" w:name="_Toc237786482"/>
      <w:bookmarkStart w:id="1000" w:name="_Toc237789009"/>
      <w:r w:rsidRPr="00CB4E16">
        <w:rPr>
          <w:bCs/>
          <w:color w:val="000000" w:themeColor="text1"/>
          <w:sz w:val="26"/>
          <w:szCs w:val="26"/>
        </w:rPr>
        <w:t>PHẦN II. MỤC TIÊU ĐỀ ÁN</w:t>
      </w:r>
      <w:bookmarkEnd w:id="999"/>
      <w:bookmarkEnd w:id="1000"/>
    </w:p>
    <w:p w14:paraId="77AEA64D" w14:textId="77777777" w:rsidR="008C4A44" w:rsidRPr="00CB4E16" w:rsidRDefault="00000000">
      <w:pPr>
        <w:pStyle w:val="Heading2"/>
        <w:keepNext/>
        <w:spacing w:before="240" w:after="120" w:line="276" w:lineRule="auto"/>
        <w:rPr>
          <w:color w:val="000000" w:themeColor="text1"/>
        </w:rPr>
      </w:pPr>
      <w:bookmarkStart w:id="1001" w:name="_Toc237786483"/>
      <w:bookmarkStart w:id="1002" w:name="_Toc237789010"/>
      <w:r w:rsidRPr="00CB4E16">
        <w:rPr>
          <w:bCs/>
          <w:color w:val="000000" w:themeColor="text1"/>
        </w:rPr>
        <w:t xml:space="preserve">1. </w:t>
      </w:r>
      <w:proofErr w:type="spellStart"/>
      <w:r w:rsidRPr="00CB4E16">
        <w:rPr>
          <w:bCs/>
          <w:color w:val="000000" w:themeColor="text1"/>
        </w:rPr>
        <w:t>Mục</w:t>
      </w:r>
      <w:proofErr w:type="spellEnd"/>
      <w:r w:rsidRPr="00CB4E16">
        <w:rPr>
          <w:bCs/>
          <w:color w:val="000000" w:themeColor="text1"/>
        </w:rPr>
        <w:t xml:space="preserve"> </w:t>
      </w:r>
      <w:proofErr w:type="spellStart"/>
      <w:r w:rsidRPr="00CB4E16">
        <w:rPr>
          <w:bCs/>
          <w:color w:val="000000" w:themeColor="text1"/>
        </w:rPr>
        <w:t>tiêu</w:t>
      </w:r>
      <w:proofErr w:type="spellEnd"/>
      <w:r w:rsidRPr="00CB4E16">
        <w:rPr>
          <w:bCs/>
          <w:color w:val="000000" w:themeColor="text1"/>
        </w:rPr>
        <w:t xml:space="preserve"> </w:t>
      </w:r>
      <w:proofErr w:type="spellStart"/>
      <w:r w:rsidRPr="00CB4E16">
        <w:rPr>
          <w:bCs/>
          <w:color w:val="000000" w:themeColor="text1"/>
        </w:rPr>
        <w:t>tổng</w:t>
      </w:r>
      <w:proofErr w:type="spellEnd"/>
      <w:r w:rsidRPr="00CB4E16">
        <w:rPr>
          <w:bCs/>
          <w:color w:val="000000" w:themeColor="text1"/>
        </w:rPr>
        <w:t xml:space="preserve"> </w:t>
      </w:r>
      <w:proofErr w:type="spellStart"/>
      <w:r w:rsidRPr="00CB4E16">
        <w:rPr>
          <w:bCs/>
          <w:color w:val="000000" w:themeColor="text1"/>
        </w:rPr>
        <w:t>quát</w:t>
      </w:r>
      <w:bookmarkEnd w:id="1001"/>
      <w:bookmarkEnd w:id="1002"/>
      <w:proofErr w:type="spellEnd"/>
    </w:p>
    <w:p w14:paraId="022ED482" w14:textId="77777777" w:rsidR="008C4A44" w:rsidRPr="00CB4E16" w:rsidRDefault="00000000">
      <w:pPr>
        <w:spacing w:after="120" w:line="276" w:lineRule="auto"/>
        <w:ind w:firstLine="567"/>
        <w:jc w:val="both"/>
        <w:rPr>
          <w:color w:val="000000" w:themeColor="text1"/>
          <w:sz w:val="26"/>
          <w:szCs w:val="26"/>
        </w:rPr>
      </w:pP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do VUSTA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trì</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phạm</w:t>
      </w:r>
      <w:proofErr w:type="spellEnd"/>
      <w:r w:rsidRPr="00CB4E16">
        <w:rPr>
          <w:color w:val="000000" w:themeColor="text1"/>
          <w:sz w:val="26"/>
          <w:szCs w:val="26"/>
        </w:rPr>
        <w:t xml:space="preserve"> vi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làm</w:t>
      </w:r>
      <w:proofErr w:type="spellEnd"/>
      <w:r w:rsidRPr="00CB4E16">
        <w:rPr>
          <w:color w:val="000000" w:themeColor="text1"/>
          <w:sz w:val="26"/>
          <w:szCs w:val="26"/>
        </w:rPr>
        <w:t xml:space="preserve"> </w:t>
      </w: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dùng</w:t>
      </w:r>
      <w:proofErr w:type="spellEnd"/>
      <w:r w:rsidRPr="00CB4E16">
        <w:rPr>
          <w:color w:val="000000" w:themeColor="text1"/>
          <w:sz w:val="26"/>
          <w:szCs w:val="26"/>
        </w:rPr>
        <w:t xml:space="preserve"> </w:t>
      </w:r>
      <w:proofErr w:type="spellStart"/>
      <w:r w:rsidRPr="00CB4E16">
        <w:rPr>
          <w:color w:val="000000" w:themeColor="text1"/>
          <w:sz w:val="26"/>
          <w:szCs w:val="26"/>
        </w:rPr>
        <w:t>chung</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trọn</w:t>
      </w:r>
      <w:proofErr w:type="spellEnd"/>
      <w:r w:rsidRPr="00CB4E16">
        <w:rPr>
          <w:color w:val="000000" w:themeColor="text1"/>
          <w:sz w:val="26"/>
          <w:szCs w:val="26"/>
        </w:rPr>
        <w:t xml:space="preserve"> </w:t>
      </w:r>
      <w:proofErr w:type="spellStart"/>
      <w:r w:rsidRPr="00CB4E16">
        <w:rPr>
          <w:color w:val="000000" w:themeColor="text1"/>
          <w:sz w:val="26"/>
          <w:szCs w:val="26"/>
        </w:rPr>
        <w:t>vòng</w:t>
      </w:r>
      <w:proofErr w:type="spellEnd"/>
      <w:r w:rsidRPr="00CB4E16">
        <w:rPr>
          <w:color w:val="000000" w:themeColor="text1"/>
          <w:sz w:val="26"/>
          <w:szCs w:val="26"/>
        </w:rPr>
        <w:t xml:space="preserve"> </w:t>
      </w:r>
      <w:proofErr w:type="spellStart"/>
      <w:r w:rsidRPr="00CB4E16">
        <w:rPr>
          <w:color w:val="000000" w:themeColor="text1"/>
          <w:sz w:val="26"/>
          <w:szCs w:val="26"/>
        </w:rPr>
        <w:t>đời</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tri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nhận</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tuyển</w:t>
      </w:r>
      <w:proofErr w:type="spellEnd"/>
      <w:r w:rsidRPr="00CB4E16">
        <w:rPr>
          <w:color w:val="000000" w:themeColor="text1"/>
          <w:sz w:val="26"/>
          <w:szCs w:val="26"/>
        </w:rPr>
        <w:t xml:space="preserve"> </w:t>
      </w:r>
      <w:proofErr w:type="spellStart"/>
      <w:r w:rsidRPr="00CB4E16">
        <w:rPr>
          <w:color w:val="000000" w:themeColor="text1"/>
          <w:sz w:val="26"/>
          <w:szCs w:val="26"/>
        </w:rPr>
        <w:t>chọn</w:t>
      </w:r>
      <w:proofErr w:type="spellEnd"/>
      <w:r w:rsidRPr="00CB4E16">
        <w:rPr>
          <w:color w:val="000000" w:themeColor="text1"/>
          <w:sz w:val="26"/>
          <w:szCs w:val="26"/>
        </w:rPr>
        <w:t xml:space="preserve"> </w:t>
      </w:r>
      <w:proofErr w:type="spellStart"/>
      <w:r w:rsidRPr="00CB4E16">
        <w:rPr>
          <w:color w:val="000000" w:themeColor="text1"/>
          <w:sz w:val="26"/>
          <w:szCs w:val="26"/>
        </w:rPr>
        <w:t>nhóm</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ký</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ngân</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mốc</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đến</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đánh</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qua </w:t>
      </w:r>
      <w:proofErr w:type="spellStart"/>
      <w:r w:rsidRPr="00CB4E16">
        <w:rPr>
          <w:color w:val="000000" w:themeColor="text1"/>
          <w:sz w:val="26"/>
          <w:szCs w:val="26"/>
        </w:rPr>
        <w:t>đó</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hóa</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w:t>
      </w:r>
      <w:proofErr w:type="spellStart"/>
      <w:r w:rsidRPr="00CB4E16">
        <w:rPr>
          <w:color w:val="000000" w:themeColor="text1"/>
          <w:sz w:val="26"/>
          <w:szCs w:val="26"/>
        </w:rPr>
        <w:t>tiêu</w:t>
      </w:r>
      <w:proofErr w:type="spellEnd"/>
      <w:r w:rsidRPr="00CB4E16">
        <w:rPr>
          <w:color w:val="000000" w:themeColor="text1"/>
          <w:sz w:val="26"/>
          <w:szCs w:val="26"/>
        </w:rPr>
        <w:t xml:space="preserve"> "</w:t>
      </w:r>
      <w:proofErr w:type="spellStart"/>
      <w:r w:rsidR="00E36B6F" w:rsidRPr="00CB4E16">
        <w:rPr>
          <w:color w:val="000000" w:themeColor="text1"/>
          <w:sz w:val="26"/>
          <w:szCs w:val="26"/>
        </w:rPr>
        <w:t>Kết</w:t>
      </w:r>
      <w:proofErr w:type="spellEnd"/>
      <w:r w:rsidR="00E36B6F" w:rsidRPr="00CB4E16">
        <w:rPr>
          <w:color w:val="000000" w:themeColor="text1"/>
          <w:sz w:val="26"/>
          <w:szCs w:val="26"/>
        </w:rPr>
        <w:t xml:space="preserve"> </w:t>
      </w:r>
      <w:proofErr w:type="spellStart"/>
      <w:r w:rsidR="00E36B6F" w:rsidRPr="00CB4E16">
        <w:rPr>
          <w:color w:val="000000" w:themeColor="text1"/>
          <w:sz w:val="26"/>
          <w:szCs w:val="26"/>
        </w:rPr>
        <w:t>nối</w:t>
      </w:r>
      <w:proofErr w:type="spellEnd"/>
      <w:r w:rsidR="00E36B6F" w:rsidRPr="00CB4E16">
        <w:rPr>
          <w:color w:val="000000" w:themeColor="text1"/>
          <w:sz w:val="26"/>
          <w:szCs w:val="26"/>
        </w:rPr>
        <w:t xml:space="preserve"> tri </w:t>
      </w:r>
      <w:proofErr w:type="spellStart"/>
      <w:r w:rsidR="00E36B6F" w:rsidRPr="00CB4E16">
        <w:rPr>
          <w:color w:val="000000" w:themeColor="text1"/>
          <w:sz w:val="26"/>
          <w:szCs w:val="26"/>
        </w:rPr>
        <w:t>thức</w:t>
      </w:r>
      <w:proofErr w:type="spellEnd"/>
      <w:r w:rsidR="00E36B6F" w:rsidRPr="00CB4E16">
        <w:rPr>
          <w:color w:val="000000" w:themeColor="text1"/>
          <w:sz w:val="26"/>
          <w:szCs w:val="26"/>
        </w:rPr>
        <w:t xml:space="preserve"> - </w:t>
      </w:r>
      <w:proofErr w:type="spellStart"/>
      <w:r w:rsidR="00E36B6F" w:rsidRPr="00CB4E16">
        <w:rPr>
          <w:color w:val="000000" w:themeColor="text1"/>
          <w:sz w:val="26"/>
          <w:szCs w:val="26"/>
        </w:rPr>
        <w:t>Kiến</w:t>
      </w:r>
      <w:proofErr w:type="spellEnd"/>
      <w:r w:rsidR="00E36B6F" w:rsidRPr="00CB4E16">
        <w:rPr>
          <w:color w:val="000000" w:themeColor="text1"/>
          <w:sz w:val="26"/>
          <w:szCs w:val="26"/>
        </w:rPr>
        <w:t xml:space="preserve"> </w:t>
      </w:r>
      <w:proofErr w:type="spellStart"/>
      <w:r w:rsidR="00E36B6F" w:rsidRPr="00CB4E16">
        <w:rPr>
          <w:color w:val="000000" w:themeColor="text1"/>
          <w:sz w:val="26"/>
          <w:szCs w:val="26"/>
        </w:rPr>
        <w:t>tạo</w:t>
      </w:r>
      <w:proofErr w:type="spellEnd"/>
      <w:r w:rsidR="00E36B6F" w:rsidRPr="00CB4E16">
        <w:rPr>
          <w:color w:val="000000" w:themeColor="text1"/>
          <w:sz w:val="26"/>
          <w:szCs w:val="26"/>
        </w:rPr>
        <w:t xml:space="preserve"> </w:t>
      </w:r>
      <w:proofErr w:type="spellStart"/>
      <w:r w:rsidR="00E36B6F" w:rsidRPr="00CB4E16">
        <w:rPr>
          <w:color w:val="000000" w:themeColor="text1"/>
          <w:sz w:val="26"/>
          <w:szCs w:val="26"/>
        </w:rPr>
        <w:t>giá</w:t>
      </w:r>
      <w:proofErr w:type="spellEnd"/>
      <w:r w:rsidR="00E36B6F" w:rsidRPr="00CB4E16">
        <w:rPr>
          <w:color w:val="000000" w:themeColor="text1"/>
          <w:sz w:val="26"/>
          <w:szCs w:val="26"/>
        </w:rPr>
        <w:t xml:space="preserve"> </w:t>
      </w:r>
      <w:proofErr w:type="spellStart"/>
      <w:r w:rsidR="00E36B6F"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tinh</w:t>
      </w:r>
      <w:proofErr w:type="spellEnd"/>
      <w:r w:rsidRPr="00CB4E16">
        <w:rPr>
          <w:color w:val="000000" w:themeColor="text1"/>
          <w:sz w:val="26"/>
          <w:szCs w:val="26"/>
        </w:rPr>
        <w:t xml:space="preserve"> </w:t>
      </w:r>
      <w:proofErr w:type="spellStart"/>
      <w:r w:rsidRPr="00CB4E16">
        <w:rPr>
          <w:color w:val="000000" w:themeColor="text1"/>
          <w:sz w:val="26"/>
          <w:szCs w:val="26"/>
        </w:rPr>
        <w:t>thần</w:t>
      </w:r>
      <w:proofErr w:type="spellEnd"/>
      <w:r w:rsidRPr="00CB4E16">
        <w:rPr>
          <w:color w:val="000000" w:themeColor="text1"/>
          <w:sz w:val="26"/>
          <w:szCs w:val="26"/>
        </w:rPr>
        <w:t xml:space="preserve"> </w:t>
      </w:r>
      <w:proofErr w:type="spellStart"/>
      <w:r w:rsidRPr="00CB4E16">
        <w:rPr>
          <w:color w:val="000000" w:themeColor="text1"/>
          <w:sz w:val="26"/>
          <w:szCs w:val="26"/>
        </w:rPr>
        <w:t>Nghị</w:t>
      </w:r>
      <w:proofErr w:type="spellEnd"/>
      <w:r w:rsidRPr="00CB4E16">
        <w:rPr>
          <w:color w:val="000000" w:themeColor="text1"/>
          <w:sz w:val="26"/>
          <w:szCs w:val="26"/>
        </w:rPr>
        <w:t xml:space="preserve"> </w:t>
      </w:r>
      <w:proofErr w:type="spellStart"/>
      <w:r w:rsidRPr="00CB4E16">
        <w:rPr>
          <w:color w:val="000000" w:themeColor="text1"/>
          <w:sz w:val="26"/>
          <w:szCs w:val="26"/>
        </w:rPr>
        <w:t>quyết</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57-NQ/TW.</w:t>
      </w:r>
    </w:p>
    <w:p w14:paraId="599B2E5B" w14:textId="77777777" w:rsidR="008C4A44" w:rsidRPr="00CB4E16" w:rsidRDefault="00000000">
      <w:pPr>
        <w:pStyle w:val="Heading2"/>
        <w:keepNext/>
        <w:spacing w:before="240" w:after="120" w:line="276" w:lineRule="auto"/>
        <w:rPr>
          <w:color w:val="000000" w:themeColor="text1"/>
        </w:rPr>
      </w:pPr>
      <w:bookmarkStart w:id="1003" w:name="_Toc237786484"/>
      <w:bookmarkStart w:id="1004" w:name="_Toc237789011"/>
      <w:r w:rsidRPr="00CB4E16">
        <w:rPr>
          <w:bCs/>
          <w:color w:val="000000" w:themeColor="text1"/>
        </w:rPr>
        <w:t xml:space="preserve">2. </w:t>
      </w:r>
      <w:proofErr w:type="spellStart"/>
      <w:r w:rsidRPr="00CB4E16">
        <w:rPr>
          <w:bCs/>
          <w:color w:val="000000" w:themeColor="text1"/>
        </w:rPr>
        <w:t>Mục</w:t>
      </w:r>
      <w:proofErr w:type="spellEnd"/>
      <w:r w:rsidRPr="00CB4E16">
        <w:rPr>
          <w:bCs/>
          <w:color w:val="000000" w:themeColor="text1"/>
        </w:rPr>
        <w:t xml:space="preserve"> </w:t>
      </w:r>
      <w:proofErr w:type="spellStart"/>
      <w:r w:rsidRPr="00CB4E16">
        <w:rPr>
          <w:bCs/>
          <w:color w:val="000000" w:themeColor="text1"/>
        </w:rPr>
        <w:t>tiêu</w:t>
      </w:r>
      <w:proofErr w:type="spellEnd"/>
      <w:r w:rsidRPr="00CB4E16">
        <w:rPr>
          <w:bCs/>
          <w:color w:val="000000" w:themeColor="text1"/>
        </w:rPr>
        <w:t xml:space="preserve"> </w:t>
      </w:r>
      <w:proofErr w:type="spellStart"/>
      <w:r w:rsidRPr="00CB4E16">
        <w:rPr>
          <w:bCs/>
          <w:color w:val="000000" w:themeColor="text1"/>
        </w:rPr>
        <w:t>cụ</w:t>
      </w:r>
      <w:proofErr w:type="spellEnd"/>
      <w:r w:rsidRPr="00CB4E16">
        <w:rPr>
          <w:bCs/>
          <w:color w:val="000000" w:themeColor="text1"/>
        </w:rPr>
        <w:t xml:space="preserve"> </w:t>
      </w:r>
      <w:proofErr w:type="spellStart"/>
      <w:r w:rsidRPr="00CB4E16">
        <w:rPr>
          <w:bCs/>
          <w:color w:val="000000" w:themeColor="text1"/>
        </w:rPr>
        <w:t>thể</w:t>
      </w:r>
      <w:bookmarkEnd w:id="1003"/>
      <w:bookmarkEnd w:id="1004"/>
      <w:proofErr w:type="spellEnd"/>
    </w:p>
    <w:p w14:paraId="314E3C91" w14:textId="77777777" w:rsidR="008C4A44" w:rsidRPr="00CB4E16" w:rsidRDefault="00000000">
      <w:pPr>
        <w:pStyle w:val="Heading3"/>
        <w:keepNext/>
        <w:spacing w:before="180" w:after="120" w:line="276" w:lineRule="auto"/>
        <w:rPr>
          <w:color w:val="000000" w:themeColor="text1"/>
        </w:rPr>
      </w:pPr>
      <w:bookmarkStart w:id="1005" w:name="_Toc237786485"/>
      <w:bookmarkStart w:id="1006" w:name="_Toc237789012"/>
      <w:r w:rsidRPr="00CB4E16">
        <w:rPr>
          <w:bCs/>
          <w:iCs/>
          <w:color w:val="000000" w:themeColor="text1"/>
        </w:rPr>
        <w:t xml:space="preserve">a) Giai </w:t>
      </w:r>
      <w:proofErr w:type="spellStart"/>
      <w:r w:rsidRPr="00CB4E16">
        <w:rPr>
          <w:bCs/>
          <w:iCs/>
          <w:color w:val="000000" w:themeColor="text1"/>
        </w:rPr>
        <w:t>đoạn</w:t>
      </w:r>
      <w:proofErr w:type="spellEnd"/>
      <w:r w:rsidRPr="00CB4E16">
        <w:rPr>
          <w:bCs/>
          <w:iCs/>
          <w:color w:val="000000" w:themeColor="text1"/>
        </w:rPr>
        <w:t xml:space="preserve"> </w:t>
      </w:r>
      <w:proofErr w:type="spellStart"/>
      <w:r w:rsidRPr="00CB4E16">
        <w:rPr>
          <w:bCs/>
          <w:iCs/>
          <w:color w:val="000000" w:themeColor="text1"/>
        </w:rPr>
        <w:t>ngắn</w:t>
      </w:r>
      <w:proofErr w:type="spellEnd"/>
      <w:r w:rsidRPr="00CB4E16">
        <w:rPr>
          <w:bCs/>
          <w:iCs/>
          <w:color w:val="000000" w:themeColor="text1"/>
        </w:rPr>
        <w:t xml:space="preserve"> </w:t>
      </w:r>
      <w:proofErr w:type="spellStart"/>
      <w:r w:rsidRPr="00CB4E16">
        <w:rPr>
          <w:bCs/>
          <w:iCs/>
          <w:color w:val="000000" w:themeColor="text1"/>
        </w:rPr>
        <w:t>hạn</w:t>
      </w:r>
      <w:proofErr w:type="spellEnd"/>
      <w:r w:rsidRPr="00CB4E16">
        <w:rPr>
          <w:bCs/>
          <w:iCs/>
          <w:color w:val="000000" w:themeColor="text1"/>
        </w:rPr>
        <w:t xml:space="preserve"> (</w:t>
      </w:r>
      <w:proofErr w:type="spellStart"/>
      <w:r w:rsidRPr="00CB4E16">
        <w:rPr>
          <w:bCs/>
          <w:iCs/>
          <w:color w:val="000000" w:themeColor="text1"/>
        </w:rPr>
        <w:t>Năm</w:t>
      </w:r>
      <w:proofErr w:type="spellEnd"/>
      <w:r w:rsidRPr="00CB4E16">
        <w:rPr>
          <w:bCs/>
          <w:iCs/>
          <w:color w:val="000000" w:themeColor="text1"/>
        </w:rPr>
        <w:t xml:space="preserve"> 1)</w:t>
      </w:r>
      <w:bookmarkEnd w:id="1005"/>
      <w:bookmarkEnd w:id="1006"/>
    </w:p>
    <w:p w14:paraId="2176598C"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Hoàn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trúc</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 xml:space="preserve">; ban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thí</w:t>
      </w:r>
      <w:proofErr w:type="spellEnd"/>
      <w:r w:rsidRPr="00CB4E16">
        <w:rPr>
          <w:color w:val="000000" w:themeColor="text1"/>
        </w:rPr>
        <w:t xml:space="preserve"> </w:t>
      </w:r>
      <w:proofErr w:type="spellStart"/>
      <w:r w:rsidRPr="00CB4E16">
        <w:rPr>
          <w:color w:val="000000" w:themeColor="text1"/>
        </w:rPr>
        <w:t>điểm</w:t>
      </w:r>
      <w:proofErr w:type="spellEnd"/>
      <w:r w:rsidRPr="00CB4E16">
        <w:rPr>
          <w:color w:val="000000" w:themeColor="text1"/>
        </w:rPr>
        <w:t xml:space="preserve">; </w:t>
      </w:r>
      <w:proofErr w:type="spellStart"/>
      <w:r w:rsidRPr="00CB4E16">
        <w:rPr>
          <w:color w:val="000000" w:themeColor="text1"/>
        </w:rPr>
        <w:t>đưa</w:t>
      </w:r>
      <w:proofErr w:type="spellEnd"/>
      <w:r w:rsidRPr="00CB4E16">
        <w:rPr>
          <w:color w:val="000000" w:themeColor="text1"/>
        </w:rPr>
        <w:t xml:space="preserve"> </w:t>
      </w:r>
      <w:proofErr w:type="spellStart"/>
      <w:r w:rsidRPr="00CB4E16">
        <w:rPr>
          <w:color w:val="000000" w:themeColor="text1"/>
        </w:rPr>
        <w:t>vào</w:t>
      </w:r>
      <w:proofErr w:type="spellEnd"/>
      <w:r w:rsidRPr="00CB4E16">
        <w:rPr>
          <w:color w:val="000000" w:themeColor="text1"/>
        </w:rPr>
        <w:t xml:space="preserve"> </w:t>
      </w:r>
      <w:proofErr w:type="spellStart"/>
      <w:r w:rsidRPr="00CB4E16">
        <w:rPr>
          <w:color w:val="000000" w:themeColor="text1"/>
        </w:rPr>
        <w:t>vận</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phiên</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MVP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tối</w:t>
      </w:r>
      <w:proofErr w:type="spellEnd"/>
      <w:r w:rsidRPr="00CB4E16">
        <w:rPr>
          <w:color w:val="000000" w:themeColor="text1"/>
        </w:rPr>
        <w:t xml:space="preserve"> </w:t>
      </w:r>
      <w:proofErr w:type="spellStart"/>
      <w:r w:rsidRPr="00CB4E16">
        <w:rPr>
          <w:color w:val="000000" w:themeColor="text1"/>
        </w:rPr>
        <w:t>thiểu</w:t>
      </w:r>
      <w:proofErr w:type="spellEnd"/>
      <w:r w:rsidRPr="00CB4E16">
        <w:rPr>
          <w:color w:val="000000" w:themeColor="text1"/>
        </w:rPr>
        <w:t xml:space="preserve"> 10-15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tế</w:t>
      </w:r>
      <w:proofErr w:type="spellEnd"/>
      <w:r w:rsidRPr="00CB4E16">
        <w:rPr>
          <w:color w:val="000000" w:themeColor="text1"/>
        </w:rPr>
        <w:t>.</w:t>
      </w:r>
    </w:p>
    <w:p w14:paraId="545625A7" w14:textId="77777777" w:rsidR="008C4A44" w:rsidRDefault="00000000">
      <w:pPr>
        <w:pStyle w:val="ListParagraph"/>
        <w:numPr>
          <w:ilvl w:val="0"/>
          <w:numId w:val="1"/>
        </w:numPr>
        <w:spacing w:after="120"/>
        <w:jc w:val="both"/>
        <w:rPr>
          <w:ins w:id="1007" w:author="Administrator" w:date="2026-08-16T20:33:00Z" w16du:dateUtc="2026-08-16T13:33:00Z"/>
          <w:color w:val="000000" w:themeColor="text1"/>
        </w:rPr>
      </w:pP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tối</w:t>
      </w:r>
      <w:proofErr w:type="spellEnd"/>
      <w:r w:rsidRPr="00CB4E16">
        <w:rPr>
          <w:color w:val="000000" w:themeColor="text1"/>
        </w:rPr>
        <w:t xml:space="preserve"> </w:t>
      </w:r>
      <w:proofErr w:type="spellStart"/>
      <w:r w:rsidRPr="00CB4E16">
        <w:rPr>
          <w:color w:val="000000" w:themeColor="text1"/>
        </w:rPr>
        <w:t>thiểu</w:t>
      </w:r>
      <w:proofErr w:type="spellEnd"/>
      <w:r w:rsidRPr="00CB4E16">
        <w:rPr>
          <w:color w:val="000000" w:themeColor="text1"/>
        </w:rPr>
        <w:t xml:space="preserve"> 3</w:t>
      </w:r>
      <w:r w:rsidR="005B481C" w:rsidRPr="00CB4E16">
        <w:rPr>
          <w:color w:val="000000" w:themeColor="text1"/>
        </w:rPr>
        <w:t>-</w:t>
      </w:r>
      <w:r w:rsidRPr="00CB4E16">
        <w:rPr>
          <w:color w:val="000000" w:themeColor="text1"/>
        </w:rPr>
        <w:t xml:space="preserve">5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500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KH&amp;CN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quan</w:t>
      </w:r>
      <w:proofErr w:type="spellEnd"/>
      <w:r w:rsidRPr="00CB4E16">
        <w:rPr>
          <w:color w:val="000000" w:themeColor="text1"/>
        </w:rPr>
        <w:t xml:space="preserve">; </w:t>
      </w:r>
      <w:proofErr w:type="spellStart"/>
      <w:r w:rsidRPr="00CB4E16">
        <w:rPr>
          <w:color w:val="000000" w:themeColor="text1"/>
        </w:rPr>
        <w:t>tối</w:t>
      </w:r>
      <w:proofErr w:type="spellEnd"/>
      <w:r w:rsidRPr="00CB4E16">
        <w:rPr>
          <w:color w:val="000000" w:themeColor="text1"/>
        </w:rPr>
        <w:t xml:space="preserve"> </w:t>
      </w:r>
      <w:proofErr w:type="spellStart"/>
      <w:r w:rsidRPr="00CB4E16">
        <w:rPr>
          <w:color w:val="000000" w:themeColor="text1"/>
        </w:rPr>
        <w:t>thiểu</w:t>
      </w:r>
      <w:proofErr w:type="spellEnd"/>
      <w:r w:rsidRPr="00CB4E16">
        <w:rPr>
          <w:color w:val="000000" w:themeColor="text1"/>
        </w:rPr>
        <w:t xml:space="preserve"> 70%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dùng</w:t>
      </w:r>
      <w:proofErr w:type="spellEnd"/>
      <w:r w:rsidRPr="00CB4E16">
        <w:rPr>
          <w:color w:val="000000" w:themeColor="text1"/>
        </w:rPr>
        <w:t xml:space="preserve">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ghép</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phải</w:t>
      </w:r>
      <w:proofErr w:type="spellEnd"/>
      <w:r w:rsidRPr="00CB4E16">
        <w:rPr>
          <w:color w:val="000000" w:themeColor="text1"/>
        </w:rPr>
        <w:t xml:space="preserve"> </w:t>
      </w:r>
      <w:proofErr w:type="spellStart"/>
      <w:r w:rsidRPr="00CB4E16">
        <w:rPr>
          <w:color w:val="000000" w:themeColor="text1"/>
        </w:rPr>
        <w:t>được</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bằng</w:t>
      </w:r>
      <w:proofErr w:type="spellEnd"/>
      <w:r w:rsidRPr="00CB4E16">
        <w:rPr>
          <w:color w:val="000000" w:themeColor="text1"/>
        </w:rPr>
        <w:t xml:space="preserve"> </w:t>
      </w:r>
      <w:proofErr w:type="spellStart"/>
      <w:r w:rsidRPr="00CB4E16">
        <w:rPr>
          <w:color w:val="000000" w:themeColor="text1"/>
        </w:rPr>
        <w:t>đơn</w:t>
      </w:r>
      <w:proofErr w:type="spellEnd"/>
      <w:r w:rsidRPr="00CB4E16">
        <w:rPr>
          <w:color w:val="000000" w:themeColor="text1"/>
        </w:rPr>
        <w:t xml:space="preserve"> </w:t>
      </w:r>
      <w:proofErr w:type="spellStart"/>
      <w:r w:rsidRPr="00CB4E16">
        <w:rPr>
          <w:color w:val="000000" w:themeColor="text1"/>
        </w:rPr>
        <w:t>vị</w:t>
      </w:r>
      <w:proofErr w:type="spellEnd"/>
      <w:r w:rsidRPr="00CB4E16">
        <w:rPr>
          <w:color w:val="000000" w:themeColor="text1"/>
        </w:rPr>
        <w:t xml:space="preserve"> </w:t>
      </w:r>
      <w:proofErr w:type="spellStart"/>
      <w:r w:rsidRPr="00CB4E16">
        <w:rPr>
          <w:color w:val="000000" w:themeColor="text1"/>
        </w:rPr>
        <w:t>chủ</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bằng</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w:t>
      </w:r>
    </w:p>
    <w:p w14:paraId="60956079" w14:textId="77777777" w:rsidR="00CE54B9" w:rsidRPr="00CE54B9" w:rsidRDefault="00CE54B9" w:rsidP="00CE54B9">
      <w:pPr>
        <w:pStyle w:val="ListParagraph"/>
        <w:numPr>
          <w:ilvl w:val="0"/>
          <w:numId w:val="1"/>
        </w:numPr>
        <w:spacing w:after="120"/>
        <w:jc w:val="both"/>
        <w:rPr>
          <w:ins w:id="1008" w:author="Administrator" w:date="2026-08-16T20:33:00Z" w16du:dateUtc="2026-08-16T13:33:00Z"/>
          <w:color w:val="EE0000"/>
          <w:rPrChange w:id="1009" w:author="Administrator" w:date="2026-08-16T20:33:00Z" w16du:dateUtc="2026-08-16T13:33:00Z">
            <w:rPr>
              <w:ins w:id="1010" w:author="Administrator" w:date="2026-08-16T20:33:00Z" w16du:dateUtc="2026-08-16T13:33:00Z"/>
              <w:color w:val="000000" w:themeColor="text1"/>
            </w:rPr>
          </w:rPrChange>
        </w:rPr>
      </w:pPr>
      <w:proofErr w:type="spellStart"/>
      <w:ins w:id="1011" w:author="Administrator" w:date="2026-08-16T20:33:00Z" w16du:dateUtc="2026-08-16T13:33:00Z">
        <w:r w:rsidRPr="00CE54B9">
          <w:rPr>
            <w:color w:val="EE0000"/>
            <w:rPrChange w:id="1012" w:author="Administrator" w:date="2026-08-16T20:33:00Z" w16du:dateUtc="2026-08-16T13:33:00Z">
              <w:rPr>
                <w:color w:val="000000" w:themeColor="text1"/>
              </w:rPr>
            </w:rPrChange>
          </w:rPr>
          <w:t>Tiếp</w:t>
        </w:r>
        <w:proofErr w:type="spellEnd"/>
        <w:r w:rsidRPr="00CE54B9">
          <w:rPr>
            <w:color w:val="EE0000"/>
            <w:rPrChange w:id="1013" w:author="Administrator" w:date="2026-08-16T20:33:00Z" w16du:dateUtc="2026-08-16T13:33:00Z">
              <w:rPr>
                <w:color w:val="000000" w:themeColor="text1"/>
              </w:rPr>
            </w:rPrChange>
          </w:rPr>
          <w:t xml:space="preserve"> </w:t>
        </w:r>
        <w:proofErr w:type="spellStart"/>
        <w:r w:rsidRPr="00CE54B9">
          <w:rPr>
            <w:color w:val="EE0000"/>
            <w:rPrChange w:id="1014" w:author="Administrator" w:date="2026-08-16T20:33:00Z" w16du:dateUtc="2026-08-16T13:33:00Z">
              <w:rPr>
                <w:color w:val="000000" w:themeColor="text1"/>
              </w:rPr>
            </w:rPrChange>
          </w:rPr>
          <w:t>nhận</w:t>
        </w:r>
        <w:proofErr w:type="spellEnd"/>
        <w:r w:rsidRPr="00CE54B9">
          <w:rPr>
            <w:color w:val="EE0000"/>
            <w:rPrChange w:id="1015" w:author="Administrator" w:date="2026-08-16T20:33:00Z" w16du:dateUtc="2026-08-16T13:33:00Z">
              <w:rPr>
                <w:color w:val="000000" w:themeColor="text1"/>
              </w:rPr>
            </w:rPrChange>
          </w:rPr>
          <w:t xml:space="preserve"> </w:t>
        </w:r>
        <w:proofErr w:type="spellStart"/>
        <w:r w:rsidRPr="00CE54B9">
          <w:rPr>
            <w:color w:val="EE0000"/>
            <w:rPrChange w:id="1016" w:author="Administrator" w:date="2026-08-16T20:33:00Z" w16du:dateUtc="2026-08-16T13:33:00Z">
              <w:rPr>
                <w:color w:val="000000" w:themeColor="text1"/>
              </w:rPr>
            </w:rPrChange>
          </w:rPr>
          <w:t>tối</w:t>
        </w:r>
        <w:proofErr w:type="spellEnd"/>
        <w:r w:rsidRPr="00CE54B9">
          <w:rPr>
            <w:color w:val="EE0000"/>
            <w:rPrChange w:id="1017" w:author="Administrator" w:date="2026-08-16T20:33:00Z" w16du:dateUtc="2026-08-16T13:33:00Z">
              <w:rPr>
                <w:color w:val="000000" w:themeColor="text1"/>
              </w:rPr>
            </w:rPrChange>
          </w:rPr>
          <w:t xml:space="preserve"> </w:t>
        </w:r>
        <w:proofErr w:type="spellStart"/>
        <w:r w:rsidRPr="00CE54B9">
          <w:rPr>
            <w:color w:val="EE0000"/>
            <w:rPrChange w:id="1018" w:author="Administrator" w:date="2026-08-16T20:33:00Z" w16du:dateUtc="2026-08-16T13:33:00Z">
              <w:rPr>
                <w:color w:val="000000" w:themeColor="text1"/>
              </w:rPr>
            </w:rPrChange>
          </w:rPr>
          <w:t>thiểu</w:t>
        </w:r>
        <w:proofErr w:type="spellEnd"/>
        <w:r w:rsidRPr="00CE54B9">
          <w:rPr>
            <w:color w:val="EE0000"/>
            <w:rPrChange w:id="1019" w:author="Administrator" w:date="2026-08-16T20:33:00Z" w16du:dateUtc="2026-08-16T13:33:00Z">
              <w:rPr>
                <w:color w:val="000000" w:themeColor="text1"/>
              </w:rPr>
            </w:rPrChange>
          </w:rPr>
          <w:t xml:space="preserve"> 20 </w:t>
        </w:r>
        <w:proofErr w:type="spellStart"/>
        <w:r w:rsidRPr="00CE54B9">
          <w:rPr>
            <w:color w:val="EE0000"/>
            <w:rPrChange w:id="1020" w:author="Administrator" w:date="2026-08-16T20:33:00Z" w16du:dateUtc="2026-08-16T13:33:00Z">
              <w:rPr>
                <w:color w:val="000000" w:themeColor="text1"/>
              </w:rPr>
            </w:rPrChange>
          </w:rPr>
          <w:t>bài</w:t>
        </w:r>
        <w:proofErr w:type="spellEnd"/>
        <w:r w:rsidRPr="00CE54B9">
          <w:rPr>
            <w:color w:val="EE0000"/>
            <w:rPrChange w:id="1021" w:author="Administrator" w:date="2026-08-16T20:33:00Z" w16du:dateUtc="2026-08-16T13:33:00Z">
              <w:rPr>
                <w:color w:val="000000" w:themeColor="text1"/>
              </w:rPr>
            </w:rPrChange>
          </w:rPr>
          <w:t xml:space="preserve"> </w:t>
        </w:r>
        <w:proofErr w:type="spellStart"/>
        <w:r w:rsidRPr="00CE54B9">
          <w:rPr>
            <w:color w:val="EE0000"/>
            <w:rPrChange w:id="1022" w:author="Administrator" w:date="2026-08-16T20:33:00Z" w16du:dateUtc="2026-08-16T13:33:00Z">
              <w:rPr>
                <w:color w:val="000000" w:themeColor="text1"/>
              </w:rPr>
            </w:rPrChange>
          </w:rPr>
          <w:t>toán</w:t>
        </w:r>
        <w:proofErr w:type="spellEnd"/>
        <w:r w:rsidRPr="00CE54B9">
          <w:rPr>
            <w:color w:val="EE0000"/>
            <w:rPrChange w:id="1023" w:author="Administrator" w:date="2026-08-16T20:33:00Z" w16du:dateUtc="2026-08-16T13:33:00Z">
              <w:rPr>
                <w:color w:val="000000" w:themeColor="text1"/>
              </w:rPr>
            </w:rPrChange>
          </w:rPr>
          <w:t xml:space="preserve"> </w:t>
        </w:r>
        <w:proofErr w:type="spellStart"/>
        <w:r w:rsidRPr="00CE54B9">
          <w:rPr>
            <w:color w:val="EE0000"/>
            <w:rPrChange w:id="1024" w:author="Administrator" w:date="2026-08-16T20:33:00Z" w16du:dateUtc="2026-08-16T13:33:00Z">
              <w:rPr>
                <w:color w:val="000000" w:themeColor="text1"/>
              </w:rPr>
            </w:rPrChange>
          </w:rPr>
          <w:t>thực</w:t>
        </w:r>
        <w:proofErr w:type="spellEnd"/>
        <w:r w:rsidRPr="00CE54B9">
          <w:rPr>
            <w:color w:val="EE0000"/>
            <w:rPrChange w:id="1025" w:author="Administrator" w:date="2026-08-16T20:33:00Z" w16du:dateUtc="2026-08-16T13:33:00Z">
              <w:rPr>
                <w:color w:val="000000" w:themeColor="text1"/>
              </w:rPr>
            </w:rPrChange>
          </w:rPr>
          <w:t xml:space="preserve"> </w:t>
        </w:r>
        <w:proofErr w:type="spellStart"/>
        <w:r w:rsidRPr="00CE54B9">
          <w:rPr>
            <w:color w:val="EE0000"/>
            <w:rPrChange w:id="1026" w:author="Administrator" w:date="2026-08-16T20:33:00Z" w16du:dateUtc="2026-08-16T13:33:00Z">
              <w:rPr>
                <w:color w:val="000000" w:themeColor="text1"/>
              </w:rPr>
            </w:rPrChange>
          </w:rPr>
          <w:t>tế</w:t>
        </w:r>
        <w:proofErr w:type="spellEnd"/>
        <w:r w:rsidRPr="00CE54B9">
          <w:rPr>
            <w:color w:val="EE0000"/>
            <w:rPrChange w:id="1027" w:author="Administrator" w:date="2026-08-16T20:33:00Z" w16du:dateUtc="2026-08-16T13:33:00Z">
              <w:rPr>
                <w:color w:val="000000" w:themeColor="text1"/>
              </w:rPr>
            </w:rPrChange>
          </w:rPr>
          <w:t xml:space="preserve">, </w:t>
        </w:r>
        <w:proofErr w:type="spellStart"/>
        <w:r w:rsidRPr="00CE54B9">
          <w:rPr>
            <w:color w:val="EE0000"/>
            <w:rPrChange w:id="1028" w:author="Administrator" w:date="2026-08-16T20:33:00Z" w16du:dateUtc="2026-08-16T13:33:00Z">
              <w:rPr>
                <w:color w:val="000000" w:themeColor="text1"/>
              </w:rPr>
            </w:rPrChange>
          </w:rPr>
          <w:t>trong</w:t>
        </w:r>
        <w:proofErr w:type="spellEnd"/>
        <w:r w:rsidRPr="00CE54B9">
          <w:rPr>
            <w:color w:val="EE0000"/>
            <w:rPrChange w:id="1029" w:author="Administrator" w:date="2026-08-16T20:33:00Z" w16du:dateUtc="2026-08-16T13:33:00Z">
              <w:rPr>
                <w:color w:val="000000" w:themeColor="text1"/>
              </w:rPr>
            </w:rPrChange>
          </w:rPr>
          <w:t xml:space="preserve"> </w:t>
        </w:r>
        <w:proofErr w:type="spellStart"/>
        <w:r w:rsidRPr="00CE54B9">
          <w:rPr>
            <w:color w:val="EE0000"/>
            <w:rPrChange w:id="1030" w:author="Administrator" w:date="2026-08-16T20:33:00Z" w16du:dateUtc="2026-08-16T13:33:00Z">
              <w:rPr>
                <w:color w:val="000000" w:themeColor="text1"/>
              </w:rPr>
            </w:rPrChange>
          </w:rPr>
          <w:t>đó</w:t>
        </w:r>
        <w:proofErr w:type="spellEnd"/>
        <w:r w:rsidRPr="00CE54B9">
          <w:rPr>
            <w:color w:val="EE0000"/>
            <w:rPrChange w:id="1031" w:author="Administrator" w:date="2026-08-16T20:33:00Z" w16du:dateUtc="2026-08-16T13:33:00Z">
              <w:rPr>
                <w:color w:val="000000" w:themeColor="text1"/>
              </w:rPr>
            </w:rPrChange>
          </w:rPr>
          <w:t xml:space="preserve"> </w:t>
        </w:r>
        <w:proofErr w:type="spellStart"/>
        <w:r w:rsidRPr="00CE54B9">
          <w:rPr>
            <w:color w:val="EE0000"/>
            <w:rPrChange w:id="1032" w:author="Administrator" w:date="2026-08-16T20:33:00Z" w16du:dateUtc="2026-08-16T13:33:00Z">
              <w:rPr>
                <w:color w:val="000000" w:themeColor="text1"/>
              </w:rPr>
            </w:rPrChange>
          </w:rPr>
          <w:t>ít</w:t>
        </w:r>
        <w:proofErr w:type="spellEnd"/>
        <w:r w:rsidRPr="00CE54B9">
          <w:rPr>
            <w:color w:val="EE0000"/>
            <w:rPrChange w:id="1033" w:author="Administrator" w:date="2026-08-16T20:33:00Z" w16du:dateUtc="2026-08-16T13:33:00Z">
              <w:rPr>
                <w:color w:val="000000" w:themeColor="text1"/>
              </w:rPr>
            </w:rPrChange>
          </w:rPr>
          <w:t xml:space="preserve"> </w:t>
        </w:r>
        <w:proofErr w:type="spellStart"/>
        <w:r w:rsidRPr="00CE54B9">
          <w:rPr>
            <w:color w:val="EE0000"/>
            <w:rPrChange w:id="1034" w:author="Administrator" w:date="2026-08-16T20:33:00Z" w16du:dateUtc="2026-08-16T13:33:00Z">
              <w:rPr>
                <w:color w:val="000000" w:themeColor="text1"/>
              </w:rPr>
            </w:rPrChange>
          </w:rPr>
          <w:t>nhất</w:t>
        </w:r>
        <w:proofErr w:type="spellEnd"/>
        <w:r w:rsidRPr="00CE54B9">
          <w:rPr>
            <w:color w:val="EE0000"/>
            <w:rPrChange w:id="1035" w:author="Administrator" w:date="2026-08-16T20:33:00Z" w16du:dateUtc="2026-08-16T13:33:00Z">
              <w:rPr>
                <w:color w:val="000000" w:themeColor="text1"/>
              </w:rPr>
            </w:rPrChange>
          </w:rPr>
          <w:t xml:space="preserve"> 10 </w:t>
        </w:r>
        <w:proofErr w:type="spellStart"/>
        <w:r w:rsidRPr="00CE54B9">
          <w:rPr>
            <w:color w:val="EE0000"/>
            <w:rPrChange w:id="1036" w:author="Administrator" w:date="2026-08-16T20:33:00Z" w16du:dateUtc="2026-08-16T13:33:00Z">
              <w:rPr>
                <w:color w:val="000000" w:themeColor="text1"/>
              </w:rPr>
            </w:rPrChange>
          </w:rPr>
          <w:t>bài</w:t>
        </w:r>
        <w:proofErr w:type="spellEnd"/>
        <w:r w:rsidRPr="00CE54B9">
          <w:rPr>
            <w:color w:val="EE0000"/>
            <w:rPrChange w:id="1037" w:author="Administrator" w:date="2026-08-16T20:33:00Z" w16du:dateUtc="2026-08-16T13:33:00Z">
              <w:rPr>
                <w:color w:val="000000" w:themeColor="text1"/>
              </w:rPr>
            </w:rPrChange>
          </w:rPr>
          <w:t xml:space="preserve"> </w:t>
        </w:r>
        <w:proofErr w:type="spellStart"/>
        <w:r w:rsidRPr="00CE54B9">
          <w:rPr>
            <w:color w:val="EE0000"/>
            <w:rPrChange w:id="1038" w:author="Administrator" w:date="2026-08-16T20:33:00Z" w16du:dateUtc="2026-08-16T13:33:00Z">
              <w:rPr>
                <w:color w:val="000000" w:themeColor="text1"/>
              </w:rPr>
            </w:rPrChange>
          </w:rPr>
          <w:t>toán</w:t>
        </w:r>
        <w:proofErr w:type="spellEnd"/>
        <w:r w:rsidRPr="00CE54B9">
          <w:rPr>
            <w:color w:val="EE0000"/>
            <w:rPrChange w:id="1039" w:author="Administrator" w:date="2026-08-16T20:33:00Z" w16du:dateUtc="2026-08-16T13:33:00Z">
              <w:rPr>
                <w:color w:val="000000" w:themeColor="text1"/>
              </w:rPr>
            </w:rPrChange>
          </w:rPr>
          <w:t xml:space="preserve"> </w:t>
        </w:r>
        <w:proofErr w:type="spellStart"/>
        <w:r w:rsidRPr="00CE54B9">
          <w:rPr>
            <w:color w:val="EE0000"/>
            <w:rPrChange w:id="1040" w:author="Administrator" w:date="2026-08-16T20:33:00Z" w16du:dateUtc="2026-08-16T13:33:00Z">
              <w:rPr>
                <w:color w:val="000000" w:themeColor="text1"/>
              </w:rPr>
            </w:rPrChange>
          </w:rPr>
          <w:t>có</w:t>
        </w:r>
        <w:proofErr w:type="spellEnd"/>
        <w:r w:rsidRPr="00CE54B9">
          <w:rPr>
            <w:color w:val="EE0000"/>
            <w:rPrChange w:id="1041" w:author="Administrator" w:date="2026-08-16T20:33:00Z" w16du:dateUtc="2026-08-16T13:33:00Z">
              <w:rPr>
                <w:color w:val="000000" w:themeColor="text1"/>
              </w:rPr>
            </w:rPrChange>
          </w:rPr>
          <w:t xml:space="preserve"> </w:t>
        </w:r>
        <w:proofErr w:type="spellStart"/>
        <w:r w:rsidRPr="00CE54B9">
          <w:rPr>
            <w:color w:val="EE0000"/>
            <w:rPrChange w:id="1042" w:author="Administrator" w:date="2026-08-16T20:33:00Z" w16du:dateUtc="2026-08-16T13:33:00Z">
              <w:rPr>
                <w:color w:val="000000" w:themeColor="text1"/>
              </w:rPr>
            </w:rPrChange>
          </w:rPr>
          <w:t>chủ</w:t>
        </w:r>
        <w:proofErr w:type="spellEnd"/>
        <w:r w:rsidRPr="00CE54B9">
          <w:rPr>
            <w:color w:val="EE0000"/>
            <w:rPrChange w:id="1043" w:author="Administrator" w:date="2026-08-16T20:33:00Z" w16du:dateUtc="2026-08-16T13:33:00Z">
              <w:rPr>
                <w:color w:val="000000" w:themeColor="text1"/>
              </w:rPr>
            </w:rPrChange>
          </w:rPr>
          <w:t xml:space="preserve"> </w:t>
        </w:r>
        <w:proofErr w:type="spellStart"/>
        <w:r w:rsidRPr="00CE54B9">
          <w:rPr>
            <w:color w:val="EE0000"/>
            <w:rPrChange w:id="1044" w:author="Administrator" w:date="2026-08-16T20:33:00Z" w16du:dateUtc="2026-08-16T13:33:00Z">
              <w:rPr>
                <w:color w:val="000000" w:themeColor="text1"/>
              </w:rPr>
            </w:rPrChange>
          </w:rPr>
          <w:t>sở</w:t>
        </w:r>
        <w:proofErr w:type="spellEnd"/>
        <w:r w:rsidRPr="00CE54B9">
          <w:rPr>
            <w:color w:val="EE0000"/>
            <w:rPrChange w:id="1045" w:author="Administrator" w:date="2026-08-16T20:33:00Z" w16du:dateUtc="2026-08-16T13:33:00Z">
              <w:rPr>
                <w:color w:val="000000" w:themeColor="text1"/>
              </w:rPr>
            </w:rPrChange>
          </w:rPr>
          <w:t xml:space="preserve"> </w:t>
        </w:r>
        <w:proofErr w:type="spellStart"/>
        <w:r w:rsidRPr="00CE54B9">
          <w:rPr>
            <w:color w:val="EE0000"/>
            <w:rPrChange w:id="1046" w:author="Administrator" w:date="2026-08-16T20:33:00Z" w16du:dateUtc="2026-08-16T13:33:00Z">
              <w:rPr>
                <w:color w:val="000000" w:themeColor="text1"/>
              </w:rPr>
            </w:rPrChange>
          </w:rPr>
          <w:t>hữu</w:t>
        </w:r>
        <w:proofErr w:type="spellEnd"/>
        <w:r w:rsidRPr="00CE54B9">
          <w:rPr>
            <w:color w:val="EE0000"/>
            <w:rPrChange w:id="1047" w:author="Administrator" w:date="2026-08-16T20:33:00Z" w16du:dateUtc="2026-08-16T13:33:00Z">
              <w:rPr>
                <w:color w:val="000000" w:themeColor="text1"/>
              </w:rPr>
            </w:rPrChange>
          </w:rPr>
          <w:t xml:space="preserve"> </w:t>
        </w:r>
        <w:proofErr w:type="spellStart"/>
        <w:r w:rsidRPr="00CE54B9">
          <w:rPr>
            <w:color w:val="EE0000"/>
            <w:rPrChange w:id="1048" w:author="Administrator" w:date="2026-08-16T20:33:00Z" w16du:dateUtc="2026-08-16T13:33:00Z">
              <w:rPr>
                <w:color w:val="000000" w:themeColor="text1"/>
              </w:rPr>
            </w:rPrChange>
          </w:rPr>
          <w:t>và</w:t>
        </w:r>
        <w:proofErr w:type="spellEnd"/>
        <w:r w:rsidRPr="00CE54B9">
          <w:rPr>
            <w:color w:val="EE0000"/>
            <w:rPrChange w:id="1049" w:author="Administrator" w:date="2026-08-16T20:33:00Z" w16du:dateUtc="2026-08-16T13:33:00Z">
              <w:rPr>
                <w:color w:val="000000" w:themeColor="text1"/>
              </w:rPr>
            </w:rPrChange>
          </w:rPr>
          <w:t xml:space="preserve"> </w:t>
        </w:r>
        <w:proofErr w:type="spellStart"/>
        <w:r w:rsidRPr="00CE54B9">
          <w:rPr>
            <w:color w:val="EE0000"/>
            <w:rPrChange w:id="1050" w:author="Administrator" w:date="2026-08-16T20:33:00Z" w16du:dateUtc="2026-08-16T13:33:00Z">
              <w:rPr>
                <w:color w:val="000000" w:themeColor="text1"/>
              </w:rPr>
            </w:rPrChange>
          </w:rPr>
          <w:t>nguồn</w:t>
        </w:r>
        <w:proofErr w:type="spellEnd"/>
        <w:r w:rsidRPr="00CE54B9">
          <w:rPr>
            <w:color w:val="EE0000"/>
            <w:rPrChange w:id="1051" w:author="Administrator" w:date="2026-08-16T20:33:00Z" w16du:dateUtc="2026-08-16T13:33:00Z">
              <w:rPr>
                <w:color w:val="000000" w:themeColor="text1"/>
              </w:rPr>
            </w:rPrChange>
          </w:rPr>
          <w:t xml:space="preserve"> </w:t>
        </w:r>
        <w:proofErr w:type="spellStart"/>
        <w:r w:rsidRPr="00CE54B9">
          <w:rPr>
            <w:color w:val="EE0000"/>
            <w:rPrChange w:id="1052" w:author="Administrator" w:date="2026-08-16T20:33:00Z" w16du:dateUtc="2026-08-16T13:33:00Z">
              <w:rPr>
                <w:color w:val="000000" w:themeColor="text1"/>
              </w:rPr>
            </w:rPrChange>
          </w:rPr>
          <w:t>lực</w:t>
        </w:r>
        <w:proofErr w:type="spellEnd"/>
        <w:r w:rsidRPr="00CE54B9">
          <w:rPr>
            <w:color w:val="EE0000"/>
            <w:rPrChange w:id="1053" w:author="Administrator" w:date="2026-08-16T20:33:00Z" w16du:dateUtc="2026-08-16T13:33:00Z">
              <w:rPr>
                <w:color w:val="000000" w:themeColor="text1"/>
              </w:rPr>
            </w:rPrChange>
          </w:rPr>
          <w:t>/</w:t>
        </w:r>
        <w:proofErr w:type="spellStart"/>
        <w:r w:rsidRPr="00CE54B9">
          <w:rPr>
            <w:color w:val="EE0000"/>
            <w:rPrChange w:id="1054" w:author="Administrator" w:date="2026-08-16T20:33:00Z" w16du:dateUtc="2026-08-16T13:33:00Z">
              <w:rPr>
                <w:color w:val="000000" w:themeColor="text1"/>
              </w:rPr>
            </w:rPrChange>
          </w:rPr>
          <w:t>ngân</w:t>
        </w:r>
        <w:proofErr w:type="spellEnd"/>
        <w:r w:rsidRPr="00CE54B9">
          <w:rPr>
            <w:color w:val="EE0000"/>
            <w:rPrChange w:id="1055" w:author="Administrator" w:date="2026-08-16T20:33:00Z" w16du:dateUtc="2026-08-16T13:33:00Z">
              <w:rPr>
                <w:color w:val="000000" w:themeColor="text1"/>
              </w:rPr>
            </w:rPrChange>
          </w:rPr>
          <w:t xml:space="preserve"> </w:t>
        </w:r>
        <w:proofErr w:type="spellStart"/>
        <w:r w:rsidRPr="00CE54B9">
          <w:rPr>
            <w:color w:val="EE0000"/>
            <w:rPrChange w:id="1056" w:author="Administrator" w:date="2026-08-16T20:33:00Z" w16du:dateUtc="2026-08-16T13:33:00Z">
              <w:rPr>
                <w:color w:val="000000" w:themeColor="text1"/>
              </w:rPr>
            </w:rPrChange>
          </w:rPr>
          <w:t>sách</w:t>
        </w:r>
        <w:proofErr w:type="spellEnd"/>
        <w:r w:rsidRPr="00CE54B9">
          <w:rPr>
            <w:color w:val="EE0000"/>
            <w:rPrChange w:id="1057" w:author="Administrator" w:date="2026-08-16T20:33:00Z" w16du:dateUtc="2026-08-16T13:33:00Z">
              <w:rPr>
                <w:color w:val="000000" w:themeColor="text1"/>
              </w:rPr>
            </w:rPrChange>
          </w:rPr>
          <w:t xml:space="preserve"> </w:t>
        </w:r>
        <w:proofErr w:type="spellStart"/>
        <w:r w:rsidRPr="00CE54B9">
          <w:rPr>
            <w:color w:val="EE0000"/>
            <w:rPrChange w:id="1058" w:author="Administrator" w:date="2026-08-16T20:33:00Z" w16du:dateUtc="2026-08-16T13:33:00Z">
              <w:rPr>
                <w:color w:val="000000" w:themeColor="text1"/>
              </w:rPr>
            </w:rPrChange>
          </w:rPr>
          <w:t>xác</w:t>
        </w:r>
        <w:proofErr w:type="spellEnd"/>
        <w:r w:rsidRPr="00CE54B9">
          <w:rPr>
            <w:color w:val="EE0000"/>
            <w:rPrChange w:id="1059" w:author="Administrator" w:date="2026-08-16T20:33:00Z" w16du:dateUtc="2026-08-16T13:33:00Z">
              <w:rPr>
                <w:color w:val="000000" w:themeColor="text1"/>
              </w:rPr>
            </w:rPrChange>
          </w:rPr>
          <w:t xml:space="preserve"> </w:t>
        </w:r>
        <w:proofErr w:type="spellStart"/>
        <w:r w:rsidRPr="00CE54B9">
          <w:rPr>
            <w:color w:val="EE0000"/>
            <w:rPrChange w:id="1060" w:author="Administrator" w:date="2026-08-16T20:33:00Z" w16du:dateUtc="2026-08-16T13:33:00Z">
              <w:rPr>
                <w:color w:val="000000" w:themeColor="text1"/>
              </w:rPr>
            </w:rPrChange>
          </w:rPr>
          <w:t>định</w:t>
        </w:r>
        <w:proofErr w:type="spellEnd"/>
        <w:r w:rsidRPr="00CE54B9">
          <w:rPr>
            <w:color w:val="EE0000"/>
            <w:rPrChange w:id="1061" w:author="Administrator" w:date="2026-08-16T20:33:00Z" w16du:dateUtc="2026-08-16T13:33:00Z">
              <w:rPr>
                <w:color w:val="000000" w:themeColor="text1"/>
              </w:rPr>
            </w:rPrChange>
          </w:rPr>
          <w:t>.</w:t>
        </w:r>
      </w:ins>
    </w:p>
    <w:p w14:paraId="5DA2F5F2" w14:textId="43932D16" w:rsidR="00CE54B9" w:rsidRPr="00CE54B9" w:rsidRDefault="00CE54B9" w:rsidP="00CE54B9">
      <w:pPr>
        <w:pStyle w:val="ListParagraph"/>
        <w:numPr>
          <w:ilvl w:val="0"/>
          <w:numId w:val="1"/>
        </w:numPr>
        <w:spacing w:after="120"/>
        <w:jc w:val="both"/>
        <w:rPr>
          <w:ins w:id="1062" w:author="Administrator" w:date="2026-08-16T20:33:00Z" w16du:dateUtc="2026-08-16T13:33:00Z"/>
          <w:color w:val="EE0000"/>
          <w:rPrChange w:id="1063" w:author="Administrator" w:date="2026-08-16T20:33:00Z" w16du:dateUtc="2026-08-16T13:33:00Z">
            <w:rPr>
              <w:ins w:id="1064" w:author="Administrator" w:date="2026-08-16T20:33:00Z" w16du:dateUtc="2026-08-16T13:33:00Z"/>
              <w:color w:val="000000" w:themeColor="text1"/>
            </w:rPr>
          </w:rPrChange>
        </w:rPr>
      </w:pPr>
      <w:proofErr w:type="spellStart"/>
      <w:ins w:id="1065" w:author="Administrator" w:date="2026-08-16T20:33:00Z" w16du:dateUtc="2026-08-16T13:33:00Z">
        <w:r w:rsidRPr="00CE54B9">
          <w:rPr>
            <w:color w:val="EE0000"/>
            <w:rPrChange w:id="1066" w:author="Administrator" w:date="2026-08-16T20:33:00Z" w16du:dateUtc="2026-08-16T13:33:00Z">
              <w:rPr>
                <w:color w:val="000000" w:themeColor="text1"/>
              </w:rPr>
            </w:rPrChange>
          </w:rPr>
          <w:t>Thực</w:t>
        </w:r>
        <w:proofErr w:type="spellEnd"/>
        <w:r w:rsidRPr="00CE54B9">
          <w:rPr>
            <w:color w:val="EE0000"/>
            <w:rPrChange w:id="1067" w:author="Administrator" w:date="2026-08-16T20:33:00Z" w16du:dateUtc="2026-08-16T13:33:00Z">
              <w:rPr>
                <w:color w:val="000000" w:themeColor="text1"/>
              </w:rPr>
            </w:rPrChange>
          </w:rPr>
          <w:t xml:space="preserve"> </w:t>
        </w:r>
        <w:proofErr w:type="spellStart"/>
        <w:r w:rsidRPr="00CE54B9">
          <w:rPr>
            <w:color w:val="EE0000"/>
            <w:rPrChange w:id="1068" w:author="Administrator" w:date="2026-08-16T20:33:00Z" w16du:dateUtc="2026-08-16T13:33:00Z">
              <w:rPr>
                <w:color w:val="000000" w:themeColor="text1"/>
              </w:rPr>
            </w:rPrChange>
          </w:rPr>
          <w:t>hiện</w:t>
        </w:r>
        <w:proofErr w:type="spellEnd"/>
        <w:r w:rsidRPr="00CE54B9">
          <w:rPr>
            <w:color w:val="EE0000"/>
            <w:rPrChange w:id="1069" w:author="Administrator" w:date="2026-08-16T20:33:00Z" w16du:dateUtc="2026-08-16T13:33:00Z">
              <w:rPr>
                <w:color w:val="000000" w:themeColor="text1"/>
              </w:rPr>
            </w:rPrChange>
          </w:rPr>
          <w:t xml:space="preserve"> </w:t>
        </w:r>
        <w:proofErr w:type="spellStart"/>
        <w:r w:rsidRPr="00CE54B9">
          <w:rPr>
            <w:color w:val="EE0000"/>
            <w:rPrChange w:id="1070" w:author="Administrator" w:date="2026-08-16T20:33:00Z" w16du:dateUtc="2026-08-16T13:33:00Z">
              <w:rPr>
                <w:color w:val="000000" w:themeColor="text1"/>
              </w:rPr>
            </w:rPrChange>
          </w:rPr>
          <w:t>tối</w:t>
        </w:r>
        <w:proofErr w:type="spellEnd"/>
        <w:r w:rsidRPr="00CE54B9">
          <w:rPr>
            <w:color w:val="EE0000"/>
            <w:rPrChange w:id="1071" w:author="Administrator" w:date="2026-08-16T20:33:00Z" w16du:dateUtc="2026-08-16T13:33:00Z">
              <w:rPr>
                <w:color w:val="000000" w:themeColor="text1"/>
              </w:rPr>
            </w:rPrChange>
          </w:rPr>
          <w:t xml:space="preserve"> </w:t>
        </w:r>
        <w:proofErr w:type="spellStart"/>
        <w:r w:rsidRPr="00CE54B9">
          <w:rPr>
            <w:color w:val="EE0000"/>
            <w:rPrChange w:id="1072" w:author="Administrator" w:date="2026-08-16T20:33:00Z" w16du:dateUtc="2026-08-16T13:33:00Z">
              <w:rPr>
                <w:color w:val="000000" w:themeColor="text1"/>
              </w:rPr>
            </w:rPrChange>
          </w:rPr>
          <w:t>thiểu</w:t>
        </w:r>
        <w:proofErr w:type="spellEnd"/>
        <w:r w:rsidRPr="00CE54B9">
          <w:rPr>
            <w:color w:val="EE0000"/>
            <w:rPrChange w:id="1073" w:author="Administrator" w:date="2026-08-16T20:33:00Z" w16du:dateUtc="2026-08-16T13:33:00Z">
              <w:rPr>
                <w:color w:val="000000" w:themeColor="text1"/>
              </w:rPr>
            </w:rPrChange>
          </w:rPr>
          <w:t xml:space="preserve"> 10–15 </w:t>
        </w:r>
        <w:proofErr w:type="spellStart"/>
        <w:r w:rsidRPr="00CE54B9">
          <w:rPr>
            <w:color w:val="EE0000"/>
            <w:rPrChange w:id="1074" w:author="Administrator" w:date="2026-08-16T20:33:00Z" w16du:dateUtc="2026-08-16T13:33:00Z">
              <w:rPr>
                <w:color w:val="000000" w:themeColor="text1"/>
              </w:rPr>
            </w:rPrChange>
          </w:rPr>
          <w:t>quy</w:t>
        </w:r>
        <w:proofErr w:type="spellEnd"/>
        <w:r w:rsidRPr="00CE54B9">
          <w:rPr>
            <w:color w:val="EE0000"/>
            <w:rPrChange w:id="1075" w:author="Administrator" w:date="2026-08-16T20:33:00Z" w16du:dateUtc="2026-08-16T13:33:00Z">
              <w:rPr>
                <w:color w:val="000000" w:themeColor="text1"/>
              </w:rPr>
            </w:rPrChange>
          </w:rPr>
          <w:t xml:space="preserve"> </w:t>
        </w:r>
        <w:proofErr w:type="spellStart"/>
        <w:r w:rsidRPr="00CE54B9">
          <w:rPr>
            <w:color w:val="EE0000"/>
            <w:rPrChange w:id="1076" w:author="Administrator" w:date="2026-08-16T20:33:00Z" w16du:dateUtc="2026-08-16T13:33:00Z">
              <w:rPr>
                <w:color w:val="000000" w:themeColor="text1"/>
              </w:rPr>
            </w:rPrChange>
          </w:rPr>
          <w:t>trình</w:t>
        </w:r>
        <w:proofErr w:type="spellEnd"/>
        <w:r w:rsidRPr="00CE54B9">
          <w:rPr>
            <w:color w:val="EE0000"/>
            <w:rPrChange w:id="1077" w:author="Administrator" w:date="2026-08-16T20:33:00Z" w16du:dateUtc="2026-08-16T13:33:00Z">
              <w:rPr>
                <w:color w:val="000000" w:themeColor="text1"/>
              </w:rPr>
            </w:rPrChange>
          </w:rPr>
          <w:t xml:space="preserve"> </w:t>
        </w:r>
        <w:proofErr w:type="spellStart"/>
        <w:r w:rsidRPr="00CE54B9">
          <w:rPr>
            <w:color w:val="EE0000"/>
            <w:rPrChange w:id="1078" w:author="Administrator" w:date="2026-08-16T20:33:00Z" w16du:dateUtc="2026-08-16T13:33:00Z">
              <w:rPr>
                <w:color w:val="000000" w:themeColor="text1"/>
              </w:rPr>
            </w:rPrChange>
          </w:rPr>
          <w:t>ghép</w:t>
        </w:r>
        <w:proofErr w:type="spellEnd"/>
        <w:r w:rsidRPr="00CE54B9">
          <w:rPr>
            <w:color w:val="EE0000"/>
            <w:rPrChange w:id="1079" w:author="Administrator" w:date="2026-08-16T20:33:00Z" w16du:dateUtc="2026-08-16T13:33:00Z">
              <w:rPr>
                <w:color w:val="000000" w:themeColor="text1"/>
              </w:rPr>
            </w:rPrChange>
          </w:rPr>
          <w:t xml:space="preserve"> </w:t>
        </w:r>
        <w:proofErr w:type="spellStart"/>
        <w:r w:rsidRPr="00CE54B9">
          <w:rPr>
            <w:color w:val="EE0000"/>
            <w:rPrChange w:id="1080" w:author="Administrator" w:date="2026-08-16T20:33:00Z" w16du:dateUtc="2026-08-16T13:33:00Z">
              <w:rPr>
                <w:color w:val="000000" w:themeColor="text1"/>
              </w:rPr>
            </w:rPrChange>
          </w:rPr>
          <w:t>nối</w:t>
        </w:r>
        <w:proofErr w:type="spellEnd"/>
        <w:r w:rsidRPr="00CE54B9">
          <w:rPr>
            <w:color w:val="EE0000"/>
            <w:rPrChange w:id="1081" w:author="Administrator" w:date="2026-08-16T20:33:00Z" w16du:dateUtc="2026-08-16T13:33:00Z">
              <w:rPr>
                <w:color w:val="000000" w:themeColor="text1"/>
              </w:rPr>
            </w:rPrChange>
          </w:rPr>
          <w:t xml:space="preserve"> </w:t>
        </w:r>
        <w:proofErr w:type="spellStart"/>
        <w:r w:rsidRPr="00CE54B9">
          <w:rPr>
            <w:color w:val="EE0000"/>
            <w:rPrChange w:id="1082" w:author="Administrator" w:date="2026-08-16T20:33:00Z" w16du:dateUtc="2026-08-16T13:33:00Z">
              <w:rPr>
                <w:color w:val="000000" w:themeColor="text1"/>
              </w:rPr>
            </w:rPrChange>
          </w:rPr>
          <w:t>thực</w:t>
        </w:r>
        <w:proofErr w:type="spellEnd"/>
        <w:r w:rsidRPr="00CE54B9">
          <w:rPr>
            <w:color w:val="EE0000"/>
            <w:rPrChange w:id="1083" w:author="Administrator" w:date="2026-08-16T20:33:00Z" w16du:dateUtc="2026-08-16T13:33:00Z">
              <w:rPr>
                <w:color w:val="000000" w:themeColor="text1"/>
              </w:rPr>
            </w:rPrChange>
          </w:rPr>
          <w:t xml:space="preserve"> </w:t>
        </w:r>
        <w:proofErr w:type="spellStart"/>
        <w:r w:rsidRPr="00CE54B9">
          <w:rPr>
            <w:color w:val="EE0000"/>
            <w:rPrChange w:id="1084" w:author="Administrator" w:date="2026-08-16T20:33:00Z" w16du:dateUtc="2026-08-16T13:33:00Z">
              <w:rPr>
                <w:color w:val="000000" w:themeColor="text1"/>
              </w:rPr>
            </w:rPrChange>
          </w:rPr>
          <w:t>tế</w:t>
        </w:r>
        <w:proofErr w:type="spellEnd"/>
        <w:r w:rsidRPr="00CE54B9">
          <w:rPr>
            <w:color w:val="EE0000"/>
            <w:rPrChange w:id="1085" w:author="Administrator" w:date="2026-08-16T20:33:00Z" w16du:dateUtc="2026-08-16T13:33:00Z">
              <w:rPr>
                <w:color w:val="000000" w:themeColor="text1"/>
              </w:rPr>
            </w:rPrChange>
          </w:rPr>
          <w:t>.</w:t>
        </w:r>
      </w:ins>
    </w:p>
    <w:p w14:paraId="4FC225A5" w14:textId="6DA0EAAD" w:rsidR="00CE54B9" w:rsidRPr="00CE54B9" w:rsidRDefault="00CE54B9" w:rsidP="00CE54B9">
      <w:pPr>
        <w:pStyle w:val="ListParagraph"/>
        <w:numPr>
          <w:ilvl w:val="0"/>
          <w:numId w:val="1"/>
        </w:numPr>
        <w:spacing w:after="120"/>
        <w:jc w:val="both"/>
        <w:rPr>
          <w:ins w:id="1086" w:author="Administrator" w:date="2026-08-16T20:33:00Z" w16du:dateUtc="2026-08-16T13:33:00Z"/>
          <w:color w:val="EE0000"/>
          <w:rPrChange w:id="1087" w:author="Administrator" w:date="2026-08-16T20:33:00Z" w16du:dateUtc="2026-08-16T13:33:00Z">
            <w:rPr>
              <w:ins w:id="1088" w:author="Administrator" w:date="2026-08-16T20:33:00Z" w16du:dateUtc="2026-08-16T13:33:00Z"/>
              <w:color w:val="000000" w:themeColor="text1"/>
            </w:rPr>
          </w:rPrChange>
        </w:rPr>
      </w:pPr>
      <w:proofErr w:type="spellStart"/>
      <w:ins w:id="1089" w:author="Administrator" w:date="2026-08-16T20:33:00Z" w16du:dateUtc="2026-08-16T13:33:00Z">
        <w:r w:rsidRPr="00CE54B9">
          <w:rPr>
            <w:color w:val="EE0000"/>
            <w:rPrChange w:id="1090" w:author="Administrator" w:date="2026-08-16T20:33:00Z" w16du:dateUtc="2026-08-16T13:33:00Z">
              <w:rPr>
                <w:color w:val="000000" w:themeColor="text1"/>
              </w:rPr>
            </w:rPrChange>
          </w:rPr>
          <w:lastRenderedPageBreak/>
          <w:t>Hình</w:t>
        </w:r>
        <w:proofErr w:type="spellEnd"/>
        <w:r w:rsidRPr="00CE54B9">
          <w:rPr>
            <w:color w:val="EE0000"/>
            <w:rPrChange w:id="1091" w:author="Administrator" w:date="2026-08-16T20:33:00Z" w16du:dateUtc="2026-08-16T13:33:00Z">
              <w:rPr>
                <w:color w:val="000000" w:themeColor="text1"/>
              </w:rPr>
            </w:rPrChange>
          </w:rPr>
          <w:t xml:space="preserve"> </w:t>
        </w:r>
        <w:proofErr w:type="spellStart"/>
        <w:r w:rsidRPr="00CE54B9">
          <w:rPr>
            <w:color w:val="EE0000"/>
            <w:rPrChange w:id="1092" w:author="Administrator" w:date="2026-08-16T20:33:00Z" w16du:dateUtc="2026-08-16T13:33:00Z">
              <w:rPr>
                <w:color w:val="000000" w:themeColor="text1"/>
              </w:rPr>
            </w:rPrChange>
          </w:rPr>
          <w:t>thành</w:t>
        </w:r>
        <w:proofErr w:type="spellEnd"/>
        <w:r w:rsidRPr="00CE54B9">
          <w:rPr>
            <w:color w:val="EE0000"/>
            <w:rPrChange w:id="1093" w:author="Administrator" w:date="2026-08-16T20:33:00Z" w16du:dateUtc="2026-08-16T13:33:00Z">
              <w:rPr>
                <w:color w:val="000000" w:themeColor="text1"/>
              </w:rPr>
            </w:rPrChange>
          </w:rPr>
          <w:t xml:space="preserve"> </w:t>
        </w:r>
        <w:proofErr w:type="spellStart"/>
        <w:r w:rsidRPr="00CE54B9">
          <w:rPr>
            <w:color w:val="EE0000"/>
            <w:rPrChange w:id="1094" w:author="Administrator" w:date="2026-08-16T20:33:00Z" w16du:dateUtc="2026-08-16T13:33:00Z">
              <w:rPr>
                <w:color w:val="000000" w:themeColor="text1"/>
              </w:rPr>
            </w:rPrChange>
          </w:rPr>
          <w:t>ít</w:t>
        </w:r>
        <w:proofErr w:type="spellEnd"/>
        <w:r w:rsidRPr="00CE54B9">
          <w:rPr>
            <w:color w:val="EE0000"/>
            <w:rPrChange w:id="1095" w:author="Administrator" w:date="2026-08-16T20:33:00Z" w16du:dateUtc="2026-08-16T13:33:00Z">
              <w:rPr>
                <w:color w:val="000000" w:themeColor="text1"/>
              </w:rPr>
            </w:rPrChange>
          </w:rPr>
          <w:t xml:space="preserve"> </w:t>
        </w:r>
        <w:proofErr w:type="spellStart"/>
        <w:r w:rsidRPr="00CE54B9">
          <w:rPr>
            <w:color w:val="EE0000"/>
            <w:rPrChange w:id="1096" w:author="Administrator" w:date="2026-08-16T20:33:00Z" w16du:dateUtc="2026-08-16T13:33:00Z">
              <w:rPr>
                <w:color w:val="000000" w:themeColor="text1"/>
              </w:rPr>
            </w:rPrChange>
          </w:rPr>
          <w:t>nhất</w:t>
        </w:r>
        <w:proofErr w:type="spellEnd"/>
        <w:r w:rsidRPr="00CE54B9">
          <w:rPr>
            <w:color w:val="EE0000"/>
            <w:rPrChange w:id="1097" w:author="Administrator" w:date="2026-08-16T20:33:00Z" w16du:dateUtc="2026-08-16T13:33:00Z">
              <w:rPr>
                <w:color w:val="000000" w:themeColor="text1"/>
              </w:rPr>
            </w:rPrChange>
          </w:rPr>
          <w:t xml:space="preserve"> 5 </w:t>
        </w:r>
        <w:proofErr w:type="spellStart"/>
        <w:r w:rsidRPr="00CE54B9">
          <w:rPr>
            <w:color w:val="EE0000"/>
            <w:rPrChange w:id="1098" w:author="Administrator" w:date="2026-08-16T20:33:00Z" w16du:dateUtc="2026-08-16T13:33:00Z">
              <w:rPr>
                <w:color w:val="000000" w:themeColor="text1"/>
              </w:rPr>
            </w:rPrChange>
          </w:rPr>
          <w:t>nhóm</w:t>
        </w:r>
        <w:proofErr w:type="spellEnd"/>
        <w:r w:rsidRPr="00CE54B9">
          <w:rPr>
            <w:color w:val="EE0000"/>
            <w:rPrChange w:id="1099" w:author="Administrator" w:date="2026-08-16T20:33:00Z" w16du:dateUtc="2026-08-16T13:33:00Z">
              <w:rPr>
                <w:color w:val="000000" w:themeColor="text1"/>
              </w:rPr>
            </w:rPrChange>
          </w:rPr>
          <w:t xml:space="preserve"> </w:t>
        </w:r>
        <w:proofErr w:type="spellStart"/>
        <w:r w:rsidRPr="00CE54B9">
          <w:rPr>
            <w:color w:val="EE0000"/>
            <w:rPrChange w:id="1100" w:author="Administrator" w:date="2026-08-16T20:33:00Z" w16du:dateUtc="2026-08-16T13:33:00Z">
              <w:rPr>
                <w:color w:val="000000" w:themeColor="text1"/>
              </w:rPr>
            </w:rPrChange>
          </w:rPr>
          <w:t>chuyên</w:t>
        </w:r>
        <w:proofErr w:type="spellEnd"/>
        <w:r w:rsidRPr="00CE54B9">
          <w:rPr>
            <w:color w:val="EE0000"/>
            <w:rPrChange w:id="1101" w:author="Administrator" w:date="2026-08-16T20:33:00Z" w16du:dateUtc="2026-08-16T13:33:00Z">
              <w:rPr>
                <w:color w:val="000000" w:themeColor="text1"/>
              </w:rPr>
            </w:rPrChange>
          </w:rPr>
          <w:t xml:space="preserve"> </w:t>
        </w:r>
        <w:proofErr w:type="spellStart"/>
        <w:r w:rsidRPr="00CE54B9">
          <w:rPr>
            <w:color w:val="EE0000"/>
            <w:rPrChange w:id="1102" w:author="Administrator" w:date="2026-08-16T20:33:00Z" w16du:dateUtc="2026-08-16T13:33:00Z">
              <w:rPr>
                <w:color w:val="000000" w:themeColor="text1"/>
              </w:rPr>
            </w:rPrChange>
          </w:rPr>
          <w:t>gia</w:t>
        </w:r>
        <w:proofErr w:type="spellEnd"/>
        <w:r w:rsidRPr="00CE54B9">
          <w:rPr>
            <w:color w:val="EE0000"/>
            <w:rPrChange w:id="1103" w:author="Administrator" w:date="2026-08-16T20:33:00Z" w16du:dateUtc="2026-08-16T13:33:00Z">
              <w:rPr>
                <w:color w:val="000000" w:themeColor="text1"/>
              </w:rPr>
            </w:rPrChange>
          </w:rPr>
          <w:t xml:space="preserve"> </w:t>
        </w:r>
        <w:proofErr w:type="spellStart"/>
        <w:r w:rsidRPr="00CE54B9">
          <w:rPr>
            <w:color w:val="EE0000"/>
            <w:rPrChange w:id="1104" w:author="Administrator" w:date="2026-08-16T20:33:00Z" w16du:dateUtc="2026-08-16T13:33:00Z">
              <w:rPr>
                <w:color w:val="000000" w:themeColor="text1"/>
              </w:rPr>
            </w:rPrChange>
          </w:rPr>
          <w:t>liên</w:t>
        </w:r>
        <w:proofErr w:type="spellEnd"/>
        <w:r w:rsidRPr="00CE54B9">
          <w:rPr>
            <w:color w:val="EE0000"/>
            <w:rPrChange w:id="1105" w:author="Administrator" w:date="2026-08-16T20:33:00Z" w16du:dateUtc="2026-08-16T13:33:00Z">
              <w:rPr>
                <w:color w:val="000000" w:themeColor="text1"/>
              </w:rPr>
            </w:rPrChange>
          </w:rPr>
          <w:t xml:space="preserve"> </w:t>
        </w:r>
        <w:proofErr w:type="spellStart"/>
        <w:r w:rsidRPr="00CE54B9">
          <w:rPr>
            <w:color w:val="EE0000"/>
            <w:rPrChange w:id="1106" w:author="Administrator" w:date="2026-08-16T20:33:00Z" w16du:dateUtc="2026-08-16T13:33:00Z">
              <w:rPr>
                <w:color w:val="000000" w:themeColor="text1"/>
              </w:rPr>
            </w:rPrChange>
          </w:rPr>
          <w:t>ngành</w:t>
        </w:r>
        <w:proofErr w:type="spellEnd"/>
        <w:r w:rsidRPr="00CE54B9">
          <w:rPr>
            <w:color w:val="EE0000"/>
            <w:rPrChange w:id="1107" w:author="Administrator" w:date="2026-08-16T20:33:00Z" w16du:dateUtc="2026-08-16T13:33:00Z">
              <w:rPr>
                <w:color w:val="000000" w:themeColor="text1"/>
              </w:rPr>
            </w:rPrChange>
          </w:rPr>
          <w:t>.</w:t>
        </w:r>
      </w:ins>
    </w:p>
    <w:p w14:paraId="662B17E3" w14:textId="654D215D" w:rsidR="00CE54B9" w:rsidRPr="00CE54B9" w:rsidRDefault="00CE54B9" w:rsidP="00CE54B9">
      <w:pPr>
        <w:pStyle w:val="ListParagraph"/>
        <w:numPr>
          <w:ilvl w:val="0"/>
          <w:numId w:val="1"/>
        </w:numPr>
        <w:spacing w:after="120"/>
        <w:jc w:val="both"/>
        <w:rPr>
          <w:ins w:id="1108" w:author="Administrator" w:date="2026-08-16T20:33:00Z" w16du:dateUtc="2026-08-16T13:33:00Z"/>
          <w:color w:val="EE0000"/>
          <w:rPrChange w:id="1109" w:author="Administrator" w:date="2026-08-16T20:33:00Z" w16du:dateUtc="2026-08-16T13:33:00Z">
            <w:rPr>
              <w:ins w:id="1110" w:author="Administrator" w:date="2026-08-16T20:33:00Z" w16du:dateUtc="2026-08-16T13:33:00Z"/>
              <w:color w:val="000000" w:themeColor="text1"/>
            </w:rPr>
          </w:rPrChange>
        </w:rPr>
      </w:pPr>
      <w:proofErr w:type="spellStart"/>
      <w:ins w:id="1111" w:author="Administrator" w:date="2026-08-16T20:33:00Z" w16du:dateUtc="2026-08-16T13:33:00Z">
        <w:r w:rsidRPr="00CE54B9">
          <w:rPr>
            <w:color w:val="EE0000"/>
            <w:rPrChange w:id="1112" w:author="Administrator" w:date="2026-08-16T20:33:00Z" w16du:dateUtc="2026-08-16T13:33:00Z">
              <w:rPr>
                <w:color w:val="000000" w:themeColor="text1"/>
              </w:rPr>
            </w:rPrChange>
          </w:rPr>
          <w:t>Có</w:t>
        </w:r>
        <w:proofErr w:type="spellEnd"/>
        <w:r w:rsidRPr="00CE54B9">
          <w:rPr>
            <w:color w:val="EE0000"/>
            <w:rPrChange w:id="1113" w:author="Administrator" w:date="2026-08-16T20:33:00Z" w16du:dateUtc="2026-08-16T13:33:00Z">
              <w:rPr>
                <w:color w:val="000000" w:themeColor="text1"/>
              </w:rPr>
            </w:rPrChange>
          </w:rPr>
          <w:t xml:space="preserve"> </w:t>
        </w:r>
        <w:proofErr w:type="spellStart"/>
        <w:r w:rsidRPr="00CE54B9">
          <w:rPr>
            <w:color w:val="EE0000"/>
            <w:rPrChange w:id="1114" w:author="Administrator" w:date="2026-08-16T20:33:00Z" w16du:dateUtc="2026-08-16T13:33:00Z">
              <w:rPr>
                <w:color w:val="000000" w:themeColor="text1"/>
              </w:rPr>
            </w:rPrChange>
          </w:rPr>
          <w:t>tối</w:t>
        </w:r>
        <w:proofErr w:type="spellEnd"/>
        <w:r w:rsidRPr="00CE54B9">
          <w:rPr>
            <w:color w:val="EE0000"/>
            <w:rPrChange w:id="1115" w:author="Administrator" w:date="2026-08-16T20:33:00Z" w16du:dateUtc="2026-08-16T13:33:00Z">
              <w:rPr>
                <w:color w:val="000000" w:themeColor="text1"/>
              </w:rPr>
            </w:rPrChange>
          </w:rPr>
          <w:t xml:space="preserve"> </w:t>
        </w:r>
        <w:proofErr w:type="spellStart"/>
        <w:r w:rsidRPr="00CE54B9">
          <w:rPr>
            <w:color w:val="EE0000"/>
            <w:rPrChange w:id="1116" w:author="Administrator" w:date="2026-08-16T20:33:00Z" w16du:dateUtc="2026-08-16T13:33:00Z">
              <w:rPr>
                <w:color w:val="000000" w:themeColor="text1"/>
              </w:rPr>
            </w:rPrChange>
          </w:rPr>
          <w:t>thiểu</w:t>
        </w:r>
        <w:proofErr w:type="spellEnd"/>
        <w:r w:rsidRPr="00CE54B9">
          <w:rPr>
            <w:color w:val="EE0000"/>
            <w:rPrChange w:id="1117" w:author="Administrator" w:date="2026-08-16T20:33:00Z" w16du:dateUtc="2026-08-16T13:33:00Z">
              <w:rPr>
                <w:color w:val="000000" w:themeColor="text1"/>
              </w:rPr>
            </w:rPrChange>
          </w:rPr>
          <w:t xml:space="preserve"> 5 </w:t>
        </w:r>
        <w:proofErr w:type="spellStart"/>
        <w:r w:rsidRPr="00CE54B9">
          <w:rPr>
            <w:color w:val="EE0000"/>
            <w:rPrChange w:id="1118" w:author="Administrator" w:date="2026-08-16T20:33:00Z" w16du:dateUtc="2026-08-16T13:33:00Z">
              <w:rPr>
                <w:color w:val="000000" w:themeColor="text1"/>
              </w:rPr>
            </w:rPrChange>
          </w:rPr>
          <w:t>hợp</w:t>
        </w:r>
        <w:proofErr w:type="spellEnd"/>
        <w:r w:rsidRPr="00CE54B9">
          <w:rPr>
            <w:color w:val="EE0000"/>
            <w:rPrChange w:id="1119" w:author="Administrator" w:date="2026-08-16T20:33:00Z" w16du:dateUtc="2026-08-16T13:33:00Z">
              <w:rPr>
                <w:color w:val="000000" w:themeColor="text1"/>
              </w:rPr>
            </w:rPrChange>
          </w:rPr>
          <w:t xml:space="preserve"> </w:t>
        </w:r>
        <w:proofErr w:type="spellStart"/>
        <w:r w:rsidRPr="00CE54B9">
          <w:rPr>
            <w:color w:val="EE0000"/>
            <w:rPrChange w:id="1120" w:author="Administrator" w:date="2026-08-16T20:33:00Z" w16du:dateUtc="2026-08-16T13:33:00Z">
              <w:rPr>
                <w:color w:val="000000" w:themeColor="text1"/>
              </w:rPr>
            </w:rPrChange>
          </w:rPr>
          <w:t>đồng</w:t>
        </w:r>
        <w:proofErr w:type="spellEnd"/>
        <w:r w:rsidRPr="00CE54B9">
          <w:rPr>
            <w:color w:val="EE0000"/>
            <w:rPrChange w:id="1121" w:author="Administrator" w:date="2026-08-16T20:33:00Z" w16du:dateUtc="2026-08-16T13:33:00Z">
              <w:rPr>
                <w:color w:val="000000" w:themeColor="text1"/>
              </w:rPr>
            </w:rPrChange>
          </w:rPr>
          <w:t>/</w:t>
        </w:r>
        <w:proofErr w:type="spellStart"/>
        <w:r w:rsidRPr="00CE54B9">
          <w:rPr>
            <w:color w:val="EE0000"/>
            <w:rPrChange w:id="1122" w:author="Administrator" w:date="2026-08-16T20:33:00Z" w16du:dateUtc="2026-08-16T13:33:00Z">
              <w:rPr>
                <w:color w:val="000000" w:themeColor="text1"/>
              </w:rPr>
            </w:rPrChange>
          </w:rPr>
          <w:t>nhiệm</w:t>
        </w:r>
        <w:proofErr w:type="spellEnd"/>
        <w:r w:rsidRPr="00CE54B9">
          <w:rPr>
            <w:color w:val="EE0000"/>
            <w:rPrChange w:id="1123" w:author="Administrator" w:date="2026-08-16T20:33:00Z" w16du:dateUtc="2026-08-16T13:33:00Z">
              <w:rPr>
                <w:color w:val="000000" w:themeColor="text1"/>
              </w:rPr>
            </w:rPrChange>
          </w:rPr>
          <w:t xml:space="preserve"> </w:t>
        </w:r>
        <w:proofErr w:type="spellStart"/>
        <w:r w:rsidRPr="00CE54B9">
          <w:rPr>
            <w:color w:val="EE0000"/>
            <w:rPrChange w:id="1124" w:author="Administrator" w:date="2026-08-16T20:33:00Z" w16du:dateUtc="2026-08-16T13:33:00Z">
              <w:rPr>
                <w:color w:val="000000" w:themeColor="text1"/>
              </w:rPr>
            </w:rPrChange>
          </w:rPr>
          <w:t>vụ</w:t>
        </w:r>
        <w:proofErr w:type="spellEnd"/>
        <w:r w:rsidRPr="00CE54B9">
          <w:rPr>
            <w:color w:val="EE0000"/>
            <w:rPrChange w:id="1125" w:author="Administrator" w:date="2026-08-16T20:33:00Z" w16du:dateUtc="2026-08-16T13:33:00Z">
              <w:rPr>
                <w:color w:val="000000" w:themeColor="text1"/>
              </w:rPr>
            </w:rPrChange>
          </w:rPr>
          <w:t xml:space="preserve"> </w:t>
        </w:r>
        <w:proofErr w:type="spellStart"/>
        <w:r w:rsidRPr="00CE54B9">
          <w:rPr>
            <w:color w:val="EE0000"/>
            <w:rPrChange w:id="1126" w:author="Administrator" w:date="2026-08-16T20:33:00Z" w16du:dateUtc="2026-08-16T13:33:00Z">
              <w:rPr>
                <w:color w:val="000000" w:themeColor="text1"/>
              </w:rPr>
            </w:rPrChange>
          </w:rPr>
          <w:t>được</w:t>
        </w:r>
        <w:proofErr w:type="spellEnd"/>
        <w:r w:rsidRPr="00CE54B9">
          <w:rPr>
            <w:color w:val="EE0000"/>
            <w:rPrChange w:id="1127" w:author="Administrator" w:date="2026-08-16T20:33:00Z" w16du:dateUtc="2026-08-16T13:33:00Z">
              <w:rPr>
                <w:color w:val="000000" w:themeColor="text1"/>
              </w:rPr>
            </w:rPrChange>
          </w:rPr>
          <w:t xml:space="preserve"> </w:t>
        </w:r>
        <w:proofErr w:type="spellStart"/>
        <w:r w:rsidRPr="00CE54B9">
          <w:rPr>
            <w:color w:val="EE0000"/>
            <w:rPrChange w:id="1128" w:author="Administrator" w:date="2026-08-16T20:33:00Z" w16du:dateUtc="2026-08-16T13:33:00Z">
              <w:rPr>
                <w:color w:val="000000" w:themeColor="text1"/>
              </w:rPr>
            </w:rPrChange>
          </w:rPr>
          <w:t>ký</w:t>
        </w:r>
        <w:proofErr w:type="spellEnd"/>
        <w:r w:rsidRPr="00CE54B9">
          <w:rPr>
            <w:color w:val="EE0000"/>
            <w:rPrChange w:id="1129" w:author="Administrator" w:date="2026-08-16T20:33:00Z" w16du:dateUtc="2026-08-16T13:33:00Z">
              <w:rPr>
                <w:color w:val="000000" w:themeColor="text1"/>
              </w:rPr>
            </w:rPrChange>
          </w:rPr>
          <w:t xml:space="preserve"> </w:t>
        </w:r>
        <w:proofErr w:type="spellStart"/>
        <w:r w:rsidRPr="00CE54B9">
          <w:rPr>
            <w:color w:val="EE0000"/>
            <w:rPrChange w:id="1130" w:author="Administrator" w:date="2026-08-16T20:33:00Z" w16du:dateUtc="2026-08-16T13:33:00Z">
              <w:rPr>
                <w:color w:val="000000" w:themeColor="text1"/>
              </w:rPr>
            </w:rPrChange>
          </w:rPr>
          <w:t>hoặc</w:t>
        </w:r>
        <w:proofErr w:type="spellEnd"/>
        <w:r w:rsidRPr="00CE54B9">
          <w:rPr>
            <w:color w:val="EE0000"/>
            <w:rPrChange w:id="1131" w:author="Administrator" w:date="2026-08-16T20:33:00Z" w16du:dateUtc="2026-08-16T13:33:00Z">
              <w:rPr>
                <w:color w:val="000000" w:themeColor="text1"/>
              </w:rPr>
            </w:rPrChange>
          </w:rPr>
          <w:t xml:space="preserve"> </w:t>
        </w:r>
        <w:proofErr w:type="spellStart"/>
        <w:r w:rsidRPr="00CE54B9">
          <w:rPr>
            <w:color w:val="EE0000"/>
            <w:rPrChange w:id="1132" w:author="Administrator" w:date="2026-08-16T20:33:00Z" w16du:dateUtc="2026-08-16T13:33:00Z">
              <w:rPr>
                <w:color w:val="000000" w:themeColor="text1"/>
              </w:rPr>
            </w:rPrChange>
          </w:rPr>
          <w:t>triển</w:t>
        </w:r>
        <w:proofErr w:type="spellEnd"/>
        <w:r w:rsidRPr="00CE54B9">
          <w:rPr>
            <w:color w:val="EE0000"/>
            <w:rPrChange w:id="1133" w:author="Administrator" w:date="2026-08-16T20:33:00Z" w16du:dateUtc="2026-08-16T13:33:00Z">
              <w:rPr>
                <w:color w:val="000000" w:themeColor="text1"/>
              </w:rPr>
            </w:rPrChange>
          </w:rPr>
          <w:t xml:space="preserve"> </w:t>
        </w:r>
        <w:proofErr w:type="spellStart"/>
        <w:r w:rsidRPr="00CE54B9">
          <w:rPr>
            <w:color w:val="EE0000"/>
            <w:rPrChange w:id="1134" w:author="Administrator" w:date="2026-08-16T20:33:00Z" w16du:dateUtc="2026-08-16T13:33:00Z">
              <w:rPr>
                <w:color w:val="000000" w:themeColor="text1"/>
              </w:rPr>
            </w:rPrChange>
          </w:rPr>
          <w:t>khai</w:t>
        </w:r>
        <w:proofErr w:type="spellEnd"/>
        <w:r w:rsidRPr="00CE54B9">
          <w:rPr>
            <w:color w:val="EE0000"/>
            <w:rPrChange w:id="1135" w:author="Administrator" w:date="2026-08-16T20:33:00Z" w16du:dateUtc="2026-08-16T13:33:00Z">
              <w:rPr>
                <w:color w:val="000000" w:themeColor="text1"/>
              </w:rPr>
            </w:rPrChange>
          </w:rPr>
          <w:t xml:space="preserve"> </w:t>
        </w:r>
        <w:proofErr w:type="spellStart"/>
        <w:r w:rsidRPr="00CE54B9">
          <w:rPr>
            <w:color w:val="EE0000"/>
            <w:rPrChange w:id="1136" w:author="Administrator" w:date="2026-08-16T20:33:00Z" w16du:dateUtc="2026-08-16T13:33:00Z">
              <w:rPr>
                <w:color w:val="000000" w:themeColor="text1"/>
              </w:rPr>
            </w:rPrChange>
          </w:rPr>
          <w:t>chính</w:t>
        </w:r>
        <w:proofErr w:type="spellEnd"/>
        <w:r w:rsidRPr="00CE54B9">
          <w:rPr>
            <w:color w:val="EE0000"/>
            <w:rPrChange w:id="1137" w:author="Administrator" w:date="2026-08-16T20:33:00Z" w16du:dateUtc="2026-08-16T13:33:00Z">
              <w:rPr>
                <w:color w:val="000000" w:themeColor="text1"/>
              </w:rPr>
            </w:rPrChange>
          </w:rPr>
          <w:t xml:space="preserve"> </w:t>
        </w:r>
        <w:proofErr w:type="spellStart"/>
        <w:r w:rsidRPr="00CE54B9">
          <w:rPr>
            <w:color w:val="EE0000"/>
            <w:rPrChange w:id="1138" w:author="Administrator" w:date="2026-08-16T20:33:00Z" w16du:dateUtc="2026-08-16T13:33:00Z">
              <w:rPr>
                <w:color w:val="000000" w:themeColor="text1"/>
              </w:rPr>
            </w:rPrChange>
          </w:rPr>
          <w:t>thức</w:t>
        </w:r>
        <w:proofErr w:type="spellEnd"/>
        <w:r w:rsidRPr="00CE54B9">
          <w:rPr>
            <w:color w:val="EE0000"/>
            <w:rPrChange w:id="1139" w:author="Administrator" w:date="2026-08-16T20:33:00Z" w16du:dateUtc="2026-08-16T13:33:00Z">
              <w:rPr>
                <w:color w:val="000000" w:themeColor="text1"/>
              </w:rPr>
            </w:rPrChange>
          </w:rPr>
          <w:t>.</w:t>
        </w:r>
      </w:ins>
    </w:p>
    <w:p w14:paraId="1E403D5A" w14:textId="5F394368" w:rsidR="00CE54B9" w:rsidRPr="00CE54B9" w:rsidRDefault="00CE54B9" w:rsidP="00CE54B9">
      <w:pPr>
        <w:pStyle w:val="ListParagraph"/>
        <w:numPr>
          <w:ilvl w:val="0"/>
          <w:numId w:val="1"/>
        </w:numPr>
        <w:spacing w:after="120"/>
        <w:jc w:val="both"/>
        <w:rPr>
          <w:ins w:id="1140" w:author="Administrator" w:date="2026-08-16T20:33:00Z" w16du:dateUtc="2026-08-16T13:33:00Z"/>
          <w:color w:val="EE0000"/>
          <w:rPrChange w:id="1141" w:author="Administrator" w:date="2026-08-16T20:33:00Z" w16du:dateUtc="2026-08-16T13:33:00Z">
            <w:rPr>
              <w:ins w:id="1142" w:author="Administrator" w:date="2026-08-16T20:33:00Z" w16du:dateUtc="2026-08-16T13:33:00Z"/>
              <w:color w:val="000000" w:themeColor="text1"/>
            </w:rPr>
          </w:rPrChange>
        </w:rPr>
      </w:pPr>
      <w:proofErr w:type="spellStart"/>
      <w:ins w:id="1143" w:author="Administrator" w:date="2026-08-16T20:33:00Z" w16du:dateUtc="2026-08-16T13:33:00Z">
        <w:r w:rsidRPr="00CE54B9">
          <w:rPr>
            <w:color w:val="EE0000"/>
            <w:rPrChange w:id="1144" w:author="Administrator" w:date="2026-08-16T20:33:00Z" w16du:dateUtc="2026-08-16T13:33:00Z">
              <w:rPr>
                <w:color w:val="000000" w:themeColor="text1"/>
              </w:rPr>
            </w:rPrChange>
          </w:rPr>
          <w:t>Xây</w:t>
        </w:r>
        <w:proofErr w:type="spellEnd"/>
        <w:r w:rsidRPr="00CE54B9">
          <w:rPr>
            <w:color w:val="EE0000"/>
            <w:rPrChange w:id="1145" w:author="Administrator" w:date="2026-08-16T20:33:00Z" w16du:dateUtc="2026-08-16T13:33:00Z">
              <w:rPr>
                <w:color w:val="000000" w:themeColor="text1"/>
              </w:rPr>
            </w:rPrChange>
          </w:rPr>
          <w:t xml:space="preserve"> </w:t>
        </w:r>
        <w:proofErr w:type="spellStart"/>
        <w:r w:rsidRPr="00CE54B9">
          <w:rPr>
            <w:color w:val="EE0000"/>
            <w:rPrChange w:id="1146" w:author="Administrator" w:date="2026-08-16T20:33:00Z" w16du:dateUtc="2026-08-16T13:33:00Z">
              <w:rPr>
                <w:color w:val="000000" w:themeColor="text1"/>
              </w:rPr>
            </w:rPrChange>
          </w:rPr>
          <w:t>dựng</w:t>
        </w:r>
        <w:proofErr w:type="spellEnd"/>
        <w:r w:rsidRPr="00CE54B9">
          <w:rPr>
            <w:color w:val="EE0000"/>
            <w:rPrChange w:id="1147" w:author="Administrator" w:date="2026-08-16T20:33:00Z" w16du:dateUtc="2026-08-16T13:33:00Z">
              <w:rPr>
                <w:color w:val="000000" w:themeColor="text1"/>
              </w:rPr>
            </w:rPrChange>
          </w:rPr>
          <w:t xml:space="preserve"> </w:t>
        </w:r>
        <w:proofErr w:type="spellStart"/>
        <w:r w:rsidRPr="00CE54B9">
          <w:rPr>
            <w:color w:val="EE0000"/>
            <w:rPrChange w:id="1148" w:author="Administrator" w:date="2026-08-16T20:33:00Z" w16du:dateUtc="2026-08-16T13:33:00Z">
              <w:rPr>
                <w:color w:val="000000" w:themeColor="text1"/>
              </w:rPr>
            </w:rPrChange>
          </w:rPr>
          <w:t>bộ</w:t>
        </w:r>
        <w:proofErr w:type="spellEnd"/>
        <w:r w:rsidRPr="00CE54B9">
          <w:rPr>
            <w:color w:val="EE0000"/>
            <w:rPrChange w:id="1149" w:author="Administrator" w:date="2026-08-16T20:33:00Z" w16du:dateUtc="2026-08-16T13:33:00Z">
              <w:rPr>
                <w:color w:val="000000" w:themeColor="text1"/>
              </w:rPr>
            </w:rPrChange>
          </w:rPr>
          <w:t xml:space="preserve"> </w:t>
        </w:r>
        <w:proofErr w:type="spellStart"/>
        <w:r w:rsidRPr="00CE54B9">
          <w:rPr>
            <w:color w:val="EE0000"/>
            <w:rPrChange w:id="1150" w:author="Administrator" w:date="2026-08-16T20:33:00Z" w16du:dateUtc="2026-08-16T13:33:00Z">
              <w:rPr>
                <w:color w:val="000000" w:themeColor="text1"/>
              </w:rPr>
            </w:rPrChange>
          </w:rPr>
          <w:t>dữ</w:t>
        </w:r>
        <w:proofErr w:type="spellEnd"/>
        <w:r w:rsidRPr="00CE54B9">
          <w:rPr>
            <w:color w:val="EE0000"/>
            <w:rPrChange w:id="1151" w:author="Administrator" w:date="2026-08-16T20:33:00Z" w16du:dateUtc="2026-08-16T13:33:00Z">
              <w:rPr>
                <w:color w:val="000000" w:themeColor="text1"/>
              </w:rPr>
            </w:rPrChange>
          </w:rPr>
          <w:t xml:space="preserve"> </w:t>
        </w:r>
        <w:proofErr w:type="spellStart"/>
        <w:r w:rsidRPr="00CE54B9">
          <w:rPr>
            <w:color w:val="EE0000"/>
            <w:rPrChange w:id="1152" w:author="Administrator" w:date="2026-08-16T20:33:00Z" w16du:dateUtc="2026-08-16T13:33:00Z">
              <w:rPr>
                <w:color w:val="000000" w:themeColor="text1"/>
              </w:rPr>
            </w:rPrChange>
          </w:rPr>
          <w:t>liệu</w:t>
        </w:r>
        <w:proofErr w:type="spellEnd"/>
        <w:r w:rsidRPr="00CE54B9">
          <w:rPr>
            <w:color w:val="EE0000"/>
            <w:rPrChange w:id="1153" w:author="Administrator" w:date="2026-08-16T20:33:00Z" w16du:dateUtc="2026-08-16T13:33:00Z">
              <w:rPr>
                <w:color w:val="000000" w:themeColor="text1"/>
              </w:rPr>
            </w:rPrChange>
          </w:rPr>
          <w:t xml:space="preserve"> </w:t>
        </w:r>
        <w:proofErr w:type="spellStart"/>
        <w:r w:rsidRPr="00CE54B9">
          <w:rPr>
            <w:color w:val="EE0000"/>
            <w:rPrChange w:id="1154" w:author="Administrator" w:date="2026-08-16T20:33:00Z" w16du:dateUtc="2026-08-16T13:33:00Z">
              <w:rPr>
                <w:color w:val="000000" w:themeColor="text1"/>
              </w:rPr>
            </w:rPrChange>
          </w:rPr>
          <w:t>chuẩn</w:t>
        </w:r>
        <w:proofErr w:type="spellEnd"/>
        <w:r w:rsidRPr="00CE54B9">
          <w:rPr>
            <w:color w:val="EE0000"/>
            <w:rPrChange w:id="1155" w:author="Administrator" w:date="2026-08-16T20:33:00Z" w16du:dateUtc="2026-08-16T13:33:00Z">
              <w:rPr>
                <w:color w:val="000000" w:themeColor="text1"/>
              </w:rPr>
            </w:rPrChange>
          </w:rPr>
          <w:t xml:space="preserve"> </w:t>
        </w:r>
        <w:proofErr w:type="spellStart"/>
        <w:r w:rsidRPr="00CE54B9">
          <w:rPr>
            <w:color w:val="EE0000"/>
            <w:rPrChange w:id="1156" w:author="Administrator" w:date="2026-08-16T20:33:00Z" w16du:dateUtc="2026-08-16T13:33:00Z">
              <w:rPr>
                <w:color w:val="000000" w:themeColor="text1"/>
              </w:rPr>
            </w:rPrChange>
          </w:rPr>
          <w:t>phục</w:t>
        </w:r>
        <w:proofErr w:type="spellEnd"/>
        <w:r w:rsidRPr="00CE54B9">
          <w:rPr>
            <w:color w:val="EE0000"/>
            <w:rPrChange w:id="1157" w:author="Administrator" w:date="2026-08-16T20:33:00Z" w16du:dateUtc="2026-08-16T13:33:00Z">
              <w:rPr>
                <w:color w:val="000000" w:themeColor="text1"/>
              </w:rPr>
            </w:rPrChange>
          </w:rPr>
          <w:t xml:space="preserve"> </w:t>
        </w:r>
        <w:proofErr w:type="spellStart"/>
        <w:r w:rsidRPr="00CE54B9">
          <w:rPr>
            <w:color w:val="EE0000"/>
            <w:rPrChange w:id="1158" w:author="Administrator" w:date="2026-08-16T20:33:00Z" w16du:dateUtc="2026-08-16T13:33:00Z">
              <w:rPr>
                <w:color w:val="000000" w:themeColor="text1"/>
              </w:rPr>
            </w:rPrChange>
          </w:rPr>
          <w:t>vụ</w:t>
        </w:r>
        <w:proofErr w:type="spellEnd"/>
        <w:r w:rsidRPr="00CE54B9">
          <w:rPr>
            <w:color w:val="EE0000"/>
            <w:rPrChange w:id="1159" w:author="Administrator" w:date="2026-08-16T20:33:00Z" w16du:dateUtc="2026-08-16T13:33:00Z">
              <w:rPr>
                <w:color w:val="000000" w:themeColor="text1"/>
              </w:rPr>
            </w:rPrChange>
          </w:rPr>
          <w:t xml:space="preserve"> </w:t>
        </w:r>
        <w:proofErr w:type="spellStart"/>
        <w:r w:rsidRPr="00CE54B9">
          <w:rPr>
            <w:color w:val="EE0000"/>
            <w:rPrChange w:id="1160" w:author="Administrator" w:date="2026-08-16T20:33:00Z" w16du:dateUtc="2026-08-16T13:33:00Z">
              <w:rPr>
                <w:color w:val="000000" w:themeColor="text1"/>
              </w:rPr>
            </w:rPrChange>
          </w:rPr>
          <w:t>đánh</w:t>
        </w:r>
        <w:proofErr w:type="spellEnd"/>
        <w:r w:rsidRPr="00CE54B9">
          <w:rPr>
            <w:color w:val="EE0000"/>
            <w:rPrChange w:id="1161" w:author="Administrator" w:date="2026-08-16T20:33:00Z" w16du:dateUtc="2026-08-16T13:33:00Z">
              <w:rPr>
                <w:color w:val="000000" w:themeColor="text1"/>
              </w:rPr>
            </w:rPrChange>
          </w:rPr>
          <w:t xml:space="preserve"> </w:t>
        </w:r>
        <w:proofErr w:type="spellStart"/>
        <w:r w:rsidRPr="00CE54B9">
          <w:rPr>
            <w:color w:val="EE0000"/>
            <w:rPrChange w:id="1162" w:author="Administrator" w:date="2026-08-16T20:33:00Z" w16du:dateUtc="2026-08-16T13:33:00Z">
              <w:rPr>
                <w:color w:val="000000" w:themeColor="text1"/>
              </w:rPr>
            </w:rPrChange>
          </w:rPr>
          <w:t>giá</w:t>
        </w:r>
        <w:proofErr w:type="spellEnd"/>
        <w:r w:rsidRPr="00CE54B9">
          <w:rPr>
            <w:color w:val="EE0000"/>
            <w:rPrChange w:id="1163" w:author="Administrator" w:date="2026-08-16T20:33:00Z" w16du:dateUtc="2026-08-16T13:33:00Z">
              <w:rPr>
                <w:color w:val="000000" w:themeColor="text1"/>
              </w:rPr>
            </w:rPrChange>
          </w:rPr>
          <w:t xml:space="preserve"> AI Matching.</w:t>
        </w:r>
      </w:ins>
    </w:p>
    <w:p w14:paraId="2630984C" w14:textId="5AE93E66" w:rsidR="00CE54B9" w:rsidRPr="00CE54B9" w:rsidRDefault="00CE54B9" w:rsidP="00CE54B9">
      <w:pPr>
        <w:pStyle w:val="ListParagraph"/>
        <w:numPr>
          <w:ilvl w:val="0"/>
          <w:numId w:val="1"/>
        </w:numPr>
        <w:spacing w:after="120"/>
        <w:jc w:val="both"/>
        <w:rPr>
          <w:color w:val="EE0000"/>
          <w:rPrChange w:id="1164" w:author="Administrator" w:date="2026-08-16T20:33:00Z" w16du:dateUtc="2026-08-16T13:33:00Z">
            <w:rPr>
              <w:color w:val="000000" w:themeColor="text1"/>
            </w:rPr>
          </w:rPrChange>
        </w:rPr>
      </w:pPr>
      <w:proofErr w:type="spellStart"/>
      <w:ins w:id="1165" w:author="Administrator" w:date="2026-08-16T20:33:00Z" w16du:dateUtc="2026-08-16T13:33:00Z">
        <w:r w:rsidRPr="00CE54B9">
          <w:rPr>
            <w:color w:val="EE0000"/>
            <w:rPrChange w:id="1166" w:author="Administrator" w:date="2026-08-16T20:33:00Z" w16du:dateUtc="2026-08-16T13:33:00Z">
              <w:rPr>
                <w:color w:val="000000" w:themeColor="text1"/>
              </w:rPr>
            </w:rPrChange>
          </w:rPr>
          <w:t>Chứng</w:t>
        </w:r>
        <w:proofErr w:type="spellEnd"/>
        <w:r w:rsidRPr="00CE54B9">
          <w:rPr>
            <w:color w:val="EE0000"/>
            <w:rPrChange w:id="1167" w:author="Administrator" w:date="2026-08-16T20:33:00Z" w16du:dateUtc="2026-08-16T13:33:00Z">
              <w:rPr>
                <w:color w:val="000000" w:themeColor="text1"/>
              </w:rPr>
            </w:rPrChange>
          </w:rPr>
          <w:t xml:space="preserve"> </w:t>
        </w:r>
        <w:proofErr w:type="spellStart"/>
        <w:r w:rsidRPr="00CE54B9">
          <w:rPr>
            <w:color w:val="EE0000"/>
            <w:rPrChange w:id="1168" w:author="Administrator" w:date="2026-08-16T20:33:00Z" w16du:dateUtc="2026-08-16T13:33:00Z">
              <w:rPr>
                <w:color w:val="000000" w:themeColor="text1"/>
              </w:rPr>
            </w:rPrChange>
          </w:rPr>
          <w:t>minh</w:t>
        </w:r>
        <w:proofErr w:type="spellEnd"/>
        <w:r w:rsidRPr="00CE54B9">
          <w:rPr>
            <w:color w:val="EE0000"/>
            <w:rPrChange w:id="1169" w:author="Administrator" w:date="2026-08-16T20:33:00Z" w16du:dateUtc="2026-08-16T13:33:00Z">
              <w:rPr>
                <w:color w:val="000000" w:themeColor="text1"/>
              </w:rPr>
            </w:rPrChange>
          </w:rPr>
          <w:t xml:space="preserve"> </w:t>
        </w:r>
        <w:proofErr w:type="spellStart"/>
        <w:r w:rsidRPr="00CE54B9">
          <w:rPr>
            <w:color w:val="EE0000"/>
            <w:rPrChange w:id="1170" w:author="Administrator" w:date="2026-08-16T20:33:00Z" w16du:dateUtc="2026-08-16T13:33:00Z">
              <w:rPr>
                <w:color w:val="000000" w:themeColor="text1"/>
              </w:rPr>
            </w:rPrChange>
          </w:rPr>
          <w:t>thời</w:t>
        </w:r>
        <w:proofErr w:type="spellEnd"/>
        <w:r w:rsidRPr="00CE54B9">
          <w:rPr>
            <w:color w:val="EE0000"/>
            <w:rPrChange w:id="1171" w:author="Administrator" w:date="2026-08-16T20:33:00Z" w16du:dateUtc="2026-08-16T13:33:00Z">
              <w:rPr>
                <w:color w:val="000000" w:themeColor="text1"/>
              </w:rPr>
            </w:rPrChange>
          </w:rPr>
          <w:t xml:space="preserve"> </w:t>
        </w:r>
        <w:proofErr w:type="spellStart"/>
        <w:r w:rsidRPr="00CE54B9">
          <w:rPr>
            <w:color w:val="EE0000"/>
            <w:rPrChange w:id="1172" w:author="Administrator" w:date="2026-08-16T20:33:00Z" w16du:dateUtc="2026-08-16T13:33:00Z">
              <w:rPr>
                <w:color w:val="000000" w:themeColor="text1"/>
              </w:rPr>
            </w:rPrChange>
          </w:rPr>
          <w:t>gian</w:t>
        </w:r>
        <w:proofErr w:type="spellEnd"/>
        <w:r w:rsidRPr="00CE54B9">
          <w:rPr>
            <w:color w:val="EE0000"/>
            <w:rPrChange w:id="1173" w:author="Administrator" w:date="2026-08-16T20:33:00Z" w16du:dateUtc="2026-08-16T13:33:00Z">
              <w:rPr>
                <w:color w:val="000000" w:themeColor="text1"/>
              </w:rPr>
            </w:rPrChange>
          </w:rPr>
          <w:t xml:space="preserve"> </w:t>
        </w:r>
        <w:proofErr w:type="spellStart"/>
        <w:r w:rsidRPr="00CE54B9">
          <w:rPr>
            <w:color w:val="EE0000"/>
            <w:rPrChange w:id="1174" w:author="Administrator" w:date="2026-08-16T20:33:00Z" w16du:dateUtc="2026-08-16T13:33:00Z">
              <w:rPr>
                <w:color w:val="000000" w:themeColor="text1"/>
              </w:rPr>
            </w:rPrChange>
          </w:rPr>
          <w:t>tìm</w:t>
        </w:r>
        <w:proofErr w:type="spellEnd"/>
        <w:r w:rsidRPr="00CE54B9">
          <w:rPr>
            <w:color w:val="EE0000"/>
            <w:rPrChange w:id="1175" w:author="Administrator" w:date="2026-08-16T20:33:00Z" w16du:dateUtc="2026-08-16T13:33:00Z">
              <w:rPr>
                <w:color w:val="000000" w:themeColor="text1"/>
              </w:rPr>
            </w:rPrChange>
          </w:rPr>
          <w:t xml:space="preserve"> </w:t>
        </w:r>
        <w:proofErr w:type="spellStart"/>
        <w:r w:rsidRPr="00CE54B9">
          <w:rPr>
            <w:color w:val="EE0000"/>
            <w:rPrChange w:id="1176" w:author="Administrator" w:date="2026-08-16T20:33:00Z" w16du:dateUtc="2026-08-16T13:33:00Z">
              <w:rPr>
                <w:color w:val="000000" w:themeColor="text1"/>
              </w:rPr>
            </w:rPrChange>
          </w:rPr>
          <w:t>kiếm</w:t>
        </w:r>
        <w:proofErr w:type="spellEnd"/>
        <w:r w:rsidRPr="00CE54B9">
          <w:rPr>
            <w:color w:val="EE0000"/>
            <w:rPrChange w:id="1177" w:author="Administrator" w:date="2026-08-16T20:33:00Z" w16du:dateUtc="2026-08-16T13:33:00Z">
              <w:rPr>
                <w:color w:val="000000" w:themeColor="text1"/>
              </w:rPr>
            </w:rPrChange>
          </w:rPr>
          <w:t xml:space="preserve"> </w:t>
        </w:r>
        <w:proofErr w:type="spellStart"/>
        <w:r w:rsidRPr="00CE54B9">
          <w:rPr>
            <w:color w:val="EE0000"/>
            <w:rPrChange w:id="1178" w:author="Administrator" w:date="2026-08-16T20:33:00Z" w16du:dateUtc="2026-08-16T13:33:00Z">
              <w:rPr>
                <w:color w:val="000000" w:themeColor="text1"/>
              </w:rPr>
            </w:rPrChange>
          </w:rPr>
          <w:t>và</w:t>
        </w:r>
        <w:proofErr w:type="spellEnd"/>
        <w:r w:rsidRPr="00CE54B9">
          <w:rPr>
            <w:color w:val="EE0000"/>
            <w:rPrChange w:id="1179" w:author="Administrator" w:date="2026-08-16T20:33:00Z" w16du:dateUtc="2026-08-16T13:33:00Z">
              <w:rPr>
                <w:color w:val="000000" w:themeColor="text1"/>
              </w:rPr>
            </w:rPrChange>
          </w:rPr>
          <w:t xml:space="preserve"> </w:t>
        </w:r>
        <w:proofErr w:type="spellStart"/>
        <w:r w:rsidRPr="00CE54B9">
          <w:rPr>
            <w:color w:val="EE0000"/>
            <w:rPrChange w:id="1180" w:author="Administrator" w:date="2026-08-16T20:33:00Z" w16du:dateUtc="2026-08-16T13:33:00Z">
              <w:rPr>
                <w:color w:val="000000" w:themeColor="text1"/>
              </w:rPr>
            </w:rPrChange>
          </w:rPr>
          <w:t>sàng</w:t>
        </w:r>
        <w:proofErr w:type="spellEnd"/>
        <w:r w:rsidRPr="00CE54B9">
          <w:rPr>
            <w:color w:val="EE0000"/>
            <w:rPrChange w:id="1181" w:author="Administrator" w:date="2026-08-16T20:33:00Z" w16du:dateUtc="2026-08-16T13:33:00Z">
              <w:rPr>
                <w:color w:val="000000" w:themeColor="text1"/>
              </w:rPr>
            </w:rPrChange>
          </w:rPr>
          <w:t xml:space="preserve"> </w:t>
        </w:r>
        <w:proofErr w:type="spellStart"/>
        <w:r w:rsidRPr="00CE54B9">
          <w:rPr>
            <w:color w:val="EE0000"/>
            <w:rPrChange w:id="1182" w:author="Administrator" w:date="2026-08-16T20:33:00Z" w16du:dateUtc="2026-08-16T13:33:00Z">
              <w:rPr>
                <w:color w:val="000000" w:themeColor="text1"/>
              </w:rPr>
            </w:rPrChange>
          </w:rPr>
          <w:t>lọc</w:t>
        </w:r>
        <w:proofErr w:type="spellEnd"/>
        <w:r w:rsidRPr="00CE54B9">
          <w:rPr>
            <w:color w:val="EE0000"/>
            <w:rPrChange w:id="1183" w:author="Administrator" w:date="2026-08-16T20:33:00Z" w16du:dateUtc="2026-08-16T13:33:00Z">
              <w:rPr>
                <w:color w:val="000000" w:themeColor="text1"/>
              </w:rPr>
            </w:rPrChange>
          </w:rPr>
          <w:t xml:space="preserve"> </w:t>
        </w:r>
        <w:proofErr w:type="spellStart"/>
        <w:r w:rsidRPr="00CE54B9">
          <w:rPr>
            <w:color w:val="EE0000"/>
            <w:rPrChange w:id="1184" w:author="Administrator" w:date="2026-08-16T20:33:00Z" w16du:dateUtc="2026-08-16T13:33:00Z">
              <w:rPr>
                <w:color w:val="000000" w:themeColor="text1"/>
              </w:rPr>
            </w:rPrChange>
          </w:rPr>
          <w:t>chuyên</w:t>
        </w:r>
        <w:proofErr w:type="spellEnd"/>
        <w:r w:rsidRPr="00CE54B9">
          <w:rPr>
            <w:color w:val="EE0000"/>
            <w:rPrChange w:id="1185" w:author="Administrator" w:date="2026-08-16T20:33:00Z" w16du:dateUtc="2026-08-16T13:33:00Z">
              <w:rPr>
                <w:color w:val="000000" w:themeColor="text1"/>
              </w:rPr>
            </w:rPrChange>
          </w:rPr>
          <w:t xml:space="preserve"> </w:t>
        </w:r>
        <w:proofErr w:type="spellStart"/>
        <w:r w:rsidRPr="00CE54B9">
          <w:rPr>
            <w:color w:val="EE0000"/>
            <w:rPrChange w:id="1186" w:author="Administrator" w:date="2026-08-16T20:33:00Z" w16du:dateUtc="2026-08-16T13:33:00Z">
              <w:rPr>
                <w:color w:val="000000" w:themeColor="text1"/>
              </w:rPr>
            </w:rPrChange>
          </w:rPr>
          <w:t>gia</w:t>
        </w:r>
        <w:proofErr w:type="spellEnd"/>
        <w:r w:rsidRPr="00CE54B9">
          <w:rPr>
            <w:color w:val="EE0000"/>
            <w:rPrChange w:id="1187" w:author="Administrator" w:date="2026-08-16T20:33:00Z" w16du:dateUtc="2026-08-16T13:33:00Z">
              <w:rPr>
                <w:color w:val="000000" w:themeColor="text1"/>
              </w:rPr>
            </w:rPrChange>
          </w:rPr>
          <w:t xml:space="preserve"> </w:t>
        </w:r>
        <w:proofErr w:type="spellStart"/>
        <w:r w:rsidRPr="00CE54B9">
          <w:rPr>
            <w:color w:val="EE0000"/>
            <w:rPrChange w:id="1188" w:author="Administrator" w:date="2026-08-16T20:33:00Z" w16du:dateUtc="2026-08-16T13:33:00Z">
              <w:rPr>
                <w:color w:val="000000" w:themeColor="text1"/>
              </w:rPr>
            </w:rPrChange>
          </w:rPr>
          <w:t>giảm</w:t>
        </w:r>
        <w:proofErr w:type="spellEnd"/>
        <w:r w:rsidRPr="00CE54B9">
          <w:rPr>
            <w:color w:val="EE0000"/>
            <w:rPrChange w:id="1189" w:author="Administrator" w:date="2026-08-16T20:33:00Z" w16du:dateUtc="2026-08-16T13:33:00Z">
              <w:rPr>
                <w:color w:val="000000" w:themeColor="text1"/>
              </w:rPr>
            </w:rPrChange>
          </w:rPr>
          <w:t xml:space="preserve"> </w:t>
        </w:r>
        <w:proofErr w:type="spellStart"/>
        <w:r w:rsidRPr="00CE54B9">
          <w:rPr>
            <w:color w:val="EE0000"/>
            <w:rPrChange w:id="1190" w:author="Administrator" w:date="2026-08-16T20:33:00Z" w16du:dateUtc="2026-08-16T13:33:00Z">
              <w:rPr>
                <w:color w:val="000000" w:themeColor="text1"/>
              </w:rPr>
            </w:rPrChange>
          </w:rPr>
          <w:t>tối</w:t>
        </w:r>
        <w:proofErr w:type="spellEnd"/>
        <w:r w:rsidRPr="00CE54B9">
          <w:rPr>
            <w:color w:val="EE0000"/>
            <w:rPrChange w:id="1191" w:author="Administrator" w:date="2026-08-16T20:33:00Z" w16du:dateUtc="2026-08-16T13:33:00Z">
              <w:rPr>
                <w:color w:val="000000" w:themeColor="text1"/>
              </w:rPr>
            </w:rPrChange>
          </w:rPr>
          <w:t xml:space="preserve"> </w:t>
        </w:r>
        <w:proofErr w:type="spellStart"/>
        <w:r w:rsidRPr="00CE54B9">
          <w:rPr>
            <w:color w:val="EE0000"/>
            <w:rPrChange w:id="1192" w:author="Administrator" w:date="2026-08-16T20:33:00Z" w16du:dateUtc="2026-08-16T13:33:00Z">
              <w:rPr>
                <w:color w:val="000000" w:themeColor="text1"/>
              </w:rPr>
            </w:rPrChange>
          </w:rPr>
          <w:t>thiểu</w:t>
        </w:r>
        <w:proofErr w:type="spellEnd"/>
        <w:r w:rsidRPr="00CE54B9">
          <w:rPr>
            <w:color w:val="EE0000"/>
            <w:rPrChange w:id="1193" w:author="Administrator" w:date="2026-08-16T20:33:00Z" w16du:dateUtc="2026-08-16T13:33:00Z">
              <w:rPr>
                <w:color w:val="000000" w:themeColor="text1"/>
              </w:rPr>
            </w:rPrChange>
          </w:rPr>
          <w:t xml:space="preserve"> 50% so </w:t>
        </w:r>
        <w:proofErr w:type="spellStart"/>
        <w:r w:rsidRPr="00CE54B9">
          <w:rPr>
            <w:color w:val="EE0000"/>
            <w:rPrChange w:id="1194" w:author="Administrator" w:date="2026-08-16T20:33:00Z" w16du:dateUtc="2026-08-16T13:33:00Z">
              <w:rPr>
                <w:color w:val="000000" w:themeColor="text1"/>
              </w:rPr>
            </w:rPrChange>
          </w:rPr>
          <w:t>với</w:t>
        </w:r>
        <w:proofErr w:type="spellEnd"/>
        <w:r w:rsidRPr="00CE54B9">
          <w:rPr>
            <w:color w:val="EE0000"/>
            <w:rPrChange w:id="1195" w:author="Administrator" w:date="2026-08-16T20:33:00Z" w16du:dateUtc="2026-08-16T13:33:00Z">
              <w:rPr>
                <w:color w:val="000000" w:themeColor="text1"/>
              </w:rPr>
            </w:rPrChange>
          </w:rPr>
          <w:t xml:space="preserve"> </w:t>
        </w:r>
        <w:proofErr w:type="spellStart"/>
        <w:r w:rsidRPr="00CE54B9">
          <w:rPr>
            <w:color w:val="EE0000"/>
            <w:rPrChange w:id="1196" w:author="Administrator" w:date="2026-08-16T20:33:00Z" w16du:dateUtc="2026-08-16T13:33:00Z">
              <w:rPr>
                <w:color w:val="000000" w:themeColor="text1"/>
              </w:rPr>
            </w:rPrChange>
          </w:rPr>
          <w:t>quy</w:t>
        </w:r>
        <w:proofErr w:type="spellEnd"/>
        <w:r w:rsidRPr="00CE54B9">
          <w:rPr>
            <w:color w:val="EE0000"/>
            <w:rPrChange w:id="1197" w:author="Administrator" w:date="2026-08-16T20:33:00Z" w16du:dateUtc="2026-08-16T13:33:00Z">
              <w:rPr>
                <w:color w:val="000000" w:themeColor="text1"/>
              </w:rPr>
            </w:rPrChange>
          </w:rPr>
          <w:t xml:space="preserve"> </w:t>
        </w:r>
        <w:proofErr w:type="spellStart"/>
        <w:r w:rsidRPr="00CE54B9">
          <w:rPr>
            <w:color w:val="EE0000"/>
            <w:rPrChange w:id="1198" w:author="Administrator" w:date="2026-08-16T20:33:00Z" w16du:dateUtc="2026-08-16T13:33:00Z">
              <w:rPr>
                <w:color w:val="000000" w:themeColor="text1"/>
              </w:rPr>
            </w:rPrChange>
          </w:rPr>
          <w:t>trình</w:t>
        </w:r>
        <w:proofErr w:type="spellEnd"/>
        <w:r w:rsidRPr="00CE54B9">
          <w:rPr>
            <w:color w:val="EE0000"/>
            <w:rPrChange w:id="1199" w:author="Administrator" w:date="2026-08-16T20:33:00Z" w16du:dateUtc="2026-08-16T13:33:00Z">
              <w:rPr>
                <w:color w:val="000000" w:themeColor="text1"/>
              </w:rPr>
            </w:rPrChange>
          </w:rPr>
          <w:t xml:space="preserve"> </w:t>
        </w:r>
        <w:proofErr w:type="spellStart"/>
        <w:r w:rsidRPr="00CE54B9">
          <w:rPr>
            <w:color w:val="EE0000"/>
            <w:rPrChange w:id="1200" w:author="Administrator" w:date="2026-08-16T20:33:00Z" w16du:dateUtc="2026-08-16T13:33:00Z">
              <w:rPr>
                <w:color w:val="000000" w:themeColor="text1"/>
              </w:rPr>
            </w:rPrChange>
          </w:rPr>
          <w:t>thủ</w:t>
        </w:r>
        <w:proofErr w:type="spellEnd"/>
        <w:r w:rsidRPr="00CE54B9">
          <w:rPr>
            <w:color w:val="EE0000"/>
            <w:rPrChange w:id="1201" w:author="Administrator" w:date="2026-08-16T20:33:00Z" w16du:dateUtc="2026-08-16T13:33:00Z">
              <w:rPr>
                <w:color w:val="000000" w:themeColor="text1"/>
              </w:rPr>
            </w:rPrChange>
          </w:rPr>
          <w:t xml:space="preserve"> </w:t>
        </w:r>
        <w:proofErr w:type="spellStart"/>
        <w:r w:rsidRPr="00CE54B9">
          <w:rPr>
            <w:color w:val="EE0000"/>
            <w:rPrChange w:id="1202" w:author="Administrator" w:date="2026-08-16T20:33:00Z" w16du:dateUtc="2026-08-16T13:33:00Z">
              <w:rPr>
                <w:color w:val="000000" w:themeColor="text1"/>
              </w:rPr>
            </w:rPrChange>
          </w:rPr>
          <w:t>công</w:t>
        </w:r>
        <w:proofErr w:type="spellEnd"/>
        <w:r w:rsidRPr="00CE54B9">
          <w:rPr>
            <w:color w:val="EE0000"/>
            <w:rPrChange w:id="1203" w:author="Administrator" w:date="2026-08-16T20:33:00Z" w16du:dateUtc="2026-08-16T13:33:00Z">
              <w:rPr>
                <w:color w:val="000000" w:themeColor="text1"/>
              </w:rPr>
            </w:rPrChange>
          </w:rPr>
          <w:t>.</w:t>
        </w:r>
      </w:ins>
    </w:p>
    <w:p w14:paraId="07EF50B0" w14:textId="77777777" w:rsidR="008C4A44" w:rsidRPr="00CB4E16" w:rsidRDefault="00000000">
      <w:pPr>
        <w:pStyle w:val="Heading3"/>
        <w:keepNext/>
        <w:spacing w:before="180" w:after="120" w:line="276" w:lineRule="auto"/>
        <w:rPr>
          <w:color w:val="000000" w:themeColor="text1"/>
        </w:rPr>
      </w:pPr>
      <w:bookmarkStart w:id="1204" w:name="_Toc237786486"/>
      <w:bookmarkStart w:id="1205" w:name="_Toc237789013"/>
      <w:r w:rsidRPr="00CB4E16">
        <w:rPr>
          <w:bCs/>
          <w:iCs/>
          <w:color w:val="000000" w:themeColor="text1"/>
        </w:rPr>
        <w:t xml:space="preserve">b) Giai </w:t>
      </w:r>
      <w:proofErr w:type="spellStart"/>
      <w:r w:rsidRPr="00CB4E16">
        <w:rPr>
          <w:bCs/>
          <w:iCs/>
          <w:color w:val="000000" w:themeColor="text1"/>
        </w:rPr>
        <w:t>đoạn</w:t>
      </w:r>
      <w:proofErr w:type="spellEnd"/>
      <w:r w:rsidRPr="00CB4E16">
        <w:rPr>
          <w:bCs/>
          <w:iCs/>
          <w:color w:val="000000" w:themeColor="text1"/>
        </w:rPr>
        <w:t xml:space="preserve"> </w:t>
      </w:r>
      <w:proofErr w:type="spellStart"/>
      <w:r w:rsidRPr="00CB4E16">
        <w:rPr>
          <w:bCs/>
          <w:iCs/>
          <w:color w:val="000000" w:themeColor="text1"/>
        </w:rPr>
        <w:t>trung</w:t>
      </w:r>
      <w:proofErr w:type="spellEnd"/>
      <w:r w:rsidRPr="00CB4E16">
        <w:rPr>
          <w:bCs/>
          <w:iCs/>
          <w:color w:val="000000" w:themeColor="text1"/>
        </w:rPr>
        <w:t xml:space="preserve"> </w:t>
      </w:r>
      <w:proofErr w:type="spellStart"/>
      <w:r w:rsidRPr="00CB4E16">
        <w:rPr>
          <w:bCs/>
          <w:iCs/>
          <w:color w:val="000000" w:themeColor="text1"/>
        </w:rPr>
        <w:t>hạn</w:t>
      </w:r>
      <w:proofErr w:type="spellEnd"/>
      <w:r w:rsidRPr="00CB4E16">
        <w:rPr>
          <w:bCs/>
          <w:iCs/>
          <w:color w:val="000000" w:themeColor="text1"/>
        </w:rPr>
        <w:t xml:space="preserve"> (</w:t>
      </w:r>
      <w:proofErr w:type="spellStart"/>
      <w:r w:rsidRPr="00CB4E16">
        <w:rPr>
          <w:bCs/>
          <w:iCs/>
          <w:color w:val="000000" w:themeColor="text1"/>
        </w:rPr>
        <w:t>Năm</w:t>
      </w:r>
      <w:proofErr w:type="spellEnd"/>
      <w:r w:rsidRPr="00CB4E16">
        <w:rPr>
          <w:bCs/>
          <w:iCs/>
          <w:color w:val="000000" w:themeColor="text1"/>
        </w:rPr>
        <w:t xml:space="preserve"> 2</w:t>
      </w:r>
      <w:r w:rsidR="005B481C" w:rsidRPr="00CB4E16">
        <w:rPr>
          <w:bCs/>
          <w:iCs/>
          <w:color w:val="000000" w:themeColor="text1"/>
        </w:rPr>
        <w:t>-</w:t>
      </w:r>
      <w:r w:rsidRPr="00CB4E16">
        <w:rPr>
          <w:bCs/>
          <w:iCs/>
          <w:color w:val="000000" w:themeColor="text1"/>
        </w:rPr>
        <w:t>3)</w:t>
      </w:r>
      <w:bookmarkEnd w:id="1204"/>
      <w:bookmarkEnd w:id="1205"/>
    </w:p>
    <w:p w14:paraId="02F71B53"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Mở</w:t>
      </w:r>
      <w:proofErr w:type="spellEnd"/>
      <w:r w:rsidRPr="00CB4E16">
        <w:rPr>
          <w:color w:val="000000" w:themeColor="text1"/>
        </w:rPr>
        <w:t xml:space="preserve"> </w:t>
      </w:r>
      <w:proofErr w:type="spellStart"/>
      <w:r w:rsidRPr="00CB4E16">
        <w:rPr>
          <w:color w:val="000000" w:themeColor="text1"/>
        </w:rPr>
        <w:t>rộng</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tới</w:t>
      </w:r>
      <w:proofErr w:type="spellEnd"/>
      <w:r w:rsidRPr="00CB4E16">
        <w:rPr>
          <w:color w:val="000000" w:themeColor="text1"/>
        </w:rPr>
        <w:t xml:space="preserve">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trên</w:t>
      </w:r>
      <w:proofErr w:type="spellEnd"/>
      <w:r w:rsidRPr="00CB4E16">
        <w:rPr>
          <w:color w:val="000000" w:themeColor="text1"/>
        </w:rPr>
        <w:t xml:space="preserve"> </w:t>
      </w:r>
      <w:proofErr w:type="spellStart"/>
      <w:r w:rsidRPr="00CB4E16">
        <w:rPr>
          <w:color w:val="000000" w:themeColor="text1"/>
        </w:rPr>
        <w:t>cả</w:t>
      </w:r>
      <w:proofErr w:type="spellEnd"/>
      <w:r w:rsidRPr="00CB4E16">
        <w:rPr>
          <w:color w:val="000000" w:themeColor="text1"/>
        </w:rPr>
        <w:t xml:space="preserve"> </w:t>
      </w:r>
      <w:proofErr w:type="spellStart"/>
      <w:r w:rsidRPr="00CB4E16">
        <w:rPr>
          <w:color w:val="000000" w:themeColor="text1"/>
        </w:rPr>
        <w:t>nước</w:t>
      </w:r>
      <w:proofErr w:type="spellEnd"/>
      <w:r w:rsidRPr="00CB4E16">
        <w:rPr>
          <w:color w:val="000000" w:themeColor="text1"/>
        </w:rPr>
        <w:t xml:space="preserve">; </w:t>
      </w:r>
      <w:proofErr w:type="spellStart"/>
      <w:r w:rsidRPr="00CB4E16">
        <w:rPr>
          <w:color w:val="000000" w:themeColor="text1"/>
        </w:rPr>
        <w:t>hình</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mạng</w:t>
      </w:r>
      <w:proofErr w:type="spellEnd"/>
      <w:r w:rsidRPr="00CB4E16">
        <w:rPr>
          <w:color w:val="000000" w:themeColor="text1"/>
        </w:rPr>
        <w:t xml:space="preserve"> </w:t>
      </w:r>
      <w:proofErr w:type="spellStart"/>
      <w:r w:rsidRPr="00CB4E16">
        <w:rPr>
          <w:color w:val="000000" w:themeColor="text1"/>
        </w:rPr>
        <w:t>lưới</w:t>
      </w:r>
      <w:proofErr w:type="spellEnd"/>
      <w:r w:rsidRPr="00CB4E16">
        <w:rPr>
          <w:color w:val="000000" w:themeColor="text1"/>
        </w:rPr>
        <w:t xml:space="preserve"> 5.000+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500+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tổng</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624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KH&amp;CN </w:t>
      </w:r>
      <w:proofErr w:type="spellStart"/>
      <w:r w:rsidRPr="00CB4E16">
        <w:rPr>
          <w:color w:val="000000" w:themeColor="text1"/>
        </w:rPr>
        <w:t>trực</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VUSTA </w:t>
      </w:r>
      <w:proofErr w:type="spellStart"/>
      <w:r w:rsidRPr="00CB4E16">
        <w:rPr>
          <w:color w:val="000000" w:themeColor="text1"/>
        </w:rPr>
        <w:t>cùng</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doanh</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w:t>
      </w:r>
    </w:p>
    <w:p w14:paraId="5CDFF925"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tối</w:t>
      </w:r>
      <w:proofErr w:type="spellEnd"/>
      <w:r w:rsidRPr="00CB4E16">
        <w:rPr>
          <w:color w:val="000000" w:themeColor="text1"/>
        </w:rPr>
        <w:t xml:space="preserve"> </w:t>
      </w:r>
      <w:proofErr w:type="spellStart"/>
      <w:r w:rsidRPr="00CB4E16">
        <w:rPr>
          <w:color w:val="000000" w:themeColor="text1"/>
        </w:rPr>
        <w:t>thiểu</w:t>
      </w:r>
      <w:proofErr w:type="spellEnd"/>
      <w:r w:rsidRPr="00CB4E16">
        <w:rPr>
          <w:color w:val="000000" w:themeColor="text1"/>
        </w:rPr>
        <w:t xml:space="preserve"> 40 </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toán</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chủ</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hữu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hình</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tối</w:t>
      </w:r>
      <w:proofErr w:type="spellEnd"/>
      <w:r w:rsidRPr="00CB4E16">
        <w:rPr>
          <w:color w:val="000000" w:themeColor="text1"/>
        </w:rPr>
        <w:t xml:space="preserve"> </w:t>
      </w:r>
      <w:proofErr w:type="spellStart"/>
      <w:r w:rsidRPr="00CB4E16">
        <w:rPr>
          <w:color w:val="000000" w:themeColor="text1"/>
        </w:rPr>
        <w:t>thiểu</w:t>
      </w:r>
      <w:proofErr w:type="spellEnd"/>
      <w:r w:rsidRPr="00CB4E16">
        <w:rPr>
          <w:color w:val="000000" w:themeColor="text1"/>
        </w:rPr>
        <w:t xml:space="preserve"> 20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mốc</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dòng</w:t>
      </w:r>
      <w:proofErr w:type="spellEnd"/>
      <w:r w:rsidRPr="00CB4E16">
        <w:rPr>
          <w:color w:val="000000" w:themeColor="text1"/>
        </w:rPr>
        <w:t xml:space="preserve"> </w:t>
      </w:r>
      <w:proofErr w:type="spellStart"/>
      <w:r w:rsidRPr="00CB4E16">
        <w:rPr>
          <w:color w:val="000000" w:themeColor="text1"/>
        </w:rPr>
        <w:t>tiền</w:t>
      </w:r>
      <w:proofErr w:type="spellEnd"/>
      <w:r w:rsidRPr="00CB4E16">
        <w:rPr>
          <w:color w:val="000000" w:themeColor="text1"/>
        </w:rPr>
        <w:t xml:space="preserve">; </w:t>
      </w:r>
      <w:proofErr w:type="spellStart"/>
      <w:r w:rsidRPr="00CB4E16">
        <w:rPr>
          <w:color w:val="000000" w:themeColor="text1"/>
        </w:rPr>
        <w:t>phấn</w:t>
      </w:r>
      <w:proofErr w:type="spellEnd"/>
      <w:r w:rsidRPr="00CB4E16">
        <w:rPr>
          <w:color w:val="000000" w:themeColor="text1"/>
        </w:rPr>
        <w:t xml:space="preserve"> </w:t>
      </w:r>
      <w:proofErr w:type="spellStart"/>
      <w:r w:rsidRPr="00CB4E16">
        <w:rPr>
          <w:color w:val="000000" w:themeColor="text1"/>
        </w:rPr>
        <w:t>đấu</w:t>
      </w:r>
      <w:proofErr w:type="spellEnd"/>
      <w:r w:rsidRPr="00CB4E16">
        <w:rPr>
          <w:color w:val="000000" w:themeColor="text1"/>
        </w:rPr>
        <w:t xml:space="preserve"> </w:t>
      </w:r>
      <w:proofErr w:type="spellStart"/>
      <w:r w:rsidRPr="00CB4E16">
        <w:rPr>
          <w:color w:val="000000" w:themeColor="text1"/>
        </w:rPr>
        <w:t>huy</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10 </w:t>
      </w:r>
      <w:proofErr w:type="spellStart"/>
      <w:r w:rsidRPr="00CB4E16">
        <w:rPr>
          <w:color w:val="000000" w:themeColor="text1"/>
        </w:rPr>
        <w:t>tỷ</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ngoài</w:t>
      </w:r>
      <w:proofErr w:type="spellEnd"/>
      <w:r w:rsidRPr="00CB4E16">
        <w:rPr>
          <w:color w:val="000000" w:themeColor="text1"/>
        </w:rPr>
        <w:t xml:space="preserve"> </w:t>
      </w:r>
      <w:proofErr w:type="spellStart"/>
      <w:r w:rsidRPr="00CB4E16">
        <w:rPr>
          <w:color w:val="000000" w:themeColor="text1"/>
        </w:rPr>
        <w:t>ngân</w:t>
      </w:r>
      <w:proofErr w:type="spellEnd"/>
      <w:r w:rsidRPr="00CB4E16">
        <w:rPr>
          <w:color w:val="000000" w:themeColor="text1"/>
        </w:rPr>
        <w:t xml:space="preserve"> </w:t>
      </w:r>
      <w:proofErr w:type="spellStart"/>
      <w:r w:rsidRPr="00CB4E16">
        <w:rPr>
          <w:color w:val="000000" w:themeColor="text1"/>
        </w:rPr>
        <w:t>sách</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giai</w:t>
      </w:r>
      <w:proofErr w:type="spellEnd"/>
      <w:r w:rsidRPr="00CB4E16">
        <w:rPr>
          <w:color w:val="000000" w:themeColor="text1"/>
        </w:rPr>
        <w:t xml:space="preserve"> </w:t>
      </w:r>
      <w:proofErr w:type="spellStart"/>
      <w:r w:rsidRPr="00CB4E16">
        <w:rPr>
          <w:color w:val="000000" w:themeColor="text1"/>
        </w:rPr>
        <w:t>đoạn</w:t>
      </w:r>
      <w:proofErr w:type="spellEnd"/>
      <w:r w:rsidRPr="00CB4E16">
        <w:rPr>
          <w:color w:val="000000" w:themeColor="text1"/>
        </w:rPr>
        <w:t xml:space="preserve"> </w:t>
      </w:r>
      <w:proofErr w:type="spellStart"/>
      <w:r w:rsidRPr="00CB4E16">
        <w:rPr>
          <w:color w:val="000000" w:themeColor="text1"/>
        </w:rPr>
        <w:t>thí</w:t>
      </w:r>
      <w:proofErr w:type="spellEnd"/>
      <w:r w:rsidRPr="00CB4E16">
        <w:rPr>
          <w:color w:val="000000" w:themeColor="text1"/>
        </w:rPr>
        <w:t xml:space="preserve"> </w:t>
      </w:r>
      <w:proofErr w:type="spellStart"/>
      <w:r w:rsidRPr="00CB4E16">
        <w:rPr>
          <w:color w:val="000000" w:themeColor="text1"/>
        </w:rPr>
        <w:t>điểm</w:t>
      </w:r>
      <w:r w:rsidR="005B481C" w:rsidRPr="00CB4E16">
        <w:rPr>
          <w:color w:val="000000" w:themeColor="text1"/>
        </w:rPr>
        <w:t>-</w:t>
      </w:r>
      <w:r w:rsidRPr="00CB4E16">
        <w:rPr>
          <w:color w:val="000000" w:themeColor="text1"/>
        </w:rPr>
        <w:t>mở</w:t>
      </w:r>
      <w:proofErr w:type="spellEnd"/>
      <w:r w:rsidRPr="00CB4E16">
        <w:rPr>
          <w:color w:val="000000" w:themeColor="text1"/>
        </w:rPr>
        <w:t xml:space="preserve"> </w:t>
      </w:r>
      <w:proofErr w:type="spellStart"/>
      <w:r w:rsidRPr="00CB4E16">
        <w:rPr>
          <w:color w:val="000000" w:themeColor="text1"/>
        </w:rPr>
        <w:t>rộng</w:t>
      </w:r>
      <w:proofErr w:type="spellEnd"/>
      <w:r w:rsidRPr="00CB4E16">
        <w:rPr>
          <w:color w:val="000000" w:themeColor="text1"/>
        </w:rPr>
        <w:t>.</w:t>
      </w:r>
    </w:p>
    <w:p w14:paraId="1765F0EA" w14:textId="77777777" w:rsidR="008C4A44" w:rsidRPr="00CB4E16" w:rsidRDefault="00000000">
      <w:pPr>
        <w:pStyle w:val="Heading3"/>
        <w:keepNext/>
        <w:spacing w:before="180" w:after="120" w:line="276" w:lineRule="auto"/>
        <w:rPr>
          <w:color w:val="000000" w:themeColor="text1"/>
        </w:rPr>
      </w:pPr>
      <w:bookmarkStart w:id="1206" w:name="_Toc237786487"/>
      <w:bookmarkStart w:id="1207" w:name="_Toc237789014"/>
      <w:r w:rsidRPr="00CB4E16">
        <w:rPr>
          <w:bCs/>
          <w:iCs/>
          <w:color w:val="000000" w:themeColor="text1"/>
        </w:rPr>
        <w:t xml:space="preserve">c) Giai </w:t>
      </w:r>
      <w:proofErr w:type="spellStart"/>
      <w:r w:rsidRPr="00CB4E16">
        <w:rPr>
          <w:bCs/>
          <w:iCs/>
          <w:color w:val="000000" w:themeColor="text1"/>
        </w:rPr>
        <w:t>đoạn</w:t>
      </w:r>
      <w:proofErr w:type="spellEnd"/>
      <w:r w:rsidRPr="00CB4E16">
        <w:rPr>
          <w:bCs/>
          <w:iCs/>
          <w:color w:val="000000" w:themeColor="text1"/>
        </w:rPr>
        <w:t xml:space="preserve"> </w:t>
      </w:r>
      <w:proofErr w:type="spellStart"/>
      <w:r w:rsidRPr="00CB4E16">
        <w:rPr>
          <w:bCs/>
          <w:iCs/>
          <w:color w:val="000000" w:themeColor="text1"/>
        </w:rPr>
        <w:t>dài</w:t>
      </w:r>
      <w:proofErr w:type="spellEnd"/>
      <w:r w:rsidRPr="00CB4E16">
        <w:rPr>
          <w:bCs/>
          <w:iCs/>
          <w:color w:val="000000" w:themeColor="text1"/>
        </w:rPr>
        <w:t xml:space="preserve"> </w:t>
      </w:r>
      <w:proofErr w:type="spellStart"/>
      <w:r w:rsidRPr="00CB4E16">
        <w:rPr>
          <w:bCs/>
          <w:iCs/>
          <w:color w:val="000000" w:themeColor="text1"/>
        </w:rPr>
        <w:t>hạn</w:t>
      </w:r>
      <w:proofErr w:type="spellEnd"/>
      <w:r w:rsidRPr="00CB4E16">
        <w:rPr>
          <w:bCs/>
          <w:iCs/>
          <w:color w:val="000000" w:themeColor="text1"/>
        </w:rPr>
        <w:t xml:space="preserve"> (</w:t>
      </w:r>
      <w:proofErr w:type="spellStart"/>
      <w:r w:rsidRPr="00CB4E16">
        <w:rPr>
          <w:bCs/>
          <w:iCs/>
          <w:color w:val="000000" w:themeColor="text1"/>
        </w:rPr>
        <w:t>Năm</w:t>
      </w:r>
      <w:proofErr w:type="spellEnd"/>
      <w:r w:rsidRPr="00CB4E16">
        <w:rPr>
          <w:bCs/>
          <w:iCs/>
          <w:color w:val="000000" w:themeColor="text1"/>
        </w:rPr>
        <w:t xml:space="preserve"> 4</w:t>
      </w:r>
      <w:r w:rsidR="005B481C" w:rsidRPr="00CB4E16">
        <w:rPr>
          <w:bCs/>
          <w:iCs/>
          <w:color w:val="000000" w:themeColor="text1"/>
        </w:rPr>
        <w:t>-</w:t>
      </w:r>
      <w:r w:rsidRPr="00CB4E16">
        <w:rPr>
          <w:bCs/>
          <w:iCs/>
          <w:color w:val="000000" w:themeColor="text1"/>
        </w:rPr>
        <w:t xml:space="preserve">5 </w:t>
      </w:r>
      <w:proofErr w:type="spellStart"/>
      <w:r w:rsidRPr="00CB4E16">
        <w:rPr>
          <w:bCs/>
          <w:iCs/>
          <w:color w:val="000000" w:themeColor="text1"/>
        </w:rPr>
        <w:t>và</w:t>
      </w:r>
      <w:proofErr w:type="spellEnd"/>
      <w:r w:rsidRPr="00CB4E16">
        <w:rPr>
          <w:bCs/>
          <w:iCs/>
          <w:color w:val="000000" w:themeColor="text1"/>
        </w:rPr>
        <w:t xml:space="preserve"> </w:t>
      </w:r>
      <w:proofErr w:type="spellStart"/>
      <w:r w:rsidRPr="00CB4E16">
        <w:rPr>
          <w:bCs/>
          <w:iCs/>
          <w:color w:val="000000" w:themeColor="text1"/>
        </w:rPr>
        <w:t>các</w:t>
      </w:r>
      <w:proofErr w:type="spellEnd"/>
      <w:r w:rsidRPr="00CB4E16">
        <w:rPr>
          <w:bCs/>
          <w:iCs/>
          <w:color w:val="000000" w:themeColor="text1"/>
        </w:rPr>
        <w:t xml:space="preserve"> </w:t>
      </w:r>
      <w:proofErr w:type="spellStart"/>
      <w:r w:rsidRPr="00CB4E16">
        <w:rPr>
          <w:bCs/>
          <w:iCs/>
          <w:color w:val="000000" w:themeColor="text1"/>
        </w:rPr>
        <w:t>năm</w:t>
      </w:r>
      <w:proofErr w:type="spellEnd"/>
      <w:r w:rsidRPr="00CB4E16">
        <w:rPr>
          <w:bCs/>
          <w:iCs/>
          <w:color w:val="000000" w:themeColor="text1"/>
        </w:rPr>
        <w:t xml:space="preserve"> </w:t>
      </w:r>
      <w:proofErr w:type="spellStart"/>
      <w:r w:rsidRPr="00CB4E16">
        <w:rPr>
          <w:bCs/>
          <w:iCs/>
          <w:color w:val="000000" w:themeColor="text1"/>
        </w:rPr>
        <w:t>tiếp</w:t>
      </w:r>
      <w:proofErr w:type="spellEnd"/>
      <w:r w:rsidRPr="00CB4E16">
        <w:rPr>
          <w:bCs/>
          <w:iCs/>
          <w:color w:val="000000" w:themeColor="text1"/>
        </w:rPr>
        <w:t xml:space="preserve"> </w:t>
      </w:r>
      <w:proofErr w:type="spellStart"/>
      <w:r w:rsidRPr="00CB4E16">
        <w:rPr>
          <w:bCs/>
          <w:iCs/>
          <w:color w:val="000000" w:themeColor="text1"/>
        </w:rPr>
        <w:t>theo</w:t>
      </w:r>
      <w:proofErr w:type="spellEnd"/>
      <w:r w:rsidRPr="00CB4E16">
        <w:rPr>
          <w:bCs/>
          <w:iCs/>
          <w:color w:val="000000" w:themeColor="text1"/>
        </w:rPr>
        <w:t>)</w:t>
      </w:r>
      <w:bookmarkEnd w:id="1206"/>
      <w:bookmarkEnd w:id="1207"/>
    </w:p>
    <w:p w14:paraId="3CD7FDC6"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Hoàn </w:t>
      </w:r>
      <w:proofErr w:type="spellStart"/>
      <w:r w:rsidRPr="00CB4E16">
        <w:rPr>
          <w:color w:val="000000" w:themeColor="text1"/>
        </w:rPr>
        <w:t>thiện</w:t>
      </w:r>
      <w:proofErr w:type="spellEnd"/>
      <w:r w:rsidRPr="00CB4E16">
        <w:rPr>
          <w:color w:val="000000" w:themeColor="text1"/>
        </w:rPr>
        <w:t xml:space="preserve"> </w:t>
      </w:r>
      <w:proofErr w:type="spellStart"/>
      <w:r w:rsidRPr="00CB4E16">
        <w:rPr>
          <w:color w:val="000000" w:themeColor="text1"/>
        </w:rPr>
        <w:t>mô</w:t>
      </w:r>
      <w:proofErr w:type="spellEnd"/>
      <w:r w:rsidRPr="00CB4E16">
        <w:rPr>
          <w:color w:val="000000" w:themeColor="text1"/>
        </w:rPr>
        <w:t xml:space="preserve"> </w:t>
      </w:r>
      <w:proofErr w:type="spellStart"/>
      <w:r w:rsidRPr="00CB4E16">
        <w:rPr>
          <w:color w:val="000000" w:themeColor="text1"/>
        </w:rPr>
        <w:t>hình</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bền</w:t>
      </w:r>
      <w:proofErr w:type="spellEnd"/>
      <w:r w:rsidRPr="00CB4E16">
        <w:rPr>
          <w:color w:val="000000" w:themeColor="text1"/>
        </w:rPr>
        <w:t xml:space="preserve"> </w:t>
      </w:r>
      <w:proofErr w:type="spellStart"/>
      <w:r w:rsidRPr="00CB4E16">
        <w:rPr>
          <w:color w:val="000000" w:themeColor="text1"/>
        </w:rPr>
        <w:t>vững</w:t>
      </w:r>
      <w:proofErr w:type="spellEnd"/>
      <w:r w:rsidRPr="00CB4E16">
        <w:rPr>
          <w:color w:val="000000" w:themeColor="text1"/>
        </w:rPr>
        <w:t xml:space="preserve">; </w:t>
      </w:r>
      <w:proofErr w:type="spellStart"/>
      <w:r w:rsidRPr="00CB4E16">
        <w:rPr>
          <w:color w:val="000000" w:themeColor="text1"/>
        </w:rPr>
        <w:t>doanh</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vận</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ưu</w:t>
      </w:r>
      <w:proofErr w:type="spellEnd"/>
      <w:r w:rsidRPr="00CB4E16">
        <w:rPr>
          <w:color w:val="000000" w:themeColor="text1"/>
        </w:rPr>
        <w:t xml:space="preserve"> </w:t>
      </w:r>
      <w:proofErr w:type="spellStart"/>
      <w:r w:rsidRPr="00CB4E16">
        <w:rPr>
          <w:color w:val="000000" w:themeColor="text1"/>
        </w:rPr>
        <w:t>tiên</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thiết</w:t>
      </w:r>
      <w:proofErr w:type="spellEnd"/>
      <w:r w:rsidRPr="00CB4E16">
        <w:rPr>
          <w:color w:val="000000" w:themeColor="text1"/>
        </w:rPr>
        <w:t xml:space="preserve"> </w:t>
      </w:r>
      <w:proofErr w:type="spellStart"/>
      <w:r w:rsidRPr="00CB4E16">
        <w:rPr>
          <w:color w:val="000000" w:themeColor="text1"/>
        </w:rPr>
        <w:t>kế</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tuyển</w:t>
      </w:r>
      <w:proofErr w:type="spellEnd"/>
      <w:r w:rsidRPr="00CB4E16">
        <w:rPr>
          <w:color w:val="000000" w:themeColor="text1"/>
        </w:rPr>
        <w:t xml:space="preserve"> </w:t>
      </w:r>
      <w:proofErr w:type="spellStart"/>
      <w:r w:rsidRPr="00CB4E16">
        <w:rPr>
          <w:color w:val="000000" w:themeColor="text1"/>
        </w:rPr>
        <w:t>chọn</w:t>
      </w:r>
      <w:proofErr w:type="spellEnd"/>
      <w:r w:rsidRPr="00CB4E16">
        <w:rPr>
          <w:color w:val="000000" w:themeColor="text1"/>
        </w:rPr>
        <w:t>/</w:t>
      </w:r>
      <w:proofErr w:type="spellStart"/>
      <w:r w:rsidRPr="00CB4E16">
        <w:rPr>
          <w:color w:val="000000" w:themeColor="text1"/>
        </w:rPr>
        <w:t>thẩm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chương</w:t>
      </w:r>
      <w:proofErr w:type="spellEnd"/>
      <w:r w:rsidRPr="00CB4E16">
        <w:rPr>
          <w:color w:val="000000" w:themeColor="text1"/>
        </w:rPr>
        <w:t xml:space="preserve">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B2B; </w:t>
      </w:r>
      <w:proofErr w:type="spellStart"/>
      <w:r w:rsidRPr="00CB4E16">
        <w:rPr>
          <w:color w:val="000000" w:themeColor="text1"/>
        </w:rPr>
        <w:t>không</w:t>
      </w:r>
      <w:proofErr w:type="spellEnd"/>
      <w:r w:rsidRPr="00CB4E16">
        <w:rPr>
          <w:color w:val="000000" w:themeColor="text1"/>
        </w:rPr>
        <w:t xml:space="preserve"> </w:t>
      </w:r>
      <w:proofErr w:type="spellStart"/>
      <w:r w:rsidRPr="00CB4E16">
        <w:rPr>
          <w:color w:val="000000" w:themeColor="text1"/>
        </w:rPr>
        <w:t>phụ</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w:t>
      </w:r>
      <w:proofErr w:type="spellStart"/>
      <w:r w:rsidRPr="00CB4E16">
        <w:rPr>
          <w:color w:val="000000" w:themeColor="text1"/>
        </w:rPr>
        <w:t>chủ</w:t>
      </w:r>
      <w:proofErr w:type="spellEnd"/>
      <w:r w:rsidRPr="00CB4E16">
        <w:rPr>
          <w:color w:val="000000" w:themeColor="text1"/>
        </w:rPr>
        <w:t xml:space="preserve"> </w:t>
      </w:r>
      <w:proofErr w:type="spellStart"/>
      <w:r w:rsidRPr="00CB4E16">
        <w:rPr>
          <w:color w:val="000000" w:themeColor="text1"/>
        </w:rPr>
        <w:t>yếu</w:t>
      </w:r>
      <w:proofErr w:type="spellEnd"/>
      <w:r w:rsidRPr="00CB4E16">
        <w:rPr>
          <w:color w:val="000000" w:themeColor="text1"/>
        </w:rPr>
        <w:t xml:space="preserve"> </w:t>
      </w:r>
      <w:proofErr w:type="spellStart"/>
      <w:r w:rsidRPr="00CB4E16">
        <w:rPr>
          <w:color w:val="000000" w:themeColor="text1"/>
        </w:rPr>
        <w:t>vào</w:t>
      </w:r>
      <w:proofErr w:type="spellEnd"/>
      <w:r w:rsidRPr="00CB4E16">
        <w:rPr>
          <w:color w:val="000000" w:themeColor="text1"/>
        </w:rPr>
        <w:t xml:space="preserve"> </w:t>
      </w: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quảng</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w:t>
      </w:r>
    </w:p>
    <w:p w14:paraId="452F7AAF"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KH&amp;CN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mở</w:t>
      </w:r>
      <w:proofErr w:type="spellEnd"/>
      <w:r w:rsidRPr="00CB4E16">
        <w:rPr>
          <w:color w:val="000000" w:themeColor="text1"/>
        </w:rPr>
        <w:t xml:space="preserve"> </w:t>
      </w:r>
      <w:proofErr w:type="spellStart"/>
      <w:r w:rsidRPr="00CB4E16">
        <w:rPr>
          <w:color w:val="000000" w:themeColor="text1"/>
        </w:rPr>
        <w:t>rộng</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khu</w:t>
      </w:r>
      <w:proofErr w:type="spellEnd"/>
      <w:r w:rsidRPr="00CB4E16">
        <w:rPr>
          <w:color w:val="000000" w:themeColor="text1"/>
        </w:rPr>
        <w:t xml:space="preserve"> </w:t>
      </w:r>
      <w:proofErr w:type="spellStart"/>
      <w:r w:rsidRPr="00CB4E16">
        <w:rPr>
          <w:color w:val="000000" w:themeColor="text1"/>
        </w:rPr>
        <w:t>vực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tế</w:t>
      </w:r>
      <w:proofErr w:type="spellEnd"/>
      <w:r w:rsidRPr="00CB4E16">
        <w:rPr>
          <w:color w:val="000000" w:themeColor="text1"/>
        </w:rPr>
        <w:t>.</w:t>
      </w:r>
    </w:p>
    <w:p w14:paraId="498258AD"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1208" w:name="_Toc237786488"/>
      <w:bookmarkStart w:id="1209" w:name="_Toc237789015"/>
      <w:r w:rsidRPr="00CB4E16">
        <w:rPr>
          <w:bCs/>
          <w:color w:val="000000" w:themeColor="text1"/>
          <w:sz w:val="26"/>
          <w:szCs w:val="26"/>
        </w:rPr>
        <w:t>PHẦN III. PHẠM VI VÀ ĐỐI TƯỢNG CỦA ĐỀ ÁN</w:t>
      </w:r>
      <w:bookmarkEnd w:id="1208"/>
      <w:bookmarkEnd w:id="1209"/>
    </w:p>
    <w:p w14:paraId="2890BB2B" w14:textId="77777777" w:rsidR="008C4A44" w:rsidRPr="00CB4E16" w:rsidRDefault="00000000">
      <w:pPr>
        <w:pStyle w:val="Heading2"/>
        <w:keepNext/>
        <w:spacing w:before="240" w:after="120" w:line="276" w:lineRule="auto"/>
        <w:rPr>
          <w:color w:val="000000" w:themeColor="text1"/>
        </w:rPr>
      </w:pPr>
      <w:bookmarkStart w:id="1210" w:name="_Toc237786489"/>
      <w:bookmarkStart w:id="1211" w:name="_Toc237789016"/>
      <w:r w:rsidRPr="00CB4E16">
        <w:rPr>
          <w:bCs/>
          <w:color w:val="000000" w:themeColor="text1"/>
        </w:rPr>
        <w:t>1. Phạm vi</w:t>
      </w:r>
      <w:bookmarkEnd w:id="1210"/>
      <w:bookmarkEnd w:id="1211"/>
    </w:p>
    <w:p w14:paraId="53691DB0"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Phạm vi </w:t>
      </w:r>
      <w:proofErr w:type="spellStart"/>
      <w:r w:rsidRPr="00CB4E16">
        <w:rPr>
          <w:color w:val="000000" w:themeColor="text1"/>
        </w:rPr>
        <w:t>nội</w:t>
      </w:r>
      <w:proofErr w:type="spellEnd"/>
      <w:r w:rsidRPr="00CB4E16">
        <w:rPr>
          <w:color w:val="000000" w:themeColor="text1"/>
        </w:rPr>
        <w:t xml:space="preserve"> dung: </w:t>
      </w: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r w:rsidR="005B481C" w:rsidRPr="00CB4E16">
        <w:rPr>
          <w:color w:val="000000" w:themeColor="text1"/>
        </w:rPr>
        <w:t>-</w:t>
      </w:r>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huy</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phổ</w:t>
      </w:r>
      <w:proofErr w:type="spellEnd"/>
      <w:r w:rsidRPr="00CB4E16">
        <w:rPr>
          <w:color w:val="000000" w:themeColor="text1"/>
        </w:rPr>
        <w:t xml:space="preserve"> </w:t>
      </w:r>
      <w:proofErr w:type="spellStart"/>
      <w:r w:rsidRPr="00CB4E16">
        <w:rPr>
          <w:color w:val="000000" w:themeColor="text1"/>
        </w:rPr>
        <w:t>biến</w:t>
      </w:r>
      <w:proofErr w:type="spellEnd"/>
      <w:r w:rsidRPr="00CB4E16">
        <w:rPr>
          <w:color w:val="000000" w:themeColor="text1"/>
        </w:rPr>
        <w:t xml:space="preserve"> </w:t>
      </w: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VUSTA.</w:t>
      </w:r>
    </w:p>
    <w:p w14:paraId="02A4C434"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Phạm vi </w:t>
      </w:r>
      <w:proofErr w:type="spellStart"/>
      <w:r w:rsidRPr="00CB4E16">
        <w:rPr>
          <w:color w:val="000000" w:themeColor="text1"/>
        </w:rPr>
        <w:t>không</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trên</w:t>
      </w:r>
      <w:proofErr w:type="spellEnd"/>
      <w:r w:rsidRPr="00CB4E16">
        <w:rPr>
          <w:color w:val="000000" w:themeColor="text1"/>
        </w:rPr>
        <w:t xml:space="preserve"> </w:t>
      </w:r>
      <w:proofErr w:type="spellStart"/>
      <w:r w:rsidRPr="00CB4E16">
        <w:rPr>
          <w:color w:val="000000" w:themeColor="text1"/>
        </w:rPr>
        <w:t>phạm</w:t>
      </w:r>
      <w:proofErr w:type="spellEnd"/>
      <w:r w:rsidRPr="00CB4E16">
        <w:rPr>
          <w:color w:val="000000" w:themeColor="text1"/>
        </w:rPr>
        <w:t xml:space="preserve"> vi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34 </w:t>
      </w:r>
      <w:proofErr w:type="spellStart"/>
      <w:r w:rsidRPr="00CB4E16">
        <w:rPr>
          <w:color w:val="000000" w:themeColor="text1"/>
        </w:rPr>
        <w:t>tỉnh</w:t>
      </w:r>
      <w:proofErr w:type="spellEnd"/>
      <w:r w:rsidRPr="00CB4E16">
        <w:rPr>
          <w:color w:val="000000" w:themeColor="text1"/>
        </w:rPr>
        <w:t>/</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phố</w:t>
      </w:r>
      <w:proofErr w:type="spellEnd"/>
      <w:r w:rsidRPr="00CB4E16">
        <w:rPr>
          <w:color w:val="000000" w:themeColor="text1"/>
        </w:rPr>
        <w:t xml:space="preserve"> </w:t>
      </w:r>
      <w:proofErr w:type="spellStart"/>
      <w:r w:rsidRPr="00CB4E16">
        <w:rPr>
          <w:color w:val="000000" w:themeColor="text1"/>
        </w:rPr>
        <w:t>trực</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Trung </w:t>
      </w:r>
      <w:proofErr w:type="spellStart"/>
      <w:r w:rsidRPr="00CB4E16">
        <w:rPr>
          <w:color w:val="000000" w:themeColor="text1"/>
        </w:rPr>
        <w:t>ương</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qua </w:t>
      </w:r>
      <w:proofErr w:type="spellStart"/>
      <w:r w:rsidRPr="00CB4E16">
        <w:rPr>
          <w:color w:val="000000" w:themeColor="text1"/>
        </w:rPr>
        <w:t>mạng</w:t>
      </w:r>
      <w:proofErr w:type="spellEnd"/>
      <w:r w:rsidRPr="00CB4E16">
        <w:rPr>
          <w:color w:val="000000" w:themeColor="text1"/>
        </w:rPr>
        <w:t xml:space="preserve"> </w:t>
      </w:r>
      <w:proofErr w:type="spellStart"/>
      <w:r w:rsidRPr="00CB4E16">
        <w:rPr>
          <w:color w:val="000000" w:themeColor="text1"/>
        </w:rPr>
        <w:t>lưới</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hướng</w:t>
      </w:r>
      <w:proofErr w:type="spellEnd"/>
      <w:r w:rsidRPr="00CB4E16">
        <w:rPr>
          <w:color w:val="000000" w:themeColor="text1"/>
        </w:rPr>
        <w:t xml:space="preserve"> </w:t>
      </w:r>
      <w:proofErr w:type="spellStart"/>
      <w:r w:rsidRPr="00CB4E16">
        <w:rPr>
          <w:color w:val="000000" w:themeColor="text1"/>
        </w:rPr>
        <w:t>mở</w:t>
      </w:r>
      <w:proofErr w:type="spellEnd"/>
      <w:r w:rsidRPr="00CB4E16">
        <w:rPr>
          <w:color w:val="000000" w:themeColor="text1"/>
        </w:rPr>
        <w:t xml:space="preserve"> </w:t>
      </w:r>
      <w:proofErr w:type="spellStart"/>
      <w:r w:rsidRPr="00CB4E16">
        <w:rPr>
          <w:color w:val="000000" w:themeColor="text1"/>
        </w:rPr>
        <w:t>rộng</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tế</w:t>
      </w:r>
      <w:proofErr w:type="spellEnd"/>
      <w:r w:rsidRPr="00CB4E16">
        <w:rPr>
          <w:color w:val="000000" w:themeColor="text1"/>
        </w:rPr>
        <w:t xml:space="preserve"> ở </w:t>
      </w:r>
      <w:proofErr w:type="spellStart"/>
      <w:r w:rsidRPr="00CB4E16">
        <w:rPr>
          <w:color w:val="000000" w:themeColor="text1"/>
        </w:rPr>
        <w:t>giai</w:t>
      </w:r>
      <w:proofErr w:type="spellEnd"/>
      <w:r w:rsidRPr="00CB4E16">
        <w:rPr>
          <w:color w:val="000000" w:themeColor="text1"/>
        </w:rPr>
        <w:t xml:space="preserve"> </w:t>
      </w:r>
      <w:proofErr w:type="spellStart"/>
      <w:r w:rsidRPr="00CB4E16">
        <w:rPr>
          <w:color w:val="000000" w:themeColor="text1"/>
        </w:rPr>
        <w:t>đoạn</w:t>
      </w:r>
      <w:proofErr w:type="spellEnd"/>
      <w:r w:rsidRPr="00CB4E16">
        <w:rPr>
          <w:color w:val="000000" w:themeColor="text1"/>
        </w:rPr>
        <w:t xml:space="preserve"> </w:t>
      </w:r>
      <w:proofErr w:type="spellStart"/>
      <w:r w:rsidRPr="00CB4E16">
        <w:rPr>
          <w:color w:val="000000" w:themeColor="text1"/>
        </w:rPr>
        <w:t>sau</w:t>
      </w:r>
      <w:proofErr w:type="spellEnd"/>
      <w:r w:rsidRPr="00CB4E16">
        <w:rPr>
          <w:color w:val="000000" w:themeColor="text1"/>
        </w:rPr>
        <w:t>.</w:t>
      </w:r>
    </w:p>
    <w:p w14:paraId="0607BB83"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Phạm vi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giai</w:t>
      </w:r>
      <w:proofErr w:type="spellEnd"/>
      <w:r w:rsidRPr="00CB4E16">
        <w:rPr>
          <w:color w:val="000000" w:themeColor="text1"/>
        </w:rPr>
        <w:t xml:space="preserve"> </w:t>
      </w:r>
      <w:proofErr w:type="spellStart"/>
      <w:r w:rsidRPr="00CB4E16">
        <w:rPr>
          <w:color w:val="000000" w:themeColor="text1"/>
        </w:rPr>
        <w:t>đoạn</w:t>
      </w:r>
      <w:proofErr w:type="spellEnd"/>
      <w:r w:rsidRPr="00CB4E16">
        <w:rPr>
          <w:color w:val="000000" w:themeColor="text1"/>
        </w:rPr>
        <w:t xml:space="preserve"> </w:t>
      </w: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05 </w:t>
      </w:r>
      <w:proofErr w:type="spellStart"/>
      <w:r w:rsidRPr="00CB4E16">
        <w:rPr>
          <w:color w:val="000000" w:themeColor="text1"/>
        </w:rPr>
        <w:t>năm</w:t>
      </w:r>
      <w:proofErr w:type="spellEnd"/>
      <w:r w:rsidRPr="00CB4E16">
        <w:rPr>
          <w:color w:val="000000" w:themeColor="text1"/>
        </w:rPr>
        <w:t xml:space="preserve">, chia </w:t>
      </w:r>
      <w:proofErr w:type="spellStart"/>
      <w:r w:rsidRPr="00CB4E16">
        <w:rPr>
          <w:color w:val="000000" w:themeColor="text1"/>
        </w:rPr>
        <w:t>thành</w:t>
      </w:r>
      <w:proofErr w:type="spellEnd"/>
      <w:r w:rsidRPr="00CB4E16">
        <w:rPr>
          <w:color w:val="000000" w:themeColor="text1"/>
        </w:rPr>
        <w:t xml:space="preserve"> 03 </w:t>
      </w:r>
      <w:proofErr w:type="spellStart"/>
      <w:r w:rsidRPr="00CB4E16">
        <w:rPr>
          <w:color w:val="000000" w:themeColor="text1"/>
        </w:rPr>
        <w:t>giai</w:t>
      </w:r>
      <w:proofErr w:type="spellEnd"/>
      <w:r w:rsidRPr="00CB4E16">
        <w:rPr>
          <w:color w:val="000000" w:themeColor="text1"/>
        </w:rPr>
        <w:t xml:space="preserve"> </w:t>
      </w:r>
      <w:proofErr w:type="spellStart"/>
      <w:r w:rsidRPr="00CB4E16">
        <w:rPr>
          <w:color w:val="000000" w:themeColor="text1"/>
        </w:rPr>
        <w:t>đoạn</w:t>
      </w:r>
      <w:proofErr w:type="spellEnd"/>
      <w:r w:rsidRPr="00CB4E16">
        <w:rPr>
          <w:color w:val="000000" w:themeColor="text1"/>
        </w:rPr>
        <w:t xml:space="preserve"> (</w:t>
      </w:r>
      <w:proofErr w:type="spellStart"/>
      <w:r w:rsidRPr="00CB4E16">
        <w:rPr>
          <w:color w:val="000000" w:themeColor="text1"/>
        </w:rPr>
        <w:t>thí</w:t>
      </w:r>
      <w:proofErr w:type="spellEnd"/>
      <w:r w:rsidRPr="00CB4E16">
        <w:rPr>
          <w:color w:val="000000" w:themeColor="text1"/>
        </w:rPr>
        <w:t xml:space="preserve"> </w:t>
      </w:r>
      <w:proofErr w:type="spellStart"/>
      <w:r w:rsidRPr="00CB4E16">
        <w:rPr>
          <w:color w:val="000000" w:themeColor="text1"/>
        </w:rPr>
        <w:t>điểm</w:t>
      </w:r>
      <w:proofErr w:type="spellEnd"/>
      <w:r w:rsidRPr="00CB4E16">
        <w:rPr>
          <w:color w:val="000000" w:themeColor="text1"/>
        </w:rPr>
        <w:t xml:space="preserve">, </w:t>
      </w:r>
      <w:proofErr w:type="spellStart"/>
      <w:r w:rsidRPr="00CB4E16">
        <w:rPr>
          <w:color w:val="000000" w:themeColor="text1"/>
        </w:rPr>
        <w:t>mở</w:t>
      </w:r>
      <w:proofErr w:type="spellEnd"/>
      <w:r w:rsidRPr="00CB4E16">
        <w:rPr>
          <w:color w:val="000000" w:themeColor="text1"/>
        </w:rPr>
        <w:t xml:space="preserve"> </w:t>
      </w:r>
      <w:proofErr w:type="spellStart"/>
      <w:r w:rsidRPr="00CB4E16">
        <w:rPr>
          <w:color w:val="000000" w:themeColor="text1"/>
        </w:rPr>
        <w:t>rộng</w:t>
      </w:r>
      <w:proofErr w:type="spellEnd"/>
      <w:r w:rsidRPr="00CB4E16">
        <w:rPr>
          <w:color w:val="000000" w:themeColor="text1"/>
        </w:rPr>
        <w:t xml:space="preserve">, </w:t>
      </w:r>
      <w:proofErr w:type="spellStart"/>
      <w:r w:rsidRPr="00CB4E16">
        <w:rPr>
          <w:color w:val="000000" w:themeColor="text1"/>
        </w:rPr>
        <w:t>hoàn</w:t>
      </w:r>
      <w:proofErr w:type="spellEnd"/>
      <w:r w:rsidRPr="00CB4E16">
        <w:rPr>
          <w:color w:val="000000" w:themeColor="text1"/>
        </w:rPr>
        <w:t xml:space="preserve"> </w:t>
      </w:r>
      <w:proofErr w:type="spellStart"/>
      <w:r w:rsidRPr="00CB4E16">
        <w:rPr>
          <w:color w:val="000000" w:themeColor="text1"/>
        </w:rPr>
        <w:t>thiện</w:t>
      </w:r>
      <w:proofErr w:type="spellEnd"/>
      <w:r w:rsidRPr="00CB4E16">
        <w:rPr>
          <w:color w:val="000000" w:themeColor="text1"/>
        </w:rPr>
        <w:t xml:space="preserve"> </w:t>
      </w:r>
      <w:r w:rsidR="005B481C" w:rsidRPr="00CB4E16">
        <w:rPr>
          <w:color w:val="000000" w:themeColor="text1"/>
        </w:rPr>
        <w:t>-</w:t>
      </w:r>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bền</w:t>
      </w:r>
      <w:proofErr w:type="spellEnd"/>
      <w:r w:rsidRPr="00CB4E16">
        <w:rPr>
          <w:color w:val="000000" w:themeColor="text1"/>
        </w:rPr>
        <w:t xml:space="preserve"> </w:t>
      </w:r>
      <w:proofErr w:type="spellStart"/>
      <w:r w:rsidRPr="00CB4E16">
        <w:rPr>
          <w:color w:val="000000" w:themeColor="text1"/>
        </w:rPr>
        <w:t>vững</w:t>
      </w:r>
      <w:proofErr w:type="spellEnd"/>
      <w:r w:rsidRPr="00CB4E16">
        <w:rPr>
          <w:color w:val="000000" w:themeColor="text1"/>
        </w:rPr>
        <w:t>).</w:t>
      </w:r>
    </w:p>
    <w:p w14:paraId="71B1420B" w14:textId="77777777" w:rsidR="008C4A44" w:rsidRPr="00CB4E16" w:rsidRDefault="00000000">
      <w:pPr>
        <w:pStyle w:val="Heading2"/>
        <w:keepNext/>
        <w:spacing w:before="240" w:after="120" w:line="276" w:lineRule="auto"/>
        <w:rPr>
          <w:color w:val="000000" w:themeColor="text1"/>
        </w:rPr>
      </w:pPr>
      <w:bookmarkStart w:id="1212" w:name="_Toc237786490"/>
      <w:bookmarkStart w:id="1213" w:name="_Toc237789017"/>
      <w:r w:rsidRPr="00CB4E16">
        <w:rPr>
          <w:bCs/>
          <w:color w:val="000000" w:themeColor="text1"/>
        </w:rPr>
        <w:t xml:space="preserve">2. </w:t>
      </w:r>
      <w:proofErr w:type="spellStart"/>
      <w:r w:rsidRPr="00CB4E16">
        <w:rPr>
          <w:bCs/>
          <w:color w:val="000000" w:themeColor="text1"/>
        </w:rPr>
        <w:t>Đối</w:t>
      </w:r>
      <w:proofErr w:type="spellEnd"/>
      <w:r w:rsidRPr="00CB4E16">
        <w:rPr>
          <w:bCs/>
          <w:color w:val="000000" w:themeColor="text1"/>
        </w:rPr>
        <w:t xml:space="preserve"> </w:t>
      </w:r>
      <w:proofErr w:type="spellStart"/>
      <w:r w:rsidRPr="00CB4E16">
        <w:rPr>
          <w:bCs/>
          <w:color w:val="000000" w:themeColor="text1"/>
        </w:rPr>
        <w:t>tượng</w:t>
      </w:r>
      <w:proofErr w:type="spellEnd"/>
      <w:r w:rsidRPr="00CB4E16">
        <w:rPr>
          <w:bCs/>
          <w:color w:val="000000" w:themeColor="text1"/>
        </w:rPr>
        <w:t xml:space="preserve"> </w:t>
      </w:r>
      <w:proofErr w:type="spellStart"/>
      <w:r w:rsidRPr="00CB4E16">
        <w:rPr>
          <w:bCs/>
          <w:color w:val="000000" w:themeColor="text1"/>
        </w:rPr>
        <w:t>phục</w:t>
      </w:r>
      <w:proofErr w:type="spellEnd"/>
      <w:r w:rsidRPr="00CB4E16">
        <w:rPr>
          <w:bCs/>
          <w:color w:val="000000" w:themeColor="text1"/>
        </w:rPr>
        <w:t xml:space="preserve"> </w:t>
      </w:r>
      <w:proofErr w:type="spellStart"/>
      <w:r w:rsidRPr="00CB4E16">
        <w:rPr>
          <w:bCs/>
          <w:color w:val="000000" w:themeColor="text1"/>
        </w:rPr>
        <w:t>vụ</w:t>
      </w:r>
      <w:bookmarkEnd w:id="1212"/>
      <w:bookmarkEnd w:id="1213"/>
      <w:proofErr w:type="spellEnd"/>
    </w:p>
    <w:p w14:paraId="383F8C57"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Đội</w:t>
      </w:r>
      <w:proofErr w:type="spellEnd"/>
      <w:r w:rsidRPr="00CB4E16">
        <w:rPr>
          <w:color w:val="000000" w:themeColor="text1"/>
        </w:rPr>
        <w:t xml:space="preserve"> </w:t>
      </w:r>
      <w:proofErr w:type="spellStart"/>
      <w:r w:rsidRPr="00CB4E16">
        <w:rPr>
          <w:color w:val="000000" w:themeColor="text1"/>
        </w:rPr>
        <w:t>ngũ</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KH&amp;CN </w:t>
      </w:r>
      <w:proofErr w:type="spellStart"/>
      <w:r w:rsidRPr="00CB4E16">
        <w:rPr>
          <w:color w:val="000000" w:themeColor="text1"/>
        </w:rPr>
        <w:t>trực</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VUSTA.</w:t>
      </w:r>
    </w:p>
    <w:p w14:paraId="78F7AA76"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lastRenderedPageBreak/>
        <w:t xml:space="preserve">Các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Liên </w:t>
      </w:r>
      <w:proofErr w:type="spellStart"/>
      <w:r w:rsidRPr="00CB4E16">
        <w:rPr>
          <w:color w:val="000000" w:themeColor="text1"/>
        </w:rPr>
        <w:t>hiệp</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Việt Nam ở Trung </w:t>
      </w:r>
      <w:proofErr w:type="spellStart"/>
      <w:r w:rsidRPr="00CB4E16">
        <w:rPr>
          <w:color w:val="000000" w:themeColor="text1"/>
        </w:rPr>
        <w:t>ương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địa</w:t>
      </w:r>
      <w:proofErr w:type="spellEnd"/>
      <w:r w:rsidRPr="00CB4E16">
        <w:rPr>
          <w:color w:val="000000" w:themeColor="text1"/>
        </w:rPr>
        <w:t xml:space="preserve"> </w:t>
      </w:r>
      <w:proofErr w:type="spellStart"/>
      <w:r w:rsidRPr="00CB4E16">
        <w:rPr>
          <w:color w:val="000000" w:themeColor="text1"/>
        </w:rPr>
        <w:t>phương</w:t>
      </w:r>
      <w:proofErr w:type="spellEnd"/>
      <w:r w:rsidRPr="00CB4E16">
        <w:rPr>
          <w:color w:val="000000" w:themeColor="text1"/>
        </w:rPr>
        <w:t>.</w:t>
      </w:r>
    </w:p>
    <w:p w14:paraId="50536E4C"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Doanh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quỹ</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tiếp</w:t>
      </w:r>
      <w:proofErr w:type="spellEnd"/>
      <w:r w:rsidRPr="00CB4E16">
        <w:rPr>
          <w:color w:val="000000" w:themeColor="text1"/>
        </w:rPr>
        <w:t xml:space="preserve"> </w:t>
      </w:r>
      <w:proofErr w:type="spellStart"/>
      <w:r w:rsidRPr="00CB4E16">
        <w:rPr>
          <w:color w:val="000000" w:themeColor="text1"/>
        </w:rPr>
        <w:t>cận</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 xml:space="preserve"> </w:t>
      </w:r>
      <w:proofErr w:type="spellStart"/>
      <w:r w:rsidRPr="00CB4E16">
        <w:rPr>
          <w:color w:val="000000" w:themeColor="text1"/>
        </w:rPr>
        <w:t>hoạt</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KH,CN&amp;ĐMST.</w:t>
      </w:r>
    </w:p>
    <w:p w14:paraId="2BBB35FF"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quan</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w:t>
      </w:r>
      <w:proofErr w:type="spellStart"/>
      <w:r w:rsidRPr="00CB4E16">
        <w:rPr>
          <w:color w:val="000000" w:themeColor="text1"/>
        </w:rPr>
        <w:t>nước</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nước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tế</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phối</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thác</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mạng</w:t>
      </w:r>
      <w:proofErr w:type="spellEnd"/>
      <w:r w:rsidRPr="00CB4E16">
        <w:rPr>
          <w:color w:val="000000" w:themeColor="text1"/>
        </w:rPr>
        <w:t xml:space="preserve"> </w:t>
      </w:r>
      <w:proofErr w:type="spellStart"/>
      <w:r w:rsidRPr="00CB4E16">
        <w:rPr>
          <w:color w:val="000000" w:themeColor="text1"/>
        </w:rPr>
        <w:t>lưới</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KH&amp;CN.</w:t>
      </w:r>
    </w:p>
    <w:p w14:paraId="4813500D"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Sinh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sinh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đội</w:t>
      </w:r>
      <w:proofErr w:type="spellEnd"/>
      <w:r w:rsidRPr="00CB4E16">
        <w:rPr>
          <w:color w:val="000000" w:themeColor="text1"/>
        </w:rPr>
        <w:t xml:space="preserve"> </w:t>
      </w:r>
      <w:proofErr w:type="spellStart"/>
      <w:r w:rsidRPr="00CB4E16">
        <w:rPr>
          <w:color w:val="000000" w:themeColor="text1"/>
        </w:rPr>
        <w:t>ngũ</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trẻ</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tiếp</w:t>
      </w:r>
      <w:proofErr w:type="spellEnd"/>
      <w:r w:rsidRPr="00CB4E16">
        <w:rPr>
          <w:color w:val="000000" w:themeColor="text1"/>
        </w:rPr>
        <w:t xml:space="preserve"> </w:t>
      </w:r>
      <w:proofErr w:type="spellStart"/>
      <w:r w:rsidRPr="00CB4E16">
        <w:rPr>
          <w:color w:val="000000" w:themeColor="text1"/>
        </w:rPr>
        <w:t>cận</w:t>
      </w:r>
      <w:proofErr w:type="spellEnd"/>
      <w:r w:rsidRPr="00CB4E16">
        <w:rPr>
          <w:color w:val="000000" w:themeColor="text1"/>
        </w:rPr>
        <w:t xml:space="preserve"> </w:t>
      </w:r>
      <w:proofErr w:type="spellStart"/>
      <w:r w:rsidRPr="00CB4E16">
        <w:rPr>
          <w:color w:val="000000" w:themeColor="text1"/>
        </w:rPr>
        <w:t>mạng</w:t>
      </w:r>
      <w:proofErr w:type="spellEnd"/>
      <w:r w:rsidRPr="00CB4E16">
        <w:rPr>
          <w:color w:val="000000" w:themeColor="text1"/>
        </w:rPr>
        <w:t xml:space="preserve"> </w:t>
      </w:r>
      <w:proofErr w:type="spellStart"/>
      <w:r w:rsidRPr="00CB4E16">
        <w:rPr>
          <w:color w:val="000000" w:themeColor="text1"/>
        </w:rPr>
        <w:t>lưới</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nhóm</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thử</w:t>
      </w:r>
      <w:proofErr w:type="spellEnd"/>
      <w:r w:rsidRPr="00CB4E16">
        <w:rPr>
          <w:color w:val="000000" w:themeColor="text1"/>
        </w:rPr>
        <w:t xml:space="preserve"> </w:t>
      </w:r>
      <w:proofErr w:type="spellStart"/>
      <w:r w:rsidRPr="00CB4E16">
        <w:rPr>
          <w:color w:val="000000" w:themeColor="text1"/>
        </w:rPr>
        <w:t>thách</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mới</w:t>
      </w:r>
      <w:proofErr w:type="spellEnd"/>
      <w:r w:rsidRPr="00CB4E16">
        <w:rPr>
          <w:color w:val="000000" w:themeColor="text1"/>
        </w:rPr>
        <w:t xml:space="preserve"> </w:t>
      </w:r>
      <w:proofErr w:type="spellStart"/>
      <w:r w:rsidRPr="00CB4E16">
        <w:rPr>
          <w:color w:val="000000" w:themeColor="text1"/>
        </w:rPr>
        <w:t>sáng</w:t>
      </w:r>
      <w:proofErr w:type="spellEnd"/>
      <w:r w:rsidRPr="00CB4E16">
        <w:rPr>
          <w:color w:val="000000" w:themeColor="text1"/>
        </w:rPr>
        <w:t xml:space="preserve"> </w:t>
      </w:r>
      <w:proofErr w:type="spellStart"/>
      <w:r w:rsidRPr="00CB4E16">
        <w:rPr>
          <w:color w:val="000000" w:themeColor="text1"/>
        </w:rPr>
        <w:t>tạo</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nghề</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lĩnh</w:t>
      </w:r>
      <w:proofErr w:type="spellEnd"/>
      <w:r w:rsidRPr="00CB4E16">
        <w:rPr>
          <w:color w:val="000000" w:themeColor="text1"/>
        </w:rPr>
        <w:t xml:space="preserve"> </w:t>
      </w:r>
      <w:proofErr w:type="spellStart"/>
      <w:r w:rsidRPr="00CB4E16">
        <w:rPr>
          <w:color w:val="000000" w:themeColor="text1"/>
        </w:rPr>
        <w:t>vực</w:t>
      </w:r>
      <w:proofErr w:type="spellEnd"/>
      <w:r w:rsidRPr="00CB4E16">
        <w:rPr>
          <w:color w:val="000000" w:themeColor="text1"/>
        </w:rPr>
        <w:t xml:space="preserve"> KH,CN&amp;ĐMST.</w:t>
      </w:r>
    </w:p>
    <w:p w14:paraId="27F2E973"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Cộng</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xã</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là</w:t>
      </w:r>
      <w:proofErr w:type="spellEnd"/>
      <w:r w:rsidRPr="00CB4E16">
        <w:rPr>
          <w:color w:val="000000" w:themeColor="text1"/>
        </w:rPr>
        <w:t xml:space="preserve">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tượng</w:t>
      </w:r>
      <w:proofErr w:type="spellEnd"/>
      <w:r w:rsidRPr="00CB4E16">
        <w:rPr>
          <w:color w:val="000000" w:themeColor="text1"/>
        </w:rPr>
        <w:t xml:space="preserve"> </w:t>
      </w:r>
      <w:proofErr w:type="spellStart"/>
      <w:r w:rsidRPr="00CB4E16">
        <w:rPr>
          <w:color w:val="000000" w:themeColor="text1"/>
        </w:rPr>
        <w:t>thụ</w:t>
      </w:r>
      <w:proofErr w:type="spellEnd"/>
      <w:r w:rsidRPr="00CB4E16">
        <w:rPr>
          <w:color w:val="000000" w:themeColor="text1"/>
        </w:rPr>
        <w:t xml:space="preserve"> </w:t>
      </w:r>
      <w:proofErr w:type="spellStart"/>
      <w:r w:rsidRPr="00CB4E16">
        <w:rPr>
          <w:color w:val="000000" w:themeColor="text1"/>
        </w:rPr>
        <w:t>hưởng</w:t>
      </w:r>
      <w:proofErr w:type="spellEnd"/>
      <w:r w:rsidRPr="00CB4E16">
        <w:rPr>
          <w:color w:val="000000" w:themeColor="text1"/>
        </w:rPr>
        <w:t xml:space="preserve"> </w:t>
      </w:r>
      <w:proofErr w:type="spellStart"/>
      <w:r w:rsidRPr="00CB4E16">
        <w:rPr>
          <w:color w:val="000000" w:themeColor="text1"/>
        </w:rPr>
        <w:t>nội</w:t>
      </w:r>
      <w:proofErr w:type="spellEnd"/>
      <w:r w:rsidRPr="00CB4E16">
        <w:rPr>
          <w:color w:val="000000" w:themeColor="text1"/>
        </w:rPr>
        <w:t xml:space="preserve"> dung </w:t>
      </w:r>
      <w:proofErr w:type="spellStart"/>
      <w:r w:rsidRPr="00CB4E16">
        <w:rPr>
          <w:color w:val="000000" w:themeColor="text1"/>
        </w:rPr>
        <w:t>phổ</w:t>
      </w:r>
      <w:proofErr w:type="spellEnd"/>
      <w:r w:rsidRPr="00CB4E16">
        <w:rPr>
          <w:color w:val="000000" w:themeColor="text1"/>
        </w:rPr>
        <w:t xml:space="preserve"> </w:t>
      </w:r>
      <w:proofErr w:type="spellStart"/>
      <w:r w:rsidRPr="00CB4E16">
        <w:rPr>
          <w:color w:val="000000" w:themeColor="text1"/>
        </w:rPr>
        <w:t>biến</w:t>
      </w:r>
      <w:proofErr w:type="spellEnd"/>
      <w:r w:rsidRPr="00CB4E16">
        <w:rPr>
          <w:color w:val="000000" w:themeColor="text1"/>
        </w:rPr>
        <w:t xml:space="preserve"> </w:t>
      </w: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đã</w:t>
      </w:r>
      <w:proofErr w:type="spellEnd"/>
      <w:r w:rsidRPr="00CB4E16">
        <w:rPr>
          <w:color w:val="000000" w:themeColor="text1"/>
        </w:rPr>
        <w:t xml:space="preserve"> </w:t>
      </w:r>
      <w:proofErr w:type="spellStart"/>
      <w:r w:rsidRPr="00CB4E16">
        <w:rPr>
          <w:color w:val="000000" w:themeColor="text1"/>
        </w:rPr>
        <w:t>được</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tin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sách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chương</w:t>
      </w:r>
      <w:proofErr w:type="spellEnd"/>
      <w:r w:rsidRPr="00CB4E16">
        <w:rPr>
          <w:color w:val="000000" w:themeColor="text1"/>
        </w:rPr>
        <w:t xml:space="preserve">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cộng</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Liên </w:t>
      </w:r>
      <w:proofErr w:type="spellStart"/>
      <w:r w:rsidRPr="00CB4E16">
        <w:rPr>
          <w:color w:val="000000" w:themeColor="text1"/>
        </w:rPr>
        <w:t>hiệp</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w:t>
      </w:r>
    </w:p>
    <w:p w14:paraId="2CF2BBBE" w14:textId="77777777" w:rsidR="00981502" w:rsidRPr="00CB4E16" w:rsidRDefault="00981502" w:rsidP="00981502">
      <w:pPr>
        <w:pStyle w:val="Heading1"/>
        <w:keepNext/>
        <w:spacing w:before="360" w:after="120" w:line="276" w:lineRule="auto"/>
        <w:jc w:val="center"/>
        <w:rPr>
          <w:color w:val="000000" w:themeColor="text1"/>
          <w:sz w:val="26"/>
          <w:szCs w:val="26"/>
        </w:rPr>
      </w:pPr>
      <w:r w:rsidRPr="00CB4E16">
        <w:rPr>
          <w:bCs/>
          <w:color w:val="000000" w:themeColor="text1"/>
          <w:sz w:val="26"/>
          <w:szCs w:val="26"/>
        </w:rPr>
        <w:br w:type="page"/>
      </w:r>
      <w:bookmarkStart w:id="1214" w:name="_Toc237786491"/>
      <w:bookmarkStart w:id="1215" w:name="_Toc237789018"/>
      <w:r w:rsidRPr="00CB4E16">
        <w:rPr>
          <w:bCs/>
          <w:color w:val="000000" w:themeColor="text1"/>
          <w:sz w:val="26"/>
          <w:szCs w:val="26"/>
        </w:rPr>
        <w:lastRenderedPageBreak/>
        <w:t>PHẦN IV. NỘI DUNG VÀ GIẢI PHÁP THỰC HIỆN</w:t>
      </w:r>
      <w:bookmarkEnd w:id="1214"/>
      <w:bookmarkEnd w:id="1215"/>
    </w:p>
    <w:p w14:paraId="77192F21" w14:textId="77777777" w:rsidR="00981502" w:rsidRPr="00CB4E16" w:rsidRDefault="00981502" w:rsidP="00981502">
      <w:pPr>
        <w:pStyle w:val="Heading2"/>
        <w:keepNext/>
        <w:spacing w:before="240" w:after="120" w:line="276" w:lineRule="auto"/>
        <w:rPr>
          <w:color w:val="000000" w:themeColor="text1"/>
        </w:rPr>
      </w:pPr>
      <w:bookmarkStart w:id="1216" w:name="_Toc237786492"/>
      <w:bookmarkStart w:id="1217" w:name="_Toc237789019"/>
      <w:r w:rsidRPr="00CB4E16">
        <w:rPr>
          <w:bCs/>
          <w:color w:val="000000" w:themeColor="text1"/>
        </w:rPr>
        <w:t xml:space="preserve">1. Định </w:t>
      </w:r>
      <w:proofErr w:type="spellStart"/>
      <w:r w:rsidRPr="00CB4E16">
        <w:rPr>
          <w:bCs/>
          <w:color w:val="000000" w:themeColor="text1"/>
        </w:rPr>
        <w:t>hướng</w:t>
      </w:r>
      <w:proofErr w:type="spellEnd"/>
      <w:r w:rsidRPr="00CB4E16">
        <w:rPr>
          <w:bCs/>
          <w:color w:val="000000" w:themeColor="text1"/>
        </w:rPr>
        <w:t xml:space="preserve"> </w:t>
      </w:r>
      <w:proofErr w:type="spellStart"/>
      <w:r w:rsidRPr="00CB4E16">
        <w:rPr>
          <w:bCs/>
          <w:color w:val="000000" w:themeColor="text1"/>
        </w:rPr>
        <w:t>thương</w:t>
      </w:r>
      <w:proofErr w:type="spellEnd"/>
      <w:r w:rsidRPr="00CB4E16">
        <w:rPr>
          <w:bCs/>
          <w:color w:val="000000" w:themeColor="text1"/>
        </w:rPr>
        <w:t xml:space="preserve"> </w:t>
      </w:r>
      <w:proofErr w:type="spellStart"/>
      <w:r w:rsidRPr="00CB4E16">
        <w:rPr>
          <w:bCs/>
          <w:color w:val="000000" w:themeColor="text1"/>
        </w:rPr>
        <w:t>hiệu</w:t>
      </w:r>
      <w:proofErr w:type="spellEnd"/>
      <w:r w:rsidRPr="00CB4E16">
        <w:rPr>
          <w:bCs/>
          <w:color w:val="000000" w:themeColor="text1"/>
        </w:rPr>
        <w:t xml:space="preserve"> </w:t>
      </w:r>
      <w:proofErr w:type="spellStart"/>
      <w:r w:rsidRPr="00CB4E16">
        <w:rPr>
          <w:bCs/>
          <w:color w:val="000000" w:themeColor="text1"/>
        </w:rPr>
        <w:t>và</w:t>
      </w:r>
      <w:proofErr w:type="spellEnd"/>
      <w:r w:rsidRPr="00CB4E16">
        <w:rPr>
          <w:bCs/>
          <w:color w:val="000000" w:themeColor="text1"/>
        </w:rPr>
        <w:t xml:space="preserve"> </w:t>
      </w:r>
      <w:proofErr w:type="spellStart"/>
      <w:r w:rsidRPr="00CB4E16">
        <w:rPr>
          <w:bCs/>
          <w:color w:val="000000" w:themeColor="text1"/>
        </w:rPr>
        <w:t>giá</w:t>
      </w:r>
      <w:proofErr w:type="spellEnd"/>
      <w:r w:rsidRPr="00CB4E16">
        <w:rPr>
          <w:bCs/>
          <w:color w:val="000000" w:themeColor="text1"/>
        </w:rPr>
        <w:t xml:space="preserve"> </w:t>
      </w:r>
      <w:proofErr w:type="spellStart"/>
      <w:r w:rsidRPr="00CB4E16">
        <w:rPr>
          <w:bCs/>
          <w:color w:val="000000" w:themeColor="text1"/>
        </w:rPr>
        <w:t>trị</w:t>
      </w:r>
      <w:proofErr w:type="spellEnd"/>
      <w:r w:rsidRPr="00CB4E16">
        <w:rPr>
          <w:bCs/>
          <w:color w:val="000000" w:themeColor="text1"/>
        </w:rPr>
        <w:t xml:space="preserve"> </w:t>
      </w:r>
      <w:proofErr w:type="spellStart"/>
      <w:r w:rsidRPr="00CB4E16">
        <w:rPr>
          <w:bCs/>
          <w:color w:val="000000" w:themeColor="text1"/>
        </w:rPr>
        <w:t>cốt</w:t>
      </w:r>
      <w:proofErr w:type="spellEnd"/>
      <w:r w:rsidRPr="00CB4E16">
        <w:rPr>
          <w:bCs/>
          <w:color w:val="000000" w:themeColor="text1"/>
        </w:rPr>
        <w:t xml:space="preserve"> </w:t>
      </w:r>
      <w:proofErr w:type="spellStart"/>
      <w:r w:rsidRPr="00CB4E16">
        <w:rPr>
          <w:bCs/>
          <w:color w:val="000000" w:themeColor="text1"/>
        </w:rPr>
        <w:t>lõi</w:t>
      </w:r>
      <w:bookmarkEnd w:id="1216"/>
      <w:bookmarkEnd w:id="1217"/>
      <w:proofErr w:type="spellEnd"/>
    </w:p>
    <w:p w14:paraId="1C31ED4A" w14:textId="113B2916" w:rsidR="00981502" w:rsidRPr="00CB4E16" w:rsidRDefault="00981502" w:rsidP="00981502">
      <w:pPr>
        <w:spacing w:after="120" w:line="276" w:lineRule="auto"/>
        <w:ind w:firstLine="567"/>
        <w:jc w:val="both"/>
        <w:rPr>
          <w:color w:val="000000" w:themeColor="text1"/>
          <w:sz w:val="26"/>
          <w:szCs w:val="26"/>
          <w:lang w:val="vi-VN"/>
        </w:rPr>
      </w:pP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dưới</w:t>
      </w:r>
      <w:proofErr w:type="spellEnd"/>
      <w:r w:rsidRPr="00CB4E16">
        <w:rPr>
          <w:color w:val="000000" w:themeColor="text1"/>
          <w:sz w:val="26"/>
          <w:szCs w:val="26"/>
        </w:rPr>
        <w:t xml:space="preserve"> </w:t>
      </w:r>
      <w:proofErr w:type="spellStart"/>
      <w:r w:rsidRPr="00CB4E16">
        <w:rPr>
          <w:color w:val="000000" w:themeColor="text1"/>
          <w:sz w:val="26"/>
          <w:szCs w:val="26"/>
        </w:rPr>
        <w:t>thương</w:t>
      </w:r>
      <w:proofErr w:type="spellEnd"/>
      <w:r w:rsidRPr="00CB4E16">
        <w:rPr>
          <w:color w:val="000000" w:themeColor="text1"/>
          <w:sz w:val="26"/>
          <w:szCs w:val="26"/>
        </w:rPr>
        <w:t xml:space="preserve"> </w:t>
      </w:r>
      <w:proofErr w:type="spellStart"/>
      <w:r w:rsidRPr="00CB4E16">
        <w:rPr>
          <w:color w:val="000000" w:themeColor="text1"/>
          <w:sz w:val="26"/>
          <w:szCs w:val="26"/>
        </w:rPr>
        <w:t>hiệu</w:t>
      </w:r>
      <w:proofErr w:type="spellEnd"/>
      <w:r w:rsidRPr="00CB4E16">
        <w:rPr>
          <w:color w:val="000000" w:themeColor="text1"/>
          <w:sz w:val="26"/>
          <w:szCs w:val="26"/>
        </w:rPr>
        <w:t xml:space="preserve"> </w:t>
      </w:r>
      <w:r w:rsidR="0040442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điệp</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tả</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tri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khẩu</w:t>
      </w:r>
      <w:proofErr w:type="spellEnd"/>
      <w:r w:rsidRPr="00CB4E16">
        <w:rPr>
          <w:color w:val="000000" w:themeColor="text1"/>
          <w:sz w:val="26"/>
          <w:szCs w:val="26"/>
        </w:rPr>
        <w:t xml:space="preserve"> </w:t>
      </w:r>
      <w:proofErr w:type="spellStart"/>
      <w:r w:rsidRPr="00CB4E16">
        <w:rPr>
          <w:color w:val="000000" w:themeColor="text1"/>
          <w:sz w:val="26"/>
          <w:szCs w:val="26"/>
        </w:rPr>
        <w:t>hiệu</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tri </w:t>
      </w:r>
      <w:proofErr w:type="spellStart"/>
      <w:r w:rsidRPr="00CB4E16">
        <w:rPr>
          <w:color w:val="000000" w:themeColor="text1"/>
          <w:sz w:val="26"/>
          <w:szCs w:val="26"/>
        </w:rPr>
        <w:t>thức</w:t>
      </w:r>
      <w:proofErr w:type="spellEnd"/>
      <w:r w:rsidRPr="00CB4E16">
        <w:rPr>
          <w:color w:val="000000" w:themeColor="text1"/>
          <w:sz w:val="26"/>
          <w:szCs w:val="26"/>
        </w:rPr>
        <w:t xml:space="preserve"> -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vai</w:t>
      </w:r>
      <w:proofErr w:type="spellEnd"/>
      <w:r w:rsidRPr="00CB4E16">
        <w:rPr>
          <w:color w:val="000000" w:themeColor="text1"/>
          <w:sz w:val="26"/>
          <w:szCs w:val="26"/>
        </w:rPr>
        <w:t xml:space="preserve"> </w:t>
      </w:r>
      <w:proofErr w:type="spellStart"/>
      <w:r w:rsidRPr="00CB4E16">
        <w:rPr>
          <w:color w:val="000000" w:themeColor="text1"/>
          <w:sz w:val="26"/>
          <w:szCs w:val="26"/>
        </w:rPr>
        <w:t>trò</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VUSTA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ba</w:t>
      </w:r>
      <w:proofErr w:type="spellEnd"/>
      <w:r w:rsidRPr="00CB4E16">
        <w:rPr>
          <w:color w:val="000000" w:themeColor="text1"/>
          <w:sz w:val="26"/>
          <w:szCs w:val="26"/>
        </w:rPr>
        <w:t xml:space="preserve"> </w:t>
      </w:r>
      <w:proofErr w:type="spellStart"/>
      <w:r w:rsidRPr="00CB4E16">
        <w:rPr>
          <w:color w:val="000000" w:themeColor="text1"/>
          <w:sz w:val="26"/>
          <w:szCs w:val="26"/>
        </w:rPr>
        <w:t>dòng</w:t>
      </w:r>
      <w:proofErr w:type="spellEnd"/>
      <w:r w:rsidRPr="00CB4E16">
        <w:rPr>
          <w:color w:val="000000" w:themeColor="text1"/>
          <w:sz w:val="26"/>
          <w:szCs w:val="26"/>
        </w:rPr>
        <w:t xml:space="preserve"> </w:t>
      </w:r>
      <w:proofErr w:type="spellStart"/>
      <w:r w:rsidRPr="00CB4E16">
        <w:rPr>
          <w:color w:val="000000" w:themeColor="text1"/>
          <w:sz w:val="26"/>
          <w:szCs w:val="26"/>
        </w:rPr>
        <w:t>chảy</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tri </w:t>
      </w:r>
      <w:proofErr w:type="spellStart"/>
      <w:r w:rsidRPr="00CB4E16">
        <w:rPr>
          <w:color w:val="000000" w:themeColor="text1"/>
          <w:sz w:val="26"/>
          <w:szCs w:val="26"/>
        </w:rPr>
        <w:t>thức</w:t>
      </w:r>
      <w:proofErr w:type="spellEnd"/>
      <w:r w:rsidRPr="00CB4E16">
        <w:rPr>
          <w:color w:val="000000" w:themeColor="text1"/>
          <w:sz w:val="26"/>
          <w:szCs w:val="26"/>
        </w:rPr>
        <w:t xml:space="preserve"> -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tuệ</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đội</w:t>
      </w:r>
      <w:proofErr w:type="spellEnd"/>
      <w:r w:rsidRPr="00CB4E16">
        <w:rPr>
          <w:color w:val="000000" w:themeColor="text1"/>
          <w:sz w:val="26"/>
          <w:szCs w:val="26"/>
        </w:rPr>
        <w:t xml:space="preserve"> </w:t>
      </w:r>
      <w:proofErr w:type="spellStart"/>
      <w:r w:rsidRPr="00CB4E16">
        <w:rPr>
          <w:color w:val="000000" w:themeColor="text1"/>
          <w:sz w:val="26"/>
          <w:szCs w:val="26"/>
        </w:rPr>
        <w:t>ngũ</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pháp</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ứng</w:t>
      </w:r>
      <w:proofErr w:type="spellEnd"/>
      <w:r w:rsidRPr="00CB4E16">
        <w:rPr>
          <w:color w:val="000000" w:themeColor="text1"/>
          <w:sz w:val="26"/>
          <w:szCs w:val="26"/>
        </w:rPr>
        <w:t xml:space="preserve"> </w:t>
      </w:r>
      <w:proofErr w:type="spellStart"/>
      <w:r w:rsidRPr="00CB4E16">
        <w:rPr>
          <w:color w:val="000000" w:themeColor="text1"/>
          <w:sz w:val="26"/>
          <w:szCs w:val="26"/>
        </w:rPr>
        <w:t>dụng</w:t>
      </w:r>
      <w:proofErr w:type="spellEnd"/>
      <w:r w:rsidRPr="00CB4E16">
        <w:rPr>
          <w:color w:val="000000" w:themeColor="text1"/>
          <w:sz w:val="26"/>
          <w:szCs w:val="26"/>
        </w:rPr>
        <w:t xml:space="preserve">, </w:t>
      </w:r>
      <w:proofErr w:type="spellStart"/>
      <w:r w:rsidRPr="00CB4E16">
        <w:rPr>
          <w:color w:val="000000" w:themeColor="text1"/>
          <w:sz w:val="26"/>
          <w:szCs w:val="26"/>
        </w:rPr>
        <w:t>thương</w:t>
      </w:r>
      <w:proofErr w:type="spellEnd"/>
      <w:r w:rsidRPr="00CB4E16">
        <w:rPr>
          <w:color w:val="000000" w:themeColor="text1"/>
          <w:sz w:val="26"/>
          <w:szCs w:val="26"/>
        </w:rPr>
        <w:t xml:space="preserve"> </w:t>
      </w:r>
      <w:proofErr w:type="spellStart"/>
      <w:r w:rsidRPr="00CB4E16">
        <w:rPr>
          <w:color w:val="000000" w:themeColor="text1"/>
          <w:sz w:val="26"/>
          <w:szCs w:val="26"/>
        </w:rPr>
        <w:t>mại</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w:t>
      </w:r>
    </w:p>
    <w:p w14:paraId="6EFC19C1" w14:textId="59E6C326" w:rsidR="0040442E" w:rsidRPr="00CB4E16" w:rsidRDefault="0040442E" w:rsidP="0040442E">
      <w:pPr>
        <w:spacing w:after="120" w:line="276" w:lineRule="auto"/>
        <w:jc w:val="both"/>
        <w:rPr>
          <w:color w:val="000000" w:themeColor="text1"/>
          <w:sz w:val="26"/>
          <w:szCs w:val="26"/>
          <w:lang w:val="vi-VN"/>
        </w:rPr>
      </w:pPr>
      <w:r w:rsidRPr="00CB4E16">
        <w:rPr>
          <w:noProof/>
          <w:color w:val="000000" w:themeColor="text1"/>
          <w:sz w:val="26"/>
          <w:szCs w:val="26"/>
          <w:lang w:val="vi-VN"/>
        </w:rPr>
        <w:drawing>
          <wp:inline distT="0" distB="0" distL="0" distR="0" wp14:anchorId="04D971C8" wp14:editId="10E43EDD">
            <wp:extent cx="5760085" cy="1440180"/>
            <wp:effectExtent l="0" t="0" r="5715" b="0"/>
            <wp:docPr id="130308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89821" name=""/>
                    <pic:cNvPicPr/>
                  </pic:nvPicPr>
                  <pic:blipFill>
                    <a:blip r:embed="rId14"/>
                    <a:stretch>
                      <a:fillRect/>
                    </a:stretch>
                  </pic:blipFill>
                  <pic:spPr>
                    <a:xfrm>
                      <a:off x="0" y="0"/>
                      <a:ext cx="5760085" cy="1440180"/>
                    </a:xfrm>
                    <a:prstGeom prst="rect">
                      <a:avLst/>
                    </a:prstGeom>
                  </pic:spPr>
                </pic:pic>
              </a:graphicData>
            </a:graphic>
          </wp:inline>
        </w:drawing>
      </w:r>
    </w:p>
    <w:p w14:paraId="426903BA" w14:textId="77777777" w:rsidR="00981502" w:rsidRPr="000D6BC2" w:rsidRDefault="00981502" w:rsidP="00981502">
      <w:pPr>
        <w:pStyle w:val="Heading2"/>
        <w:keepNext/>
        <w:spacing w:before="240" w:after="120" w:line="276" w:lineRule="auto"/>
        <w:rPr>
          <w:i/>
          <w:iCs/>
          <w:color w:val="000000" w:themeColor="text1"/>
          <w:lang w:val="vi-VN"/>
          <w:rPrChange w:id="1218" w:author="Administrator" w:date="2026-08-16T18:41:00Z" w16du:dateUtc="2026-08-16T11:41:00Z">
            <w:rPr>
              <w:i/>
              <w:iCs/>
              <w:color w:val="000000" w:themeColor="text1"/>
            </w:rPr>
          </w:rPrChange>
        </w:rPr>
      </w:pPr>
      <w:bookmarkStart w:id="1219" w:name="_Toc237786493"/>
      <w:bookmarkStart w:id="1220" w:name="_Toc237789020"/>
      <w:r w:rsidRPr="000D6BC2">
        <w:rPr>
          <w:bCs/>
          <w:i/>
          <w:iCs/>
          <w:color w:val="000000" w:themeColor="text1"/>
          <w:lang w:val="vi-VN"/>
          <w:rPrChange w:id="1221" w:author="Administrator" w:date="2026-08-16T18:41:00Z" w16du:dateUtc="2026-08-16T11:41:00Z">
            <w:rPr>
              <w:bCs/>
              <w:i/>
              <w:iCs/>
              <w:color w:val="000000" w:themeColor="text1"/>
            </w:rPr>
          </w:rPrChange>
        </w:rPr>
        <w:t>1.1. Giá trị và động lực tham gia của các bên</w:t>
      </w:r>
      <w:bookmarkEnd w:id="1219"/>
      <w:bookmarkEnd w:id="1220"/>
    </w:p>
    <w:p w14:paraId="51C0DA39" w14:textId="77777777" w:rsidR="00981502" w:rsidRPr="000D6BC2" w:rsidRDefault="00981502" w:rsidP="00981502">
      <w:pPr>
        <w:pStyle w:val="ListParagraph"/>
        <w:numPr>
          <w:ilvl w:val="0"/>
          <w:numId w:val="1"/>
        </w:numPr>
        <w:spacing w:after="120"/>
        <w:jc w:val="both"/>
        <w:rPr>
          <w:color w:val="000000" w:themeColor="text1"/>
          <w:lang w:val="vi-VN"/>
          <w:rPrChange w:id="1222" w:author="Administrator" w:date="2026-08-16T18:41:00Z" w16du:dateUtc="2026-08-16T11:41:00Z">
            <w:rPr>
              <w:color w:val="000000" w:themeColor="text1"/>
            </w:rPr>
          </w:rPrChange>
        </w:rPr>
      </w:pPr>
      <w:r w:rsidRPr="000D6BC2">
        <w:rPr>
          <w:color w:val="000000" w:themeColor="text1"/>
          <w:lang w:val="vi-VN"/>
          <w:rPrChange w:id="1223" w:author="Administrator" w:date="2026-08-16T18:41:00Z" w16du:dateUtc="2026-08-16T11:41:00Z">
            <w:rPr>
              <w:color w:val="000000" w:themeColor="text1"/>
            </w:rPr>
          </w:rPrChange>
        </w:rPr>
        <w:t>Nhà khoa học/chuyên gia: tiếp cận bài toán thật, dữ liệu, nhóm liên ngành và thù lao theo hợp đồng; được ghi nhận bằng hồ sơ kết quả đã xác thực.</w:t>
      </w:r>
    </w:p>
    <w:p w14:paraId="6E80ACDF" w14:textId="77777777" w:rsidR="00981502" w:rsidRPr="000D6BC2" w:rsidRDefault="00981502" w:rsidP="00981502">
      <w:pPr>
        <w:pStyle w:val="ListParagraph"/>
        <w:numPr>
          <w:ilvl w:val="0"/>
          <w:numId w:val="1"/>
        </w:numPr>
        <w:spacing w:after="120"/>
        <w:jc w:val="both"/>
        <w:rPr>
          <w:color w:val="000000" w:themeColor="text1"/>
          <w:lang w:val="vi-VN"/>
          <w:rPrChange w:id="1224" w:author="Administrator" w:date="2026-08-16T18:41:00Z" w16du:dateUtc="2026-08-16T11:41:00Z">
            <w:rPr>
              <w:color w:val="000000" w:themeColor="text1"/>
            </w:rPr>
          </w:rPrChange>
        </w:rPr>
      </w:pPr>
      <w:r w:rsidRPr="000D6BC2">
        <w:rPr>
          <w:color w:val="000000" w:themeColor="text1"/>
          <w:lang w:val="vi-VN"/>
          <w:rPrChange w:id="1225" w:author="Administrator" w:date="2026-08-16T18:41:00Z" w16du:dateUtc="2026-08-16T11:41:00Z">
            <w:rPr>
              <w:color w:val="000000" w:themeColor="text1"/>
            </w:rPr>
          </w:rPrChange>
        </w:rPr>
        <w:t>Đơn vị trực thuộc và tổ chức KH&amp;CN: nhận nhiệm vụ, khai thác thiết bị/phòng thí nghiệm, tìm đối tác và được chia sẻ phí điều phối theo đóng góp.</w:t>
      </w:r>
    </w:p>
    <w:p w14:paraId="5974E3FE" w14:textId="77777777" w:rsidR="00981502" w:rsidRPr="000D6BC2" w:rsidRDefault="00981502" w:rsidP="00981502">
      <w:pPr>
        <w:pStyle w:val="ListParagraph"/>
        <w:numPr>
          <w:ilvl w:val="0"/>
          <w:numId w:val="1"/>
        </w:numPr>
        <w:spacing w:after="120"/>
        <w:jc w:val="both"/>
        <w:rPr>
          <w:color w:val="000000" w:themeColor="text1"/>
          <w:lang w:val="vi-VN"/>
          <w:rPrChange w:id="1226" w:author="Administrator" w:date="2026-08-16T18:41:00Z" w16du:dateUtc="2026-08-16T11:41:00Z">
            <w:rPr>
              <w:color w:val="000000" w:themeColor="text1"/>
            </w:rPr>
          </w:rPrChange>
        </w:rPr>
      </w:pPr>
      <w:r w:rsidRPr="000D6BC2">
        <w:rPr>
          <w:color w:val="000000" w:themeColor="text1"/>
          <w:lang w:val="vi-VN"/>
          <w:rPrChange w:id="1227" w:author="Administrator" w:date="2026-08-16T18:41:00Z" w16du:dateUtc="2026-08-16T11:41:00Z">
            <w:rPr>
              <w:color w:val="000000" w:themeColor="text1"/>
            </w:rPr>
          </w:rPrChange>
        </w:rPr>
        <w:t>Doanh nghiệp/địa phương: có một đầu mối để chuẩn hóa nhu cầu, lựa chọn nhóm phù hợp, bảo mật dữ liệu, quản lý tiến độ và nghiệm thu độc lập.</w:t>
      </w:r>
    </w:p>
    <w:p w14:paraId="745B6036" w14:textId="77777777" w:rsidR="00981502" w:rsidRPr="000D6BC2" w:rsidRDefault="00981502" w:rsidP="00981502">
      <w:pPr>
        <w:pStyle w:val="ListParagraph"/>
        <w:numPr>
          <w:ilvl w:val="0"/>
          <w:numId w:val="1"/>
        </w:numPr>
        <w:spacing w:after="120"/>
        <w:jc w:val="both"/>
        <w:rPr>
          <w:color w:val="000000" w:themeColor="text1"/>
          <w:lang w:val="vi-VN"/>
          <w:rPrChange w:id="1228" w:author="Administrator" w:date="2026-08-16T18:41:00Z" w16du:dateUtc="2026-08-16T11:41:00Z">
            <w:rPr>
              <w:color w:val="000000" w:themeColor="text1"/>
            </w:rPr>
          </w:rPrChange>
        </w:rPr>
      </w:pPr>
      <w:r w:rsidRPr="000D6BC2">
        <w:rPr>
          <w:color w:val="000000" w:themeColor="text1"/>
          <w:lang w:val="vi-VN"/>
          <w:rPrChange w:id="1229" w:author="Administrator" w:date="2026-08-16T18:41:00Z" w16du:dateUtc="2026-08-16T11:41:00Z">
            <w:rPr>
              <w:color w:val="000000" w:themeColor="text1"/>
            </w:rPr>
          </w:rPrChange>
        </w:rPr>
        <w:t>Quỹ, nhà tài trợ và nhà đầu tư: tiếp cận dòng dự án đã sàng lọc, phòng dữ liệu, thẩm định kỹ thuật và báo cáo sử dụng vốn/tác động.</w:t>
      </w:r>
    </w:p>
    <w:p w14:paraId="7086E8C2" w14:textId="77777777" w:rsidR="00981502" w:rsidRPr="000D6BC2" w:rsidRDefault="00981502" w:rsidP="00981502">
      <w:pPr>
        <w:pStyle w:val="ListParagraph"/>
        <w:numPr>
          <w:ilvl w:val="0"/>
          <w:numId w:val="1"/>
        </w:numPr>
        <w:spacing w:after="120"/>
        <w:jc w:val="both"/>
        <w:rPr>
          <w:color w:val="000000" w:themeColor="text1"/>
          <w:lang w:val="vi-VN"/>
          <w:rPrChange w:id="1230" w:author="Administrator" w:date="2026-08-16T18:41:00Z" w16du:dateUtc="2026-08-16T11:41:00Z">
            <w:rPr>
              <w:color w:val="000000" w:themeColor="text1"/>
            </w:rPr>
          </w:rPrChange>
        </w:rPr>
      </w:pPr>
      <w:r w:rsidRPr="000D6BC2">
        <w:rPr>
          <w:color w:val="000000" w:themeColor="text1"/>
          <w:lang w:val="vi-VN"/>
          <w:rPrChange w:id="1231" w:author="Administrator" w:date="2026-08-16T18:41:00Z" w16du:dateUtc="2026-08-16T11:41:00Z">
            <w:rPr>
              <w:color w:val="000000" w:themeColor="text1"/>
            </w:rPr>
          </w:rPrChange>
        </w:rPr>
        <w:t>V</w:t>
      </w:r>
      <w:r w:rsidR="006B3BD7" w:rsidRPr="000D6BC2">
        <w:rPr>
          <w:color w:val="000000" w:themeColor="text1"/>
          <w:lang w:val="vi-VN"/>
          <w:rPrChange w:id="1232" w:author="Administrator" w:date="2026-08-16T18:41:00Z" w16du:dateUtc="2026-08-16T11:41:00Z">
            <w:rPr>
              <w:color w:val="000000" w:themeColor="text1"/>
            </w:rPr>
          </w:rPrChange>
        </w:rPr>
        <w:t>usta</w:t>
      </w:r>
      <w:r w:rsidRPr="000D6BC2">
        <w:rPr>
          <w:color w:val="000000" w:themeColor="text1"/>
          <w:lang w:val="vi-VN"/>
          <w:rPrChange w:id="1233" w:author="Administrator" w:date="2026-08-16T18:41:00Z" w16du:dateUtc="2026-08-16T11:41:00Z">
            <w:rPr>
              <w:color w:val="000000" w:themeColor="text1"/>
            </w:rPr>
          </w:rPrChange>
        </w:rPr>
        <w:t>: có dữ liệu quản trị nghiên cứu có nguồn gốc, tăng khả năng hình thành nhóm liên ngành, quản lý danh mục năng lực và chuyển hóa kết quả nghiên cứu thành hợp tác/chuyển giao có bằng chứng.</w:t>
      </w:r>
    </w:p>
    <w:p w14:paraId="029C3EF6" w14:textId="77777777" w:rsidR="00981502" w:rsidRPr="000D6BC2" w:rsidRDefault="00981502" w:rsidP="00981502">
      <w:pPr>
        <w:pStyle w:val="Heading2"/>
        <w:keepNext/>
        <w:spacing w:before="240" w:after="120" w:line="276" w:lineRule="auto"/>
        <w:rPr>
          <w:color w:val="000000" w:themeColor="text1"/>
          <w:lang w:val="vi-VN"/>
          <w:rPrChange w:id="1234" w:author="Administrator" w:date="2026-08-16T18:41:00Z" w16du:dateUtc="2026-08-16T11:41:00Z">
            <w:rPr>
              <w:color w:val="000000" w:themeColor="text1"/>
            </w:rPr>
          </w:rPrChange>
        </w:rPr>
      </w:pPr>
      <w:bookmarkStart w:id="1235" w:name="_Toc237786494"/>
      <w:bookmarkStart w:id="1236" w:name="_Toc237789021"/>
      <w:r w:rsidRPr="000D6BC2">
        <w:rPr>
          <w:bCs/>
          <w:color w:val="000000" w:themeColor="text1"/>
          <w:lang w:val="vi-VN"/>
          <w:rPrChange w:id="1237" w:author="Administrator" w:date="2026-08-16T18:41:00Z" w16du:dateUtc="2026-08-16T11:41:00Z">
            <w:rPr>
              <w:bCs/>
              <w:color w:val="000000" w:themeColor="text1"/>
            </w:rPr>
          </w:rPrChange>
        </w:rPr>
        <w:t>1.2. Cơ chế tạo giá trị và hình thành dòng tiền</w:t>
      </w:r>
      <w:bookmarkEnd w:id="1235"/>
      <w:bookmarkEnd w:id="1236"/>
    </w:p>
    <w:p w14:paraId="3F2806CF" w14:textId="19B4B5F6" w:rsidR="00981502" w:rsidRPr="000D6BC2" w:rsidRDefault="0040442E" w:rsidP="00981502">
      <w:pPr>
        <w:spacing w:after="120" w:line="276" w:lineRule="auto"/>
        <w:ind w:firstLine="567"/>
        <w:jc w:val="both"/>
        <w:rPr>
          <w:color w:val="000000" w:themeColor="text1"/>
          <w:sz w:val="26"/>
          <w:szCs w:val="26"/>
          <w:lang w:val="vi-VN"/>
          <w:rPrChange w:id="1238" w:author="Administrator" w:date="2026-08-16T18:41:00Z" w16du:dateUtc="2026-08-16T11:41:00Z">
            <w:rPr>
              <w:color w:val="000000" w:themeColor="text1"/>
              <w:sz w:val="26"/>
              <w:szCs w:val="26"/>
            </w:rPr>
          </w:rPrChange>
        </w:rPr>
      </w:pPr>
      <w:r w:rsidRPr="000D6BC2">
        <w:rPr>
          <w:color w:val="000000" w:themeColor="text1"/>
          <w:sz w:val="26"/>
          <w:szCs w:val="26"/>
          <w:lang w:val="vi-VN"/>
          <w:rPrChange w:id="1239" w:author="Administrator" w:date="2026-08-16T18:41:00Z" w16du:dateUtc="2026-08-16T11:41:00Z">
            <w:rPr>
              <w:color w:val="000000" w:themeColor="text1"/>
              <w:sz w:val="26"/>
              <w:szCs w:val="26"/>
            </w:rPr>
          </w:rPrChange>
        </w:rPr>
        <w:t>VI CONNECT</w:t>
      </w:r>
      <w:r w:rsidR="00981502" w:rsidRPr="000D6BC2">
        <w:rPr>
          <w:color w:val="000000" w:themeColor="text1"/>
          <w:sz w:val="26"/>
          <w:szCs w:val="26"/>
          <w:lang w:val="vi-VN"/>
          <w:rPrChange w:id="1240" w:author="Administrator" w:date="2026-08-16T18:41:00Z" w16du:dateUtc="2026-08-16T11:41:00Z">
            <w:rPr>
              <w:color w:val="000000" w:themeColor="text1"/>
              <w:sz w:val="26"/>
              <w:szCs w:val="26"/>
            </w:rPr>
          </w:rPrChange>
        </w:rPr>
        <w:t xml:space="preserve"> tạo giá trị bằng cách chuyển một nhu cầu thực tiễn thành giao dịch KH,CN&amp;ĐMST có thể kiểm soát, thay vì chỉ giới thiệu các bên làm quen. Chuỗi vận hành cốt lõi gồm: tiếp nhận và xác minh bài toán có chủ sở hữu, ngân sách hoặc nguồn tài trợ; chuẩn hóa yêu cầu, đầu ra, tiêu chí nghiệm thu và quyền sở hữu; tuyển chọn chuyên gia, tổ chức thực hiện; thẩm định; ký hợp đồng; giải ngân theo mốc; nghiệm thu; chuyển giao, thương mại hóa và đánh giá tác động.</w:t>
      </w:r>
    </w:p>
    <w:p w14:paraId="7D9A09D1" w14:textId="77777777" w:rsidR="00981502" w:rsidRPr="000D6BC2" w:rsidRDefault="00981502" w:rsidP="00981502">
      <w:pPr>
        <w:pStyle w:val="ListParagraph"/>
        <w:numPr>
          <w:ilvl w:val="0"/>
          <w:numId w:val="1"/>
        </w:numPr>
        <w:spacing w:after="120"/>
        <w:jc w:val="both"/>
        <w:rPr>
          <w:color w:val="000000" w:themeColor="text1"/>
          <w:lang w:val="vi-VN"/>
          <w:rPrChange w:id="1241" w:author="Administrator" w:date="2026-08-16T18:41:00Z" w16du:dateUtc="2026-08-16T11:41:00Z">
            <w:rPr>
              <w:color w:val="000000" w:themeColor="text1"/>
            </w:rPr>
          </w:rPrChange>
        </w:rPr>
      </w:pPr>
      <w:r w:rsidRPr="000D6BC2">
        <w:rPr>
          <w:color w:val="000000" w:themeColor="text1"/>
          <w:lang w:val="vi-VN"/>
          <w:rPrChange w:id="1242" w:author="Administrator" w:date="2026-08-16T18:41:00Z" w16du:dateUtc="2026-08-16T11:41:00Z">
            <w:rPr>
              <w:color w:val="000000" w:themeColor="text1"/>
            </w:rPr>
          </w:rPrChange>
        </w:rPr>
        <w:lastRenderedPageBreak/>
        <w:t>Nguồn tiền cho nhiệm vụ: hình thành từ đặt hàng của cơ quan, địa phương và doanh nghiệp; chương trình tài trợ của quỹ; đầu tư hoặc tín dụng qua tổ chức đủ điều kiện; nguồn xã hội hóa và hợp tác quốc tế.</w:t>
      </w:r>
    </w:p>
    <w:p w14:paraId="197786DF" w14:textId="77777777" w:rsidR="00981502" w:rsidRPr="000D6BC2" w:rsidRDefault="00981502" w:rsidP="00981502">
      <w:pPr>
        <w:pStyle w:val="ListParagraph"/>
        <w:numPr>
          <w:ilvl w:val="0"/>
          <w:numId w:val="1"/>
        </w:numPr>
        <w:spacing w:after="120"/>
        <w:jc w:val="both"/>
        <w:rPr>
          <w:color w:val="000000" w:themeColor="text1"/>
          <w:lang w:val="vi-VN"/>
          <w:rPrChange w:id="1243" w:author="Administrator" w:date="2026-08-16T18:41:00Z" w16du:dateUtc="2026-08-16T11:41:00Z">
            <w:rPr>
              <w:color w:val="000000" w:themeColor="text1"/>
            </w:rPr>
          </w:rPrChange>
        </w:rPr>
      </w:pPr>
      <w:r w:rsidRPr="000D6BC2">
        <w:rPr>
          <w:color w:val="000000" w:themeColor="text1"/>
          <w:lang w:val="vi-VN"/>
          <w:rPrChange w:id="1244" w:author="Administrator" w:date="2026-08-16T18:41:00Z" w16du:dateUtc="2026-08-16T11:41:00Z">
            <w:rPr>
              <w:color w:val="000000" w:themeColor="text1"/>
            </w:rPr>
          </w:rPrChange>
        </w:rPr>
        <w:t>Thu nhập của nhà khoa học và tổ chức thực hiện: được xác lập bằng hợp đồng, gắn với khối lượng chuyên môn, sản phẩm và mốc nghiệm thu; không phụ thuộc vào lượt tương tác hoặc mức độ nổi tiếng trên nền tảng.</w:t>
      </w:r>
    </w:p>
    <w:p w14:paraId="197DDABA" w14:textId="7C14517F" w:rsidR="00981502" w:rsidRPr="000D6BC2" w:rsidRDefault="00981502" w:rsidP="00981502">
      <w:pPr>
        <w:pStyle w:val="ListParagraph"/>
        <w:numPr>
          <w:ilvl w:val="0"/>
          <w:numId w:val="1"/>
        </w:numPr>
        <w:spacing w:after="120"/>
        <w:jc w:val="both"/>
        <w:rPr>
          <w:color w:val="000000" w:themeColor="text1"/>
          <w:lang w:val="vi-VN"/>
          <w:rPrChange w:id="1245" w:author="Administrator" w:date="2026-08-16T18:41:00Z" w16du:dateUtc="2026-08-16T11:41:00Z">
            <w:rPr>
              <w:color w:val="000000" w:themeColor="text1"/>
            </w:rPr>
          </w:rPrChange>
        </w:rPr>
      </w:pPr>
      <w:r w:rsidRPr="000D6BC2">
        <w:rPr>
          <w:color w:val="000000" w:themeColor="text1"/>
          <w:lang w:val="vi-VN"/>
          <w:rPrChange w:id="1246" w:author="Administrator" w:date="2026-08-16T18:41:00Z" w16du:dateUtc="2026-08-16T11:41:00Z">
            <w:rPr>
              <w:color w:val="000000" w:themeColor="text1"/>
            </w:rPr>
          </w:rPrChange>
        </w:rPr>
        <w:t xml:space="preserve">Nguồn thu vận hành </w:t>
      </w:r>
      <w:r w:rsidR="0040442E" w:rsidRPr="000D6BC2">
        <w:rPr>
          <w:color w:val="000000" w:themeColor="text1"/>
          <w:lang w:val="vi-VN"/>
          <w:rPrChange w:id="1247" w:author="Administrator" w:date="2026-08-16T18:41:00Z" w16du:dateUtc="2026-08-16T11:41:00Z">
            <w:rPr>
              <w:color w:val="000000" w:themeColor="text1"/>
            </w:rPr>
          </w:rPrChange>
        </w:rPr>
        <w:t>VI CONNECT</w:t>
      </w:r>
      <w:r w:rsidRPr="000D6BC2">
        <w:rPr>
          <w:color w:val="000000" w:themeColor="text1"/>
          <w:lang w:val="vi-VN"/>
          <w:rPrChange w:id="1248" w:author="Administrator" w:date="2026-08-16T18:41:00Z" w16du:dateUtc="2026-08-16T11:41:00Z">
            <w:rPr>
              <w:color w:val="000000" w:themeColor="text1"/>
            </w:rPr>
          </w:rPrChange>
        </w:rPr>
        <w:t>: gồm phí thiết kế-chuẩn hóa đầu bài; phí tuyển chọn, thẩm định và quản lý nhiệm vụ; dịch vụ chuyên gia, đào tạo, quản lý chương trình tài trợ; chuẩn hóa hồ sơ gọi vốn; dịch vụ chuyển giao công nghệ; dữ liệu và phần mềm quản trị B2B.</w:t>
      </w:r>
    </w:p>
    <w:p w14:paraId="0C3CD083" w14:textId="77777777" w:rsidR="00981502" w:rsidRPr="000D6BC2" w:rsidRDefault="00981502" w:rsidP="00981502">
      <w:pPr>
        <w:pStyle w:val="ListParagraph"/>
        <w:numPr>
          <w:ilvl w:val="0"/>
          <w:numId w:val="1"/>
        </w:numPr>
        <w:spacing w:after="120"/>
        <w:jc w:val="both"/>
        <w:rPr>
          <w:color w:val="000000" w:themeColor="text1"/>
          <w:lang w:val="vi-VN"/>
          <w:rPrChange w:id="1249" w:author="Administrator" w:date="2026-08-16T18:41:00Z" w16du:dateUtc="2026-08-16T11:41:00Z">
            <w:rPr>
              <w:color w:val="000000" w:themeColor="text1"/>
            </w:rPr>
          </w:rPrChange>
        </w:rPr>
      </w:pPr>
      <w:r w:rsidRPr="000D6BC2">
        <w:rPr>
          <w:color w:val="000000" w:themeColor="text1"/>
          <w:lang w:val="vi-VN"/>
          <w:rPrChange w:id="1250" w:author="Administrator" w:date="2026-08-16T18:41:00Z" w16du:dateUtc="2026-08-16T11:41:00Z">
            <w:rPr>
              <w:color w:val="000000" w:themeColor="text1"/>
            </w:rPr>
          </w:rPrChange>
        </w:rPr>
        <w:t>Nguyên tắc dòng tiền: kinh phí thực hiện nhiệm vụ phải được theo dõi tách biệt với doanh thu vận hành; giải ngân theo mốc nghiệm thu; công khai nguyên tắc phân chia cho chuyên gia, tổ chức thực hiện, đơn vị trực thuộc và đơn vị vận hành; phí thành công hoặc quyền lợi từ thương mại hóa chỉ áp dụng khi có căn cứ pháp lý và hợp đồng được phê duyệt.</w:t>
      </w:r>
    </w:p>
    <w:p w14:paraId="1417FB3F" w14:textId="77777777" w:rsidR="00981502" w:rsidRPr="000D6BC2" w:rsidRDefault="00981502" w:rsidP="00981502">
      <w:pPr>
        <w:pStyle w:val="ListParagraph"/>
        <w:numPr>
          <w:ilvl w:val="0"/>
          <w:numId w:val="1"/>
        </w:numPr>
        <w:spacing w:after="120"/>
        <w:jc w:val="both"/>
        <w:rPr>
          <w:color w:val="000000" w:themeColor="text1"/>
          <w:lang w:val="vi-VN"/>
          <w:rPrChange w:id="1251" w:author="Administrator" w:date="2026-08-16T18:41:00Z" w16du:dateUtc="2026-08-16T11:41:00Z">
            <w:rPr>
              <w:color w:val="000000" w:themeColor="text1"/>
            </w:rPr>
          </w:rPrChange>
        </w:rPr>
      </w:pPr>
      <w:r w:rsidRPr="000D6BC2">
        <w:rPr>
          <w:color w:val="000000" w:themeColor="text1"/>
          <w:lang w:val="vi-VN"/>
          <w:rPrChange w:id="1252" w:author="Administrator" w:date="2026-08-16T18:41:00Z" w16du:dateUtc="2026-08-16T11:41:00Z">
            <w:rPr>
              <w:color w:val="000000" w:themeColor="text1"/>
            </w:rPr>
          </w:rPrChange>
        </w:rPr>
        <w:t>Thước đo giá trị: ưu tiên tổng giá trị hợp đồng, vốn ngoài ngân sách huy động được, thu nhập chuyên gia, tỷ lệ hoàn thành nhiệm vụ, số kết quả được ứng dụng/chuyển giao và tỷ lệ khách hàng quay lại; số tài khoản đăng ký chỉ là chỉ số hỗ trợ.</w:t>
      </w:r>
    </w:p>
    <w:p w14:paraId="770E6890" w14:textId="77777777" w:rsidR="001E39AE" w:rsidRPr="000D6BC2" w:rsidRDefault="00000000">
      <w:pPr>
        <w:pStyle w:val="Heading2"/>
        <w:keepNext/>
        <w:spacing w:before="240" w:after="120" w:line="276" w:lineRule="auto"/>
        <w:rPr>
          <w:color w:val="000000" w:themeColor="text1"/>
          <w:lang w:val="vi-VN"/>
          <w:rPrChange w:id="1253" w:author="Administrator" w:date="2026-08-16T18:41:00Z" w16du:dateUtc="2026-08-16T11:41:00Z">
            <w:rPr>
              <w:color w:val="000000" w:themeColor="text1"/>
            </w:rPr>
          </w:rPrChange>
        </w:rPr>
      </w:pPr>
      <w:bookmarkStart w:id="1254" w:name="_Toc237786495"/>
      <w:bookmarkStart w:id="1255" w:name="_Toc237789022"/>
      <w:r w:rsidRPr="000D6BC2">
        <w:rPr>
          <w:color w:val="000000" w:themeColor="text1"/>
          <w:lang w:val="vi-VN"/>
          <w:rPrChange w:id="1256" w:author="Administrator" w:date="2026-08-16T18:41:00Z" w16du:dateUtc="2026-08-16T11:41:00Z">
            <w:rPr>
              <w:color w:val="000000" w:themeColor="text1"/>
            </w:rPr>
          </w:rPrChange>
        </w:rPr>
        <w:t>1.3. Mô hình kinh doanh tổng thể</w:t>
      </w:r>
      <w:bookmarkEnd w:id="1254"/>
      <w:bookmarkEnd w:id="1255"/>
    </w:p>
    <w:p w14:paraId="7ECE63DB" w14:textId="1384C725" w:rsidR="001E39AE" w:rsidRPr="000D6BC2" w:rsidRDefault="00000000" w:rsidP="008B036E">
      <w:pPr>
        <w:spacing w:before="120" w:after="120"/>
        <w:jc w:val="both"/>
        <w:rPr>
          <w:color w:val="000000" w:themeColor="text1"/>
          <w:sz w:val="26"/>
          <w:szCs w:val="26"/>
          <w:lang w:val="vi-VN"/>
          <w:rPrChange w:id="1257" w:author="Administrator" w:date="2026-08-16T18:41:00Z" w16du:dateUtc="2026-08-16T11:41:00Z">
            <w:rPr>
              <w:color w:val="000000" w:themeColor="text1"/>
              <w:sz w:val="26"/>
              <w:szCs w:val="26"/>
            </w:rPr>
          </w:rPrChange>
        </w:rPr>
      </w:pPr>
      <w:r w:rsidRPr="000D6BC2">
        <w:rPr>
          <w:color w:val="000000" w:themeColor="text1"/>
          <w:sz w:val="26"/>
          <w:szCs w:val="26"/>
          <w:lang w:val="vi-VN"/>
          <w:rPrChange w:id="1258" w:author="Administrator" w:date="2026-08-16T18:41:00Z" w16du:dateUtc="2026-08-16T11:41:00Z">
            <w:rPr>
              <w:color w:val="000000" w:themeColor="text1"/>
              <w:sz w:val="26"/>
              <w:szCs w:val="26"/>
            </w:rPr>
          </w:rPrChange>
        </w:rPr>
        <w:t xml:space="preserve">Trên cơ sở giá trị và động lực tham gia (Mục 1.1) và cơ chế tạo giá trị, dòng tiền (Mục 1.2) đã trình bày, mô hình kinh doanh của </w:t>
      </w:r>
      <w:r w:rsidR="0040442E" w:rsidRPr="000D6BC2">
        <w:rPr>
          <w:color w:val="000000" w:themeColor="text1"/>
          <w:sz w:val="26"/>
          <w:szCs w:val="26"/>
          <w:lang w:val="vi-VN"/>
          <w:rPrChange w:id="1259" w:author="Administrator" w:date="2026-08-16T18:41:00Z" w16du:dateUtc="2026-08-16T11:41:00Z">
            <w:rPr>
              <w:color w:val="000000" w:themeColor="text1"/>
              <w:sz w:val="26"/>
              <w:szCs w:val="26"/>
            </w:rPr>
          </w:rPrChange>
        </w:rPr>
        <w:t>VI CONNECT</w:t>
      </w:r>
      <w:r w:rsidRPr="000D6BC2">
        <w:rPr>
          <w:color w:val="000000" w:themeColor="text1"/>
          <w:sz w:val="26"/>
          <w:szCs w:val="26"/>
          <w:lang w:val="vi-VN"/>
          <w:rPrChange w:id="1260" w:author="Administrator" w:date="2026-08-16T18:41:00Z" w16du:dateUtc="2026-08-16T11:41:00Z">
            <w:rPr>
              <w:color w:val="000000" w:themeColor="text1"/>
              <w:sz w:val="26"/>
              <w:szCs w:val="26"/>
            </w:rPr>
          </w:rPrChange>
        </w:rPr>
        <w:t xml:space="preserve"> được tổng hợp theo khung rút gọn dưới đây, làm cơ sở lập kế hoạch tài chính chi tiết tại Phần VII: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7233"/>
      </w:tblGrid>
      <w:tr w:rsidR="001E39AE" w:rsidRPr="00CB4E16" w14:paraId="2AC827D0" w14:textId="77777777" w:rsidTr="008B036E">
        <w:trPr>
          <w:tblHeader/>
        </w:trPr>
        <w:tc>
          <w:tcPr>
            <w:tcW w:w="2122" w:type="dxa"/>
            <w:shd w:val="clear" w:color="auto" w:fill="D9E1F2"/>
            <w:tcMar>
              <w:top w:w="80" w:type="dxa"/>
              <w:left w:w="100" w:type="dxa"/>
              <w:bottom w:w="80" w:type="dxa"/>
              <w:right w:w="100" w:type="dxa"/>
            </w:tcMar>
            <w:vAlign w:val="center"/>
          </w:tcPr>
          <w:p w14:paraId="4ED9B906" w14:textId="77777777" w:rsidR="001E39AE" w:rsidRPr="000D6BC2" w:rsidRDefault="00000000" w:rsidP="008B036E">
            <w:pPr>
              <w:jc w:val="center"/>
              <w:rPr>
                <w:b/>
                <w:color w:val="000000" w:themeColor="text1"/>
                <w:sz w:val="26"/>
                <w:szCs w:val="26"/>
                <w:lang w:val="vi-VN"/>
                <w:rPrChange w:id="1261" w:author="Administrator" w:date="2026-08-16T18:41:00Z" w16du:dateUtc="2026-08-16T11:41:00Z">
                  <w:rPr>
                    <w:b/>
                    <w:color w:val="000000" w:themeColor="text1"/>
                    <w:sz w:val="26"/>
                    <w:szCs w:val="26"/>
                  </w:rPr>
                </w:rPrChange>
              </w:rPr>
            </w:pPr>
            <w:r w:rsidRPr="000D6BC2">
              <w:rPr>
                <w:b/>
                <w:color w:val="000000" w:themeColor="text1"/>
                <w:sz w:val="26"/>
                <w:szCs w:val="26"/>
                <w:lang w:val="vi-VN"/>
                <w:rPrChange w:id="1262" w:author="Administrator" w:date="2026-08-16T18:41:00Z" w16du:dateUtc="2026-08-16T11:41:00Z">
                  <w:rPr>
                    <w:b/>
                    <w:color w:val="000000" w:themeColor="text1"/>
                    <w:sz w:val="26"/>
                    <w:szCs w:val="26"/>
                  </w:rPr>
                </w:rPrChange>
              </w:rPr>
              <w:t>Cấu phần mô hình kinh doanh</w:t>
            </w:r>
          </w:p>
        </w:tc>
        <w:tc>
          <w:tcPr>
            <w:tcW w:w="7233" w:type="dxa"/>
            <w:shd w:val="clear" w:color="auto" w:fill="D9E1F2"/>
            <w:tcMar>
              <w:top w:w="80" w:type="dxa"/>
              <w:left w:w="100" w:type="dxa"/>
              <w:bottom w:w="80" w:type="dxa"/>
              <w:right w:w="100" w:type="dxa"/>
            </w:tcMar>
            <w:vAlign w:val="center"/>
          </w:tcPr>
          <w:p w14:paraId="119C0DC0" w14:textId="77777777" w:rsidR="001E39AE" w:rsidRPr="00CB4E16" w:rsidRDefault="00000000" w:rsidP="008B036E">
            <w:pPr>
              <w:jc w:val="center"/>
              <w:rPr>
                <w:b/>
                <w:color w:val="000000" w:themeColor="text1"/>
                <w:sz w:val="26"/>
                <w:szCs w:val="26"/>
              </w:rPr>
            </w:pPr>
            <w:proofErr w:type="spellStart"/>
            <w:r w:rsidRPr="00CB4E16">
              <w:rPr>
                <w:b/>
                <w:color w:val="000000" w:themeColor="text1"/>
                <w:sz w:val="26"/>
                <w:szCs w:val="26"/>
              </w:rPr>
              <w:t>Nội</w:t>
            </w:r>
            <w:proofErr w:type="spellEnd"/>
            <w:r w:rsidRPr="00CB4E16">
              <w:rPr>
                <w:b/>
                <w:color w:val="000000" w:themeColor="text1"/>
                <w:sz w:val="26"/>
                <w:szCs w:val="26"/>
              </w:rPr>
              <w:t xml:space="preserve"> dung</w:t>
            </w:r>
          </w:p>
        </w:tc>
      </w:tr>
      <w:tr w:rsidR="001E39AE" w:rsidRPr="00CB4E16" w14:paraId="66B1FA8C" w14:textId="77777777" w:rsidTr="008B036E">
        <w:tc>
          <w:tcPr>
            <w:tcW w:w="2122" w:type="dxa"/>
            <w:tcMar>
              <w:top w:w="80" w:type="dxa"/>
              <w:left w:w="100" w:type="dxa"/>
              <w:bottom w:w="80" w:type="dxa"/>
              <w:right w:w="100" w:type="dxa"/>
            </w:tcMar>
            <w:vAlign w:val="center"/>
          </w:tcPr>
          <w:p w14:paraId="5BAC1EB8" w14:textId="77777777" w:rsidR="001E39AE" w:rsidRPr="00CB4E16" w:rsidRDefault="00000000">
            <w:pPr>
              <w:rPr>
                <w:color w:val="000000" w:themeColor="text1"/>
                <w:sz w:val="26"/>
                <w:szCs w:val="26"/>
              </w:rPr>
            </w:pP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khúc</w:t>
            </w:r>
            <w:proofErr w:type="spellEnd"/>
            <w:r w:rsidRPr="00CB4E16">
              <w:rPr>
                <w:color w:val="000000" w:themeColor="text1"/>
                <w:sz w:val="26"/>
                <w:szCs w:val="26"/>
              </w:rPr>
              <w:t xml:space="preserve"> </w:t>
            </w:r>
            <w:proofErr w:type="spellStart"/>
            <w:r w:rsidRPr="00CB4E16">
              <w:rPr>
                <w:color w:val="000000" w:themeColor="text1"/>
                <w:sz w:val="26"/>
                <w:szCs w:val="26"/>
              </w:rPr>
              <w:t>khách</w:t>
            </w:r>
            <w:proofErr w:type="spellEnd"/>
            <w:r w:rsidRPr="00CB4E16">
              <w:rPr>
                <w:color w:val="000000" w:themeColor="text1"/>
                <w:sz w:val="26"/>
                <w:szCs w:val="26"/>
              </w:rPr>
              <w:t xml:space="preserve"> </w:t>
            </w:r>
            <w:proofErr w:type="spellStart"/>
            <w:r w:rsidRPr="00CB4E16">
              <w:rPr>
                <w:color w:val="000000" w:themeColor="text1"/>
                <w:sz w:val="26"/>
                <w:szCs w:val="26"/>
              </w:rPr>
              <w:t>hàng</w:t>
            </w:r>
            <w:proofErr w:type="spellEnd"/>
            <w:r w:rsidRPr="00CB4E16">
              <w:rPr>
                <w:color w:val="000000" w:themeColor="text1"/>
                <w:sz w:val="26"/>
                <w:szCs w:val="26"/>
              </w:rPr>
              <w:t>/</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tượng</w:t>
            </w:r>
            <w:proofErr w:type="spellEnd"/>
          </w:p>
        </w:tc>
        <w:tc>
          <w:tcPr>
            <w:tcW w:w="7233" w:type="dxa"/>
            <w:tcMar>
              <w:top w:w="80" w:type="dxa"/>
              <w:left w:w="100" w:type="dxa"/>
              <w:bottom w:w="80" w:type="dxa"/>
              <w:right w:w="100" w:type="dxa"/>
            </w:tcMar>
            <w:vAlign w:val="center"/>
          </w:tcPr>
          <w:p w14:paraId="75234F9C" w14:textId="77777777" w:rsidR="001E39AE" w:rsidRPr="00CB4E16" w:rsidRDefault="00000000" w:rsidP="008B036E">
            <w:pPr>
              <w:jc w:val="both"/>
              <w:rPr>
                <w:color w:val="000000" w:themeColor="text1"/>
                <w:sz w:val="26"/>
                <w:szCs w:val="26"/>
              </w:rPr>
            </w:pPr>
            <w:proofErr w:type="spellStart"/>
            <w:r w:rsidRPr="00CB4E16">
              <w:rPr>
                <w:color w:val="000000" w:themeColor="text1"/>
                <w:sz w:val="26"/>
                <w:szCs w:val="26"/>
              </w:rPr>
              <w:t>Nhà</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VUSTA;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địa</w:t>
            </w:r>
            <w:proofErr w:type="spellEnd"/>
            <w:r w:rsidRPr="00CB4E16">
              <w:rPr>
                <w:color w:val="000000" w:themeColor="text1"/>
                <w:sz w:val="26"/>
                <w:szCs w:val="26"/>
              </w:rPr>
              <w:t xml:space="preserve"> </w:t>
            </w:r>
            <w:proofErr w:type="spellStart"/>
            <w:r w:rsidRPr="00CB4E16">
              <w:rPr>
                <w:color w:val="000000" w:themeColor="text1"/>
                <w:sz w:val="26"/>
                <w:szCs w:val="26"/>
              </w:rPr>
              <w:t>phương</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quỹ</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proofErr w:type="spellStart"/>
            <w:r w:rsidRPr="00CB4E16">
              <w:rPr>
                <w:color w:val="000000" w:themeColor="text1"/>
                <w:sz w:val="26"/>
                <w:szCs w:val="26"/>
              </w:rPr>
              <w:t>sinh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nghiên</w:t>
            </w:r>
            <w:proofErr w:type="spellEnd"/>
            <w:r w:rsidRPr="00CB4E16">
              <w:rPr>
                <w:color w:val="000000" w:themeColor="text1"/>
                <w:sz w:val="26"/>
                <w:szCs w:val="26"/>
              </w:rPr>
              <w:t xml:space="preserve"> </w:t>
            </w:r>
            <w:proofErr w:type="spellStart"/>
            <w:r w:rsidRPr="00CB4E16">
              <w:rPr>
                <w:color w:val="000000" w:themeColor="text1"/>
                <w:sz w:val="26"/>
                <w:szCs w:val="26"/>
              </w:rPr>
              <w:t>cứu</w:t>
            </w:r>
            <w:proofErr w:type="spellEnd"/>
            <w:r w:rsidRPr="00CB4E16">
              <w:rPr>
                <w:color w:val="000000" w:themeColor="text1"/>
                <w:sz w:val="26"/>
                <w:szCs w:val="26"/>
              </w:rPr>
              <w:t xml:space="preserve"> </w:t>
            </w:r>
            <w:proofErr w:type="spellStart"/>
            <w:r w:rsidRPr="00CB4E16">
              <w:rPr>
                <w:color w:val="000000" w:themeColor="text1"/>
                <w:sz w:val="26"/>
                <w:szCs w:val="26"/>
              </w:rPr>
              <w:t>sinh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cộng</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2 </w:t>
            </w:r>
            <w:proofErr w:type="spellStart"/>
            <w:r w:rsidRPr="00CB4E16">
              <w:rPr>
                <w:color w:val="000000" w:themeColor="text1"/>
                <w:sz w:val="26"/>
                <w:szCs w:val="26"/>
              </w:rPr>
              <w:t>Phần</w:t>
            </w:r>
            <w:proofErr w:type="spellEnd"/>
            <w:r w:rsidRPr="00CB4E16">
              <w:rPr>
                <w:color w:val="000000" w:themeColor="text1"/>
                <w:sz w:val="26"/>
                <w:szCs w:val="26"/>
              </w:rPr>
              <w:t xml:space="preserve"> III).</w:t>
            </w:r>
          </w:p>
        </w:tc>
      </w:tr>
      <w:tr w:rsidR="001E39AE" w:rsidRPr="00CB4E16" w14:paraId="6C532454" w14:textId="77777777" w:rsidTr="008B036E">
        <w:tc>
          <w:tcPr>
            <w:tcW w:w="2122" w:type="dxa"/>
            <w:tcMar>
              <w:top w:w="80" w:type="dxa"/>
              <w:left w:w="100" w:type="dxa"/>
              <w:bottom w:w="80" w:type="dxa"/>
              <w:right w:w="100" w:type="dxa"/>
            </w:tcMar>
            <w:vAlign w:val="center"/>
          </w:tcPr>
          <w:p w14:paraId="54E5B5D5" w14:textId="77777777" w:rsidR="001E39AE" w:rsidRPr="00CB4E16" w:rsidRDefault="00000000">
            <w:pPr>
              <w:rPr>
                <w:color w:val="000000" w:themeColor="text1"/>
                <w:sz w:val="26"/>
                <w:szCs w:val="26"/>
              </w:rPr>
            </w:pP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cung</w:t>
            </w:r>
            <w:proofErr w:type="spellEnd"/>
            <w:r w:rsidRPr="00CB4E16">
              <w:rPr>
                <w:color w:val="000000" w:themeColor="text1"/>
                <w:sz w:val="26"/>
                <w:szCs w:val="26"/>
              </w:rPr>
              <w:t xml:space="preserve"> </w:t>
            </w:r>
            <w:proofErr w:type="spellStart"/>
            <w:r w:rsidRPr="00CB4E16">
              <w:rPr>
                <w:color w:val="000000" w:themeColor="text1"/>
                <w:sz w:val="26"/>
                <w:szCs w:val="26"/>
              </w:rPr>
              <w:t>cấp</w:t>
            </w:r>
            <w:proofErr w:type="spellEnd"/>
          </w:p>
        </w:tc>
        <w:tc>
          <w:tcPr>
            <w:tcW w:w="7233" w:type="dxa"/>
            <w:tcMar>
              <w:top w:w="80" w:type="dxa"/>
              <w:left w:w="100" w:type="dxa"/>
              <w:bottom w:w="80" w:type="dxa"/>
              <w:right w:w="100" w:type="dxa"/>
            </w:tcMar>
            <w:vAlign w:val="center"/>
          </w:tcPr>
          <w:p w14:paraId="0B7D9894" w14:textId="77777777" w:rsidR="001E39AE" w:rsidRPr="00CB4E16" w:rsidRDefault="00000000" w:rsidP="008B036E">
            <w:pPr>
              <w:jc w:val="both"/>
              <w:rPr>
                <w:color w:val="000000" w:themeColor="text1"/>
                <w:sz w:val="26"/>
                <w:szCs w:val="26"/>
              </w:rPr>
            </w:pP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mối</w:t>
            </w:r>
            <w:proofErr w:type="spellEnd"/>
            <w:r w:rsidRPr="00CB4E16">
              <w:rPr>
                <w:color w:val="000000" w:themeColor="text1"/>
                <w:sz w:val="26"/>
                <w:szCs w:val="26"/>
              </w:rPr>
              <w:t xml:space="preserve"> </w:t>
            </w:r>
            <w:proofErr w:type="spellStart"/>
            <w:r w:rsidRPr="00CB4E16">
              <w:rPr>
                <w:color w:val="000000" w:themeColor="text1"/>
                <w:sz w:val="26"/>
                <w:szCs w:val="26"/>
              </w:rPr>
              <w:t>chuẩn</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tuyển</w:t>
            </w:r>
            <w:proofErr w:type="spellEnd"/>
            <w:r w:rsidRPr="00CB4E16">
              <w:rPr>
                <w:color w:val="000000" w:themeColor="text1"/>
                <w:sz w:val="26"/>
                <w:szCs w:val="26"/>
              </w:rPr>
              <w:t xml:space="preserve"> </w:t>
            </w:r>
            <w:proofErr w:type="spellStart"/>
            <w:r w:rsidRPr="00CB4E16">
              <w:rPr>
                <w:color w:val="000000" w:themeColor="text1"/>
                <w:sz w:val="26"/>
                <w:szCs w:val="26"/>
              </w:rPr>
              <w:t>chọn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độc</w:t>
            </w:r>
            <w:proofErr w:type="spellEnd"/>
            <w:r w:rsidRPr="00CB4E16">
              <w:rPr>
                <w:color w:val="000000" w:themeColor="text1"/>
                <w:sz w:val="26"/>
                <w:szCs w:val="26"/>
              </w:rPr>
              <w:t xml:space="preserve"> </w:t>
            </w:r>
            <w:proofErr w:type="spellStart"/>
            <w:r w:rsidRPr="00CB4E16">
              <w:rPr>
                <w:color w:val="000000" w:themeColor="text1"/>
                <w:sz w:val="26"/>
                <w:szCs w:val="26"/>
              </w:rPr>
              <w:t>lập</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đến</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 </w:t>
            </w:r>
            <w:proofErr w:type="spellStart"/>
            <w:r w:rsidRPr="00CB4E16">
              <w:rPr>
                <w:color w:val="000000" w:themeColor="text1"/>
                <w:sz w:val="26"/>
                <w:szCs w:val="26"/>
              </w:rPr>
              <w:t>thay</w:t>
            </w:r>
            <w:proofErr w:type="spellEnd"/>
            <w:r w:rsidRPr="00CB4E16">
              <w:rPr>
                <w:color w:val="000000" w:themeColor="text1"/>
                <w:sz w:val="26"/>
                <w:szCs w:val="26"/>
              </w:rPr>
              <w:t xml:space="preserve"> </w:t>
            </w:r>
            <w:proofErr w:type="spellStart"/>
            <w:r w:rsidRPr="00CB4E16">
              <w:rPr>
                <w:color w:val="000000" w:themeColor="text1"/>
                <w:sz w:val="26"/>
                <w:szCs w:val="26"/>
              </w:rPr>
              <w:t>vì</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giới</w:t>
            </w:r>
            <w:proofErr w:type="spellEnd"/>
            <w:r w:rsidRPr="00CB4E16">
              <w:rPr>
                <w:color w:val="000000" w:themeColor="text1"/>
                <w:sz w:val="26"/>
                <w:szCs w:val="26"/>
              </w:rPr>
              <w:t xml:space="preserve"> </w:t>
            </w:r>
            <w:proofErr w:type="spellStart"/>
            <w:r w:rsidRPr="00CB4E16">
              <w:rPr>
                <w:color w:val="000000" w:themeColor="text1"/>
                <w:sz w:val="26"/>
                <w:szCs w:val="26"/>
              </w:rPr>
              <w:t>thiệu</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bên</w:t>
            </w:r>
            <w:proofErr w:type="spellEnd"/>
            <w:r w:rsidRPr="00CB4E16">
              <w:rPr>
                <w:color w:val="000000" w:themeColor="text1"/>
                <w:sz w:val="26"/>
                <w:szCs w:val="26"/>
              </w:rPr>
              <w:t xml:space="preserve"> </w:t>
            </w:r>
            <w:proofErr w:type="spellStart"/>
            <w:r w:rsidRPr="00CB4E16">
              <w:rPr>
                <w:color w:val="000000" w:themeColor="text1"/>
                <w:sz w:val="26"/>
                <w:szCs w:val="26"/>
              </w:rPr>
              <w:t>làm</w:t>
            </w:r>
            <w:proofErr w:type="spellEnd"/>
            <w:r w:rsidRPr="00CB4E16">
              <w:rPr>
                <w:color w:val="000000" w:themeColor="text1"/>
                <w:sz w:val="26"/>
                <w:szCs w:val="26"/>
              </w:rPr>
              <w:t xml:space="preserve"> </w:t>
            </w:r>
            <w:proofErr w:type="spellStart"/>
            <w:r w:rsidRPr="00CB4E16">
              <w:rPr>
                <w:color w:val="000000" w:themeColor="text1"/>
                <w:sz w:val="26"/>
                <w:szCs w:val="26"/>
              </w:rPr>
              <w:t>quen</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nguyên</w:t>
            </w:r>
            <w:proofErr w:type="spellEnd"/>
            <w:r w:rsidRPr="00CB4E16">
              <w:rPr>
                <w:color w:val="000000" w:themeColor="text1"/>
                <w:sz w:val="26"/>
                <w:szCs w:val="26"/>
              </w:rPr>
              <w:t xml:space="preserve"> </w:t>
            </w:r>
            <w:proofErr w:type="spellStart"/>
            <w:r w:rsidRPr="00CB4E16">
              <w:rPr>
                <w:color w:val="000000" w:themeColor="text1"/>
                <w:sz w:val="26"/>
                <w:szCs w:val="26"/>
              </w:rPr>
              <w:t>tắc</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4.đ </w:t>
            </w:r>
            <w:proofErr w:type="spellStart"/>
            <w:r w:rsidRPr="00CB4E16">
              <w:rPr>
                <w:color w:val="000000" w:themeColor="text1"/>
                <w:sz w:val="26"/>
                <w:szCs w:val="26"/>
              </w:rPr>
              <w:t>Phần</w:t>
            </w:r>
            <w:proofErr w:type="spellEnd"/>
            <w:r w:rsidRPr="00CB4E16">
              <w:rPr>
                <w:color w:val="000000" w:themeColor="text1"/>
                <w:sz w:val="26"/>
                <w:szCs w:val="26"/>
              </w:rPr>
              <w:t xml:space="preserve"> I.</w:t>
            </w:r>
          </w:p>
        </w:tc>
      </w:tr>
      <w:tr w:rsidR="001E39AE" w:rsidRPr="00CB4E16" w14:paraId="7DBD87D1" w14:textId="77777777" w:rsidTr="008B036E">
        <w:tc>
          <w:tcPr>
            <w:tcW w:w="2122" w:type="dxa"/>
            <w:tcMar>
              <w:top w:w="80" w:type="dxa"/>
              <w:left w:w="100" w:type="dxa"/>
              <w:bottom w:w="80" w:type="dxa"/>
              <w:right w:w="100" w:type="dxa"/>
            </w:tcMar>
            <w:vAlign w:val="center"/>
          </w:tcPr>
          <w:p w14:paraId="4CA59E0E" w14:textId="77777777" w:rsidR="001E39AE" w:rsidRPr="00CB4E16" w:rsidRDefault="00000000">
            <w:pPr>
              <w:rPr>
                <w:color w:val="000000" w:themeColor="text1"/>
                <w:sz w:val="26"/>
                <w:szCs w:val="26"/>
              </w:rPr>
            </w:pPr>
            <w:proofErr w:type="spellStart"/>
            <w:r w:rsidRPr="00CB4E16">
              <w:rPr>
                <w:color w:val="000000" w:themeColor="text1"/>
                <w:sz w:val="26"/>
                <w:szCs w:val="26"/>
              </w:rPr>
              <w:t>Kênh</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cận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phối</w:t>
            </w:r>
            <w:proofErr w:type="spellEnd"/>
          </w:p>
        </w:tc>
        <w:tc>
          <w:tcPr>
            <w:tcW w:w="7233" w:type="dxa"/>
            <w:tcMar>
              <w:top w:w="80" w:type="dxa"/>
              <w:left w:w="100" w:type="dxa"/>
              <w:bottom w:w="80" w:type="dxa"/>
              <w:right w:w="100" w:type="dxa"/>
            </w:tcMar>
            <w:vAlign w:val="center"/>
          </w:tcPr>
          <w:p w14:paraId="08AD5C60" w14:textId="7C5D4971" w:rsidR="001E39AE" w:rsidRPr="00CB4E16" w:rsidRDefault="00000000" w:rsidP="008B036E">
            <w:pPr>
              <w:jc w:val="both"/>
              <w:rPr>
                <w:color w:val="000000" w:themeColor="text1"/>
                <w:sz w:val="26"/>
                <w:szCs w:val="26"/>
              </w:rPr>
            </w:pPr>
            <w:proofErr w:type="spellStart"/>
            <w:r w:rsidRPr="00CB4E16">
              <w:rPr>
                <w:color w:val="000000" w:themeColor="text1"/>
                <w:sz w:val="26"/>
                <w:szCs w:val="26"/>
              </w:rPr>
              <w:t>Cổng</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r w:rsidR="0040442E" w:rsidRPr="00CB4E16">
              <w:rPr>
                <w:color w:val="000000" w:themeColor="text1"/>
                <w:sz w:val="26"/>
                <w:szCs w:val="26"/>
              </w:rPr>
              <w:t>VI CONNECT</w:t>
            </w:r>
            <w:r w:rsidRPr="00CB4E16">
              <w:rPr>
                <w:color w:val="000000" w:themeColor="text1"/>
                <w:sz w:val="26"/>
                <w:szCs w:val="26"/>
              </w:rPr>
              <w:t xml:space="preserve"> (web, API);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chỗ</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152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624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w:t>
            </w:r>
            <w:proofErr w:type="spellStart"/>
            <w:r w:rsidRPr="00CB4E16">
              <w:rPr>
                <w:color w:val="000000" w:themeColor="text1"/>
                <w:sz w:val="26"/>
                <w:szCs w:val="26"/>
              </w:rPr>
              <w:t>hoạt</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vấn</w:t>
            </w:r>
            <w:proofErr w:type="spellEnd"/>
            <w:r w:rsidRPr="00CB4E16">
              <w:rPr>
                <w:color w:val="000000" w:themeColor="text1"/>
                <w:sz w:val="26"/>
                <w:szCs w:val="26"/>
              </w:rPr>
              <w:t xml:space="preserve">, </w:t>
            </w:r>
            <w:proofErr w:type="spellStart"/>
            <w:r w:rsidRPr="00CB4E16">
              <w:rPr>
                <w:color w:val="000000" w:themeColor="text1"/>
                <w:sz w:val="26"/>
                <w:szCs w:val="26"/>
              </w:rPr>
              <w:t>phản</w:t>
            </w:r>
            <w:proofErr w:type="spellEnd"/>
            <w:r w:rsidRPr="00CB4E16">
              <w:rPr>
                <w:color w:val="000000" w:themeColor="text1"/>
                <w:sz w:val="26"/>
                <w:szCs w:val="26"/>
              </w:rPr>
              <w:t xml:space="preserve"> </w:t>
            </w:r>
            <w:proofErr w:type="spellStart"/>
            <w:r w:rsidRPr="00CB4E16">
              <w:rPr>
                <w:color w:val="000000" w:themeColor="text1"/>
                <w:sz w:val="26"/>
                <w:szCs w:val="26"/>
              </w:rPr>
              <w:t>biện</w:t>
            </w:r>
            <w:proofErr w:type="spellEnd"/>
            <w:r w:rsidRPr="00CB4E16">
              <w:rPr>
                <w:color w:val="000000" w:themeColor="text1"/>
                <w:sz w:val="26"/>
                <w:szCs w:val="26"/>
              </w:rPr>
              <w:t xml:space="preserve">, </w:t>
            </w:r>
            <w:proofErr w:type="spellStart"/>
            <w:r w:rsidRPr="00CB4E16">
              <w:rPr>
                <w:color w:val="000000" w:themeColor="text1"/>
                <w:sz w:val="26"/>
                <w:szCs w:val="26"/>
              </w:rPr>
              <w:t>giám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sẵn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VUSTA;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101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báo</w:t>
            </w:r>
            <w:proofErr w:type="spellEnd"/>
            <w:r w:rsidRPr="00CB4E16">
              <w:rPr>
                <w:color w:val="000000" w:themeColor="text1"/>
                <w:sz w:val="26"/>
                <w:szCs w:val="26"/>
              </w:rPr>
              <w:t xml:space="preserve"> </w:t>
            </w:r>
            <w:proofErr w:type="spellStart"/>
            <w:r w:rsidRPr="00CB4E16">
              <w:rPr>
                <w:color w:val="000000" w:themeColor="text1"/>
                <w:sz w:val="26"/>
                <w:szCs w:val="26"/>
              </w:rPr>
              <w:t>chí</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Liên </w:t>
            </w:r>
            <w:proofErr w:type="spellStart"/>
            <w:r w:rsidRPr="00CB4E16">
              <w:rPr>
                <w:color w:val="000000" w:themeColor="text1"/>
                <w:sz w:val="26"/>
                <w:szCs w:val="26"/>
              </w:rPr>
              <w:t>hiệp</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truyền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w:t>
            </w:r>
          </w:p>
        </w:tc>
      </w:tr>
      <w:tr w:rsidR="001E39AE" w:rsidRPr="00CB4E16" w14:paraId="71AAD61A" w14:textId="77777777" w:rsidTr="008B036E">
        <w:tc>
          <w:tcPr>
            <w:tcW w:w="2122" w:type="dxa"/>
            <w:tcMar>
              <w:top w:w="80" w:type="dxa"/>
              <w:left w:w="100" w:type="dxa"/>
              <w:bottom w:w="80" w:type="dxa"/>
              <w:right w:w="100" w:type="dxa"/>
            </w:tcMar>
            <w:vAlign w:val="center"/>
          </w:tcPr>
          <w:p w14:paraId="6B105EED" w14:textId="77777777" w:rsidR="001E39AE" w:rsidRPr="00CB4E16" w:rsidRDefault="00000000">
            <w:pPr>
              <w:rPr>
                <w:color w:val="000000" w:themeColor="text1"/>
                <w:sz w:val="26"/>
                <w:szCs w:val="26"/>
              </w:rPr>
            </w:pPr>
            <w:r w:rsidRPr="00CB4E16">
              <w:rPr>
                <w:color w:val="000000" w:themeColor="text1"/>
                <w:sz w:val="26"/>
                <w:szCs w:val="26"/>
              </w:rPr>
              <w:lastRenderedPageBreak/>
              <w:t xml:space="preserve">Quan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khách</w:t>
            </w:r>
            <w:proofErr w:type="spellEnd"/>
            <w:r w:rsidRPr="00CB4E16">
              <w:rPr>
                <w:color w:val="000000" w:themeColor="text1"/>
                <w:sz w:val="26"/>
                <w:szCs w:val="26"/>
              </w:rPr>
              <w:t xml:space="preserve"> </w:t>
            </w:r>
            <w:proofErr w:type="spellStart"/>
            <w:r w:rsidRPr="00CB4E16">
              <w:rPr>
                <w:color w:val="000000" w:themeColor="text1"/>
                <w:sz w:val="26"/>
                <w:szCs w:val="26"/>
              </w:rPr>
              <w:t>hàng</w:t>
            </w:r>
            <w:proofErr w:type="spellEnd"/>
          </w:p>
        </w:tc>
        <w:tc>
          <w:tcPr>
            <w:tcW w:w="7233" w:type="dxa"/>
            <w:tcMar>
              <w:top w:w="80" w:type="dxa"/>
              <w:left w:w="100" w:type="dxa"/>
              <w:bottom w:w="80" w:type="dxa"/>
              <w:right w:w="100" w:type="dxa"/>
            </w:tcMar>
            <w:vAlign w:val="center"/>
          </w:tcPr>
          <w:p w14:paraId="6E1689A1" w14:textId="77777777" w:rsidR="001E39AE" w:rsidRPr="00CB4E16" w:rsidRDefault="00000000" w:rsidP="008B036E">
            <w:pPr>
              <w:jc w:val="both"/>
              <w:rPr>
                <w:color w:val="000000" w:themeColor="text1"/>
                <w:sz w:val="26"/>
                <w:szCs w:val="26"/>
              </w:rPr>
            </w:pP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cập</w:t>
            </w:r>
            <w:proofErr w:type="spellEnd"/>
            <w:r w:rsidRPr="00CB4E16">
              <w:rPr>
                <w:color w:val="000000" w:themeColor="text1"/>
                <w:sz w:val="26"/>
                <w:szCs w:val="26"/>
              </w:rPr>
              <w:t xml:space="preserve"> </w:t>
            </w:r>
            <w:proofErr w:type="spellStart"/>
            <w:r w:rsidRPr="00CB4E16">
              <w:rPr>
                <w:color w:val="000000" w:themeColor="text1"/>
                <w:sz w:val="26"/>
                <w:szCs w:val="26"/>
              </w:rPr>
              <w:t>nhật</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tục</w:t>
            </w:r>
            <w:proofErr w:type="spellEnd"/>
            <w:r w:rsidRPr="00CB4E16">
              <w:rPr>
                <w:color w:val="000000" w:themeColor="text1"/>
                <w:sz w:val="26"/>
                <w:szCs w:val="26"/>
              </w:rPr>
              <w:t xml:space="preserve">; </w:t>
            </w:r>
            <w:proofErr w:type="spellStart"/>
            <w:r w:rsidRPr="00CB4E16">
              <w:rPr>
                <w:color w:val="000000" w:themeColor="text1"/>
                <w:sz w:val="26"/>
                <w:szCs w:val="26"/>
              </w:rPr>
              <w:t>hỗ</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qua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phận</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trách</w:t>
            </w:r>
            <w:proofErr w:type="spellEnd"/>
            <w:r w:rsidRPr="00CB4E16">
              <w:rPr>
                <w:color w:val="000000" w:themeColor="text1"/>
                <w:sz w:val="26"/>
                <w:szCs w:val="26"/>
              </w:rPr>
              <w:t xml:space="preserve"> </w:t>
            </w:r>
            <w:proofErr w:type="spellStart"/>
            <w:r w:rsidRPr="00CB4E16">
              <w:rPr>
                <w:color w:val="000000" w:themeColor="text1"/>
                <w:sz w:val="26"/>
                <w:szCs w:val="26"/>
              </w:rPr>
              <w:t>điều</w:t>
            </w:r>
            <w:proofErr w:type="spellEnd"/>
            <w:r w:rsidRPr="00CB4E16">
              <w:rPr>
                <w:color w:val="000000" w:themeColor="text1"/>
                <w:sz w:val="26"/>
                <w:szCs w:val="26"/>
              </w:rPr>
              <w:t xml:space="preserve"> </w:t>
            </w:r>
            <w:proofErr w:type="spellStart"/>
            <w:r w:rsidRPr="00CB4E16">
              <w:rPr>
                <w:color w:val="000000" w:themeColor="text1"/>
                <w:sz w:val="26"/>
                <w:szCs w:val="26"/>
              </w:rPr>
              <w:t>phối</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3 </w:t>
            </w:r>
            <w:proofErr w:type="spellStart"/>
            <w:r w:rsidRPr="00CB4E16">
              <w:rPr>
                <w:color w:val="000000" w:themeColor="text1"/>
                <w:sz w:val="26"/>
                <w:szCs w:val="26"/>
              </w:rPr>
              <w:t>Phần</w:t>
            </w:r>
            <w:proofErr w:type="spellEnd"/>
            <w:r w:rsidRPr="00CB4E16">
              <w:rPr>
                <w:color w:val="000000" w:themeColor="text1"/>
                <w:sz w:val="26"/>
                <w:szCs w:val="26"/>
              </w:rPr>
              <w:t xml:space="preserve"> IV); </w:t>
            </w:r>
            <w:proofErr w:type="spellStart"/>
            <w:r w:rsidRPr="00CB4E16">
              <w:rPr>
                <w:color w:val="000000" w:themeColor="text1"/>
                <w:sz w:val="26"/>
                <w:szCs w:val="26"/>
              </w:rPr>
              <w:t>báo</w:t>
            </w:r>
            <w:proofErr w:type="spellEnd"/>
            <w:r w:rsidRPr="00CB4E16">
              <w:rPr>
                <w:color w:val="000000" w:themeColor="text1"/>
                <w:sz w:val="26"/>
                <w:szCs w:val="26"/>
              </w:rPr>
              <w:t xml:space="preserve"> </w:t>
            </w:r>
            <w:proofErr w:type="spellStart"/>
            <w:r w:rsidRPr="00CB4E16">
              <w:rPr>
                <w:color w:val="000000" w:themeColor="text1"/>
                <w:sz w:val="26"/>
                <w:szCs w:val="26"/>
              </w:rPr>
              <w:t>cáo</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kỳ</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từng</w:t>
            </w:r>
            <w:proofErr w:type="spellEnd"/>
            <w:r w:rsidRPr="00CB4E16">
              <w:rPr>
                <w:color w:val="000000" w:themeColor="text1"/>
                <w:sz w:val="26"/>
                <w:szCs w:val="26"/>
              </w:rPr>
              <w:t xml:space="preserve"> </w:t>
            </w:r>
            <w:proofErr w:type="spellStart"/>
            <w:r w:rsidRPr="00CB4E16">
              <w:rPr>
                <w:color w:val="000000" w:themeColor="text1"/>
                <w:sz w:val="26"/>
                <w:szCs w:val="26"/>
              </w:rPr>
              <w:t>nhóm</w:t>
            </w:r>
            <w:proofErr w:type="spellEnd"/>
            <w:r w:rsidRPr="00CB4E16">
              <w:rPr>
                <w:color w:val="000000" w:themeColor="text1"/>
                <w:sz w:val="26"/>
                <w:szCs w:val="26"/>
              </w:rPr>
              <w:t xml:space="preserve">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tượng</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11.13.</w:t>
            </w:r>
          </w:p>
        </w:tc>
      </w:tr>
      <w:tr w:rsidR="001E39AE" w:rsidRPr="00CB4E16" w14:paraId="6F211FA4" w14:textId="77777777" w:rsidTr="008B036E">
        <w:tc>
          <w:tcPr>
            <w:tcW w:w="2122" w:type="dxa"/>
            <w:tcMar>
              <w:top w:w="80" w:type="dxa"/>
              <w:left w:w="100" w:type="dxa"/>
              <w:bottom w:w="80" w:type="dxa"/>
              <w:right w:w="100" w:type="dxa"/>
            </w:tcMar>
            <w:vAlign w:val="center"/>
          </w:tcPr>
          <w:p w14:paraId="41E4A3F3" w14:textId="77777777" w:rsidR="001E39AE" w:rsidRPr="00CB4E16" w:rsidRDefault="00000000">
            <w:pPr>
              <w:rPr>
                <w:color w:val="000000" w:themeColor="text1"/>
                <w:sz w:val="26"/>
                <w:szCs w:val="26"/>
              </w:rPr>
            </w:pPr>
            <w:proofErr w:type="spellStart"/>
            <w:r w:rsidRPr="00CB4E16">
              <w:rPr>
                <w:color w:val="000000" w:themeColor="text1"/>
                <w:sz w:val="26"/>
                <w:szCs w:val="26"/>
              </w:rPr>
              <w:t>Dòng</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p>
        </w:tc>
        <w:tc>
          <w:tcPr>
            <w:tcW w:w="7233" w:type="dxa"/>
            <w:tcMar>
              <w:top w:w="80" w:type="dxa"/>
              <w:left w:w="100" w:type="dxa"/>
              <w:bottom w:w="80" w:type="dxa"/>
              <w:right w:w="100" w:type="dxa"/>
            </w:tcMar>
            <w:vAlign w:val="center"/>
          </w:tcPr>
          <w:p w14:paraId="7B726888" w14:textId="77777777" w:rsidR="001E39AE" w:rsidRPr="00CB4E16" w:rsidRDefault="00000000" w:rsidP="008B036E">
            <w:pPr>
              <w:jc w:val="both"/>
              <w:rPr>
                <w:color w:val="000000" w:themeColor="text1"/>
                <w:sz w:val="26"/>
                <w:szCs w:val="26"/>
              </w:rPr>
            </w:pP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chuẩn</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tuyển</w:t>
            </w:r>
            <w:proofErr w:type="spellEnd"/>
            <w:r w:rsidRPr="00CB4E16">
              <w:rPr>
                <w:color w:val="000000" w:themeColor="text1"/>
                <w:sz w:val="26"/>
                <w:szCs w:val="26"/>
              </w:rPr>
              <w:t xml:space="preserve"> </w:t>
            </w:r>
            <w:proofErr w:type="spellStart"/>
            <w:r w:rsidRPr="00CB4E16">
              <w:rPr>
                <w:color w:val="000000" w:themeColor="text1"/>
                <w:sz w:val="26"/>
                <w:szCs w:val="26"/>
              </w:rPr>
              <w:t>chọn</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đào</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chương</w:t>
            </w:r>
            <w:proofErr w:type="spellEnd"/>
            <w:r w:rsidRPr="00CB4E16">
              <w:rPr>
                <w:color w:val="000000" w:themeColor="text1"/>
                <w:sz w:val="26"/>
                <w:szCs w:val="26"/>
              </w:rPr>
              <w:t xml:space="preserve"> </w:t>
            </w:r>
            <w:proofErr w:type="spellStart"/>
            <w:r w:rsidRPr="00CB4E16">
              <w:rPr>
                <w:color w:val="000000" w:themeColor="text1"/>
                <w:sz w:val="26"/>
                <w:szCs w:val="26"/>
              </w:rPr>
              <w:t>trình</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mềm</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B2B (chi </w:t>
            </w:r>
            <w:proofErr w:type="spellStart"/>
            <w:r w:rsidRPr="00CB4E16">
              <w:rPr>
                <w:color w:val="000000" w:themeColor="text1"/>
                <w:sz w:val="26"/>
                <w:szCs w:val="26"/>
              </w:rPr>
              <w:t>tiết</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1.2).</w:t>
            </w:r>
          </w:p>
        </w:tc>
      </w:tr>
      <w:tr w:rsidR="001E39AE" w:rsidRPr="00CB4E16" w14:paraId="4F46208D" w14:textId="77777777" w:rsidTr="008B036E">
        <w:tc>
          <w:tcPr>
            <w:tcW w:w="2122" w:type="dxa"/>
            <w:tcMar>
              <w:top w:w="80" w:type="dxa"/>
              <w:left w:w="100" w:type="dxa"/>
              <w:bottom w:w="80" w:type="dxa"/>
              <w:right w:w="100" w:type="dxa"/>
            </w:tcMar>
            <w:vAlign w:val="center"/>
          </w:tcPr>
          <w:p w14:paraId="64C7C88B" w14:textId="77777777" w:rsidR="001E39AE" w:rsidRPr="00CB4E16" w:rsidRDefault="00000000">
            <w:pPr>
              <w:rPr>
                <w:color w:val="000000" w:themeColor="text1"/>
                <w:sz w:val="26"/>
                <w:szCs w:val="26"/>
              </w:rPr>
            </w:pP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chi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p>
        </w:tc>
        <w:tc>
          <w:tcPr>
            <w:tcW w:w="7233" w:type="dxa"/>
            <w:tcMar>
              <w:top w:w="80" w:type="dxa"/>
              <w:left w:w="100" w:type="dxa"/>
              <w:bottom w:w="80" w:type="dxa"/>
              <w:right w:w="100" w:type="dxa"/>
            </w:tcMar>
            <w:vAlign w:val="center"/>
          </w:tcPr>
          <w:p w14:paraId="5F6560F9" w14:textId="77777777" w:rsidR="001E39AE" w:rsidRPr="00CB4E16" w:rsidRDefault="00000000" w:rsidP="008B036E">
            <w:pPr>
              <w:jc w:val="both"/>
              <w:rPr>
                <w:color w:val="000000" w:themeColor="text1"/>
                <w:sz w:val="26"/>
                <w:szCs w:val="26"/>
              </w:rPr>
            </w:pP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mật</w:t>
            </w:r>
            <w:proofErr w:type="spellEnd"/>
            <w:r w:rsidRPr="00CB4E16">
              <w:rPr>
                <w:color w:val="000000" w:themeColor="text1"/>
                <w:sz w:val="26"/>
                <w:szCs w:val="26"/>
              </w:rPr>
              <w:t xml:space="preserve">, AI); </w:t>
            </w:r>
            <w:proofErr w:type="spellStart"/>
            <w:r w:rsidRPr="00CB4E16">
              <w:rPr>
                <w:color w:val="000000" w:themeColor="text1"/>
                <w:sz w:val="26"/>
                <w:szCs w:val="26"/>
              </w:rPr>
              <w:t>nhân</w:t>
            </w:r>
            <w:proofErr w:type="spellEnd"/>
            <w:r w:rsidRPr="00CB4E16">
              <w:rPr>
                <w:color w:val="000000" w:themeColor="text1"/>
                <w:sz w:val="26"/>
                <w:szCs w:val="26"/>
              </w:rPr>
              <w:t xml:space="preserve"> </w:t>
            </w:r>
            <w:proofErr w:type="spellStart"/>
            <w:r w:rsidRPr="00CB4E16">
              <w:rPr>
                <w:color w:val="000000" w:themeColor="text1"/>
                <w:sz w:val="26"/>
                <w:szCs w:val="26"/>
              </w:rPr>
              <w:t>sự</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trách</w:t>
            </w:r>
            <w:proofErr w:type="spellEnd"/>
            <w:r w:rsidRPr="00CB4E16">
              <w:rPr>
                <w:color w:val="000000" w:themeColor="text1"/>
                <w:sz w:val="26"/>
                <w:szCs w:val="26"/>
              </w:rPr>
              <w:t xml:space="preserve"> (</w:t>
            </w:r>
            <w:proofErr w:type="spellStart"/>
            <w:r w:rsidRPr="00CB4E16">
              <w:rPr>
                <w:color w:val="000000" w:themeColor="text1"/>
                <w:sz w:val="26"/>
                <w:szCs w:val="26"/>
              </w:rPr>
              <w:t>điều</w:t>
            </w:r>
            <w:proofErr w:type="spellEnd"/>
            <w:r w:rsidRPr="00CB4E16">
              <w:rPr>
                <w:color w:val="000000" w:themeColor="text1"/>
                <w:sz w:val="26"/>
                <w:szCs w:val="26"/>
              </w:rPr>
              <w:t xml:space="preserve"> </w:t>
            </w:r>
            <w:proofErr w:type="spellStart"/>
            <w:r w:rsidRPr="00CB4E16">
              <w:rPr>
                <w:color w:val="000000" w:themeColor="text1"/>
                <w:sz w:val="26"/>
                <w:szCs w:val="26"/>
              </w:rPr>
              <w:t>phối</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pháp</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CNTT);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cộng</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truyền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 </w:t>
            </w:r>
            <w:proofErr w:type="spellStart"/>
            <w:r w:rsidRPr="00CB4E16">
              <w:rPr>
                <w:color w:val="000000" w:themeColor="text1"/>
                <w:sz w:val="26"/>
                <w:szCs w:val="26"/>
              </w:rPr>
              <w:t>thương</w:t>
            </w:r>
            <w:proofErr w:type="spellEnd"/>
            <w:r w:rsidRPr="00CB4E16">
              <w:rPr>
                <w:color w:val="000000" w:themeColor="text1"/>
                <w:sz w:val="26"/>
                <w:szCs w:val="26"/>
              </w:rPr>
              <w:t xml:space="preserve"> </w:t>
            </w:r>
            <w:proofErr w:type="spellStart"/>
            <w:r w:rsidRPr="00CB4E16">
              <w:rPr>
                <w:color w:val="000000" w:themeColor="text1"/>
                <w:sz w:val="26"/>
                <w:szCs w:val="26"/>
              </w:rPr>
              <w:t>hiệu</w:t>
            </w:r>
            <w:proofErr w:type="spellEnd"/>
            <w:r w:rsidRPr="00CB4E16">
              <w:rPr>
                <w:color w:val="000000" w:themeColor="text1"/>
                <w:sz w:val="26"/>
                <w:szCs w:val="26"/>
              </w:rPr>
              <w:t xml:space="preserve">; </w:t>
            </w:r>
            <w:proofErr w:type="spellStart"/>
            <w:r w:rsidRPr="00CB4E16">
              <w:rPr>
                <w:color w:val="000000" w:themeColor="text1"/>
                <w:sz w:val="26"/>
                <w:szCs w:val="26"/>
              </w:rPr>
              <w:t>tuân</w:t>
            </w:r>
            <w:proofErr w:type="spellEnd"/>
            <w:r w:rsidRPr="00CB4E16">
              <w:rPr>
                <w:color w:val="000000" w:themeColor="text1"/>
                <w:sz w:val="26"/>
                <w:szCs w:val="26"/>
              </w:rPr>
              <w:t xml:space="preserve"> </w:t>
            </w:r>
            <w:proofErr w:type="spellStart"/>
            <w:r w:rsidRPr="00CB4E16">
              <w:rPr>
                <w:color w:val="000000" w:themeColor="text1"/>
                <w:sz w:val="26"/>
                <w:szCs w:val="26"/>
              </w:rPr>
              <w:t>thủ</w:t>
            </w:r>
            <w:proofErr w:type="spellEnd"/>
            <w:r w:rsidRPr="00CB4E16">
              <w:rPr>
                <w:color w:val="000000" w:themeColor="text1"/>
                <w:sz w:val="26"/>
                <w:szCs w:val="26"/>
              </w:rPr>
              <w:t xml:space="preserve"> </w:t>
            </w:r>
            <w:proofErr w:type="spellStart"/>
            <w:r w:rsidRPr="00CB4E16">
              <w:rPr>
                <w:color w:val="000000" w:themeColor="text1"/>
                <w:sz w:val="26"/>
                <w:szCs w:val="26"/>
              </w:rPr>
              <w:t>pháp</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an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w:t>
            </w:r>
          </w:p>
        </w:tc>
      </w:tr>
      <w:tr w:rsidR="001E39AE" w:rsidRPr="00CB4E16" w14:paraId="7AC3DB4E" w14:textId="77777777" w:rsidTr="008B036E">
        <w:tc>
          <w:tcPr>
            <w:tcW w:w="2122" w:type="dxa"/>
            <w:tcMar>
              <w:top w:w="80" w:type="dxa"/>
              <w:left w:w="100" w:type="dxa"/>
              <w:bottom w:w="80" w:type="dxa"/>
              <w:right w:w="100" w:type="dxa"/>
            </w:tcMar>
            <w:vAlign w:val="center"/>
          </w:tcPr>
          <w:p w14:paraId="505B90DF" w14:textId="77777777" w:rsidR="001E39AE" w:rsidRPr="00CB4E16" w:rsidRDefault="00000000">
            <w:pPr>
              <w:rPr>
                <w:color w:val="000000" w:themeColor="text1"/>
                <w:sz w:val="26"/>
                <w:szCs w:val="26"/>
              </w:rPr>
            </w:pP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p>
        </w:tc>
        <w:tc>
          <w:tcPr>
            <w:tcW w:w="7233" w:type="dxa"/>
            <w:tcMar>
              <w:top w:w="80" w:type="dxa"/>
              <w:left w:w="100" w:type="dxa"/>
              <w:bottom w:w="80" w:type="dxa"/>
              <w:right w:w="100" w:type="dxa"/>
            </w:tcMar>
            <w:vAlign w:val="center"/>
          </w:tcPr>
          <w:p w14:paraId="63D19812" w14:textId="77777777" w:rsidR="001E39AE" w:rsidRPr="00CB4E16" w:rsidRDefault="00000000" w:rsidP="008B036E">
            <w:pPr>
              <w:jc w:val="both"/>
              <w:rPr>
                <w:color w:val="000000" w:themeColor="text1"/>
                <w:sz w:val="26"/>
                <w:szCs w:val="26"/>
              </w:rPr>
            </w:pP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 </w:t>
            </w:r>
            <w:proofErr w:type="spellStart"/>
            <w:r w:rsidRPr="00CB4E16">
              <w:rPr>
                <w:color w:val="000000" w:themeColor="text1"/>
                <w:sz w:val="26"/>
                <w:szCs w:val="26"/>
              </w:rPr>
              <w:t>của</w:t>
            </w:r>
            <w:proofErr w:type="spellEnd"/>
            <w:r w:rsidRPr="00CB4E16">
              <w:rPr>
                <w:color w:val="000000" w:themeColor="text1"/>
                <w:sz w:val="26"/>
                <w:szCs w:val="26"/>
              </w:rPr>
              <w:t xml:space="preserve"> VUSTA; Knowledge Graph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đội</w:t>
            </w:r>
            <w:proofErr w:type="spellEnd"/>
            <w:r w:rsidRPr="00CB4E16">
              <w:rPr>
                <w:color w:val="000000" w:themeColor="text1"/>
                <w:sz w:val="26"/>
                <w:szCs w:val="26"/>
              </w:rPr>
              <w:t xml:space="preserve"> </w:t>
            </w:r>
            <w:proofErr w:type="spellStart"/>
            <w:r w:rsidRPr="00CB4E16">
              <w:rPr>
                <w:color w:val="000000" w:themeColor="text1"/>
                <w:sz w:val="26"/>
                <w:szCs w:val="26"/>
              </w:rPr>
              <w:t>ngũ</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thương</w:t>
            </w:r>
            <w:proofErr w:type="spellEnd"/>
            <w:r w:rsidRPr="00CB4E16">
              <w:rPr>
                <w:color w:val="000000" w:themeColor="text1"/>
                <w:sz w:val="26"/>
                <w:szCs w:val="26"/>
              </w:rPr>
              <w:t xml:space="preserve"> </w:t>
            </w:r>
            <w:proofErr w:type="spellStart"/>
            <w:r w:rsidRPr="00CB4E16">
              <w:rPr>
                <w:color w:val="000000" w:themeColor="text1"/>
                <w:sz w:val="26"/>
                <w:szCs w:val="26"/>
              </w:rPr>
              <w:t>hiệu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uy</w:t>
            </w:r>
            <w:proofErr w:type="spellEnd"/>
            <w:r w:rsidRPr="00CB4E16">
              <w:rPr>
                <w:color w:val="000000" w:themeColor="text1"/>
                <w:sz w:val="26"/>
                <w:szCs w:val="26"/>
              </w:rPr>
              <w:t xml:space="preserve"> </w:t>
            </w:r>
            <w:proofErr w:type="spellStart"/>
            <w:r w:rsidRPr="00CB4E16">
              <w:rPr>
                <w:color w:val="000000" w:themeColor="text1"/>
                <w:sz w:val="26"/>
                <w:szCs w:val="26"/>
              </w:rPr>
              <w:t>tín</w:t>
            </w:r>
            <w:proofErr w:type="spellEnd"/>
            <w:r w:rsidRPr="00CB4E16">
              <w:rPr>
                <w:color w:val="000000" w:themeColor="text1"/>
                <w:sz w:val="26"/>
                <w:szCs w:val="26"/>
              </w:rPr>
              <w:t xml:space="preserve"> </w:t>
            </w:r>
            <w:proofErr w:type="spellStart"/>
            <w:r w:rsidRPr="00CB4E16">
              <w:rPr>
                <w:color w:val="000000" w:themeColor="text1"/>
                <w:sz w:val="26"/>
                <w:szCs w:val="26"/>
              </w:rPr>
              <w:t>trung</w:t>
            </w:r>
            <w:proofErr w:type="spellEnd"/>
            <w:r w:rsidRPr="00CB4E16">
              <w:rPr>
                <w:color w:val="000000" w:themeColor="text1"/>
                <w:sz w:val="26"/>
                <w:szCs w:val="26"/>
              </w:rPr>
              <w:t xml:space="preserve"> </w:t>
            </w:r>
            <w:proofErr w:type="spellStart"/>
            <w:r w:rsidRPr="00CB4E16">
              <w:rPr>
                <w:color w:val="000000" w:themeColor="text1"/>
                <w:sz w:val="26"/>
                <w:szCs w:val="26"/>
              </w:rPr>
              <w:t>gian</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chứng</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VUSTA/ETV.</w:t>
            </w:r>
          </w:p>
        </w:tc>
      </w:tr>
      <w:tr w:rsidR="001E39AE" w:rsidRPr="00CB4E16" w14:paraId="0696B78C" w14:textId="77777777" w:rsidTr="008B036E">
        <w:tc>
          <w:tcPr>
            <w:tcW w:w="2122" w:type="dxa"/>
            <w:tcMar>
              <w:top w:w="80" w:type="dxa"/>
              <w:left w:w="100" w:type="dxa"/>
              <w:bottom w:w="80" w:type="dxa"/>
              <w:right w:w="100" w:type="dxa"/>
            </w:tcMar>
            <w:vAlign w:val="center"/>
          </w:tcPr>
          <w:p w14:paraId="46C12756" w14:textId="77777777" w:rsidR="001E39AE" w:rsidRPr="00CB4E16" w:rsidRDefault="00000000">
            <w:pPr>
              <w:rPr>
                <w:color w:val="000000" w:themeColor="text1"/>
                <w:sz w:val="26"/>
                <w:szCs w:val="26"/>
              </w:rPr>
            </w:pP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p>
        </w:tc>
        <w:tc>
          <w:tcPr>
            <w:tcW w:w="7233" w:type="dxa"/>
            <w:tcMar>
              <w:top w:w="80" w:type="dxa"/>
              <w:left w:w="100" w:type="dxa"/>
              <w:bottom w:w="80" w:type="dxa"/>
              <w:right w:w="100" w:type="dxa"/>
            </w:tcMar>
            <w:vAlign w:val="center"/>
          </w:tcPr>
          <w:p w14:paraId="7B0EEC93" w14:textId="77777777" w:rsidR="001E39AE" w:rsidRPr="00CB4E16" w:rsidRDefault="00000000" w:rsidP="008B036E">
            <w:pPr>
              <w:jc w:val="both"/>
              <w:rPr>
                <w:color w:val="000000" w:themeColor="text1"/>
                <w:sz w:val="26"/>
                <w:szCs w:val="26"/>
              </w:rPr>
            </w:pPr>
            <w:proofErr w:type="spellStart"/>
            <w:r w:rsidRPr="00CB4E16">
              <w:rPr>
                <w:color w:val="000000" w:themeColor="text1"/>
                <w:sz w:val="26"/>
                <w:szCs w:val="26"/>
              </w:rPr>
              <w:t>Bộ</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Công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Techmart</w:t>
            </w:r>
            <w:proofErr w:type="spellEnd"/>
            <w:r w:rsidRPr="00CB4E16">
              <w:rPr>
                <w:color w:val="000000" w:themeColor="text1"/>
                <w:sz w:val="26"/>
                <w:szCs w:val="26"/>
              </w:rPr>
              <w:t xml:space="preserve"> Vietnam, CSDL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KH&amp;CN); </w:t>
            </w:r>
            <w:proofErr w:type="spellStart"/>
            <w:r w:rsidRPr="00CB4E16">
              <w:rPr>
                <w:color w:val="000000" w:themeColor="text1"/>
                <w:sz w:val="26"/>
                <w:szCs w:val="26"/>
              </w:rPr>
              <w:t>quỹ</w:t>
            </w:r>
            <w:proofErr w:type="spellEnd"/>
            <w:r w:rsidRPr="00CB4E16">
              <w:rPr>
                <w:color w:val="000000" w:themeColor="text1"/>
                <w:sz w:val="26"/>
                <w:szCs w:val="26"/>
              </w:rPr>
              <w:t xml:space="preserve">, </w:t>
            </w:r>
            <w:proofErr w:type="spellStart"/>
            <w:r w:rsidRPr="00CB4E16">
              <w:rPr>
                <w:color w:val="000000" w:themeColor="text1"/>
                <w:sz w:val="26"/>
                <w:szCs w:val="26"/>
              </w:rPr>
              <w:t>chương</w:t>
            </w:r>
            <w:proofErr w:type="spellEnd"/>
            <w:r w:rsidRPr="00CB4E16">
              <w:rPr>
                <w:color w:val="000000" w:themeColor="text1"/>
                <w:sz w:val="26"/>
                <w:szCs w:val="26"/>
              </w:rPr>
              <w:t xml:space="preserve"> </w:t>
            </w:r>
            <w:proofErr w:type="spellStart"/>
            <w:r w:rsidRPr="00CB4E16">
              <w:rPr>
                <w:color w:val="000000" w:themeColor="text1"/>
                <w:sz w:val="26"/>
                <w:szCs w:val="26"/>
              </w:rPr>
              <w:t>trình</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viện</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w:t>
            </w:r>
            <w:proofErr w:type="spellStart"/>
            <w:r w:rsidRPr="00CB4E16">
              <w:rPr>
                <w:color w:val="000000" w:themeColor="text1"/>
                <w:sz w:val="26"/>
                <w:szCs w:val="26"/>
              </w:rPr>
              <w:t>ngoài</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VUSTA;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cung</w:t>
            </w:r>
            <w:proofErr w:type="spellEnd"/>
            <w:r w:rsidRPr="00CB4E16">
              <w:rPr>
                <w:color w:val="000000" w:themeColor="text1"/>
                <w:sz w:val="26"/>
                <w:szCs w:val="26"/>
              </w:rPr>
              <w:t xml:space="preserve"> </w:t>
            </w:r>
            <w:proofErr w:type="spellStart"/>
            <w:r w:rsidRPr="00CB4E16">
              <w:rPr>
                <w:color w:val="000000" w:themeColor="text1"/>
                <w:sz w:val="26"/>
                <w:szCs w:val="26"/>
              </w:rPr>
              <w:t>cấp</w:t>
            </w:r>
            <w:proofErr w:type="spellEnd"/>
            <w:r w:rsidRPr="00CB4E16">
              <w:rPr>
                <w:color w:val="000000" w:themeColor="text1"/>
                <w:sz w:val="26"/>
                <w:szCs w:val="26"/>
              </w:rPr>
              <w:t xml:space="preserve"> </w:t>
            </w: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đơn</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vấn</w:t>
            </w:r>
            <w:proofErr w:type="spellEnd"/>
            <w:r w:rsidRPr="00CB4E16">
              <w:rPr>
                <w:color w:val="000000" w:themeColor="text1"/>
                <w:sz w:val="26"/>
                <w:szCs w:val="26"/>
              </w:rPr>
              <w:t xml:space="preserve"> </w:t>
            </w:r>
            <w:proofErr w:type="spellStart"/>
            <w:r w:rsidRPr="00CB4E16">
              <w:rPr>
                <w:color w:val="000000" w:themeColor="text1"/>
                <w:sz w:val="26"/>
                <w:szCs w:val="26"/>
              </w:rPr>
              <w:t>pháp</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độc</w:t>
            </w:r>
            <w:proofErr w:type="spellEnd"/>
            <w:r w:rsidRPr="00CB4E16">
              <w:rPr>
                <w:color w:val="000000" w:themeColor="text1"/>
                <w:sz w:val="26"/>
                <w:szCs w:val="26"/>
              </w:rPr>
              <w:t xml:space="preserve"> </w:t>
            </w:r>
            <w:proofErr w:type="spellStart"/>
            <w:r w:rsidRPr="00CB4E16">
              <w:rPr>
                <w:color w:val="000000" w:themeColor="text1"/>
                <w:sz w:val="26"/>
                <w:szCs w:val="26"/>
              </w:rPr>
              <w:t>lập</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w:t>
            </w:r>
          </w:p>
        </w:tc>
      </w:tr>
      <w:tr w:rsidR="001E39AE" w:rsidRPr="00CB4E16" w14:paraId="29B2B4FC" w14:textId="77777777" w:rsidTr="008B036E">
        <w:tc>
          <w:tcPr>
            <w:tcW w:w="2122" w:type="dxa"/>
            <w:tcMar>
              <w:top w:w="80" w:type="dxa"/>
              <w:left w:w="100" w:type="dxa"/>
              <w:bottom w:w="80" w:type="dxa"/>
              <w:right w:w="100" w:type="dxa"/>
            </w:tcMar>
            <w:vAlign w:val="center"/>
          </w:tcPr>
          <w:p w14:paraId="5F0C17CD" w14:textId="77777777" w:rsidR="001E39AE" w:rsidRPr="00CB4E16" w:rsidRDefault="00000000">
            <w:pPr>
              <w:rPr>
                <w:color w:val="000000" w:themeColor="text1"/>
                <w:sz w:val="26"/>
                <w:szCs w:val="26"/>
              </w:rPr>
            </w:pPr>
            <w:r w:rsidRPr="00CB4E16">
              <w:rPr>
                <w:color w:val="000000" w:themeColor="text1"/>
                <w:sz w:val="26"/>
                <w:szCs w:val="26"/>
              </w:rPr>
              <w:t xml:space="preserve">Nguyên </w:t>
            </w:r>
            <w:proofErr w:type="spellStart"/>
            <w:r w:rsidRPr="00CB4E16">
              <w:rPr>
                <w:color w:val="000000" w:themeColor="text1"/>
                <w:sz w:val="26"/>
                <w:szCs w:val="26"/>
              </w:rPr>
              <w:t>tắc</w:t>
            </w:r>
            <w:proofErr w:type="spellEnd"/>
            <w:r w:rsidRPr="00CB4E16">
              <w:rPr>
                <w:color w:val="000000" w:themeColor="text1"/>
                <w:sz w:val="26"/>
                <w:szCs w:val="26"/>
              </w:rPr>
              <w:t xml:space="preserve"> </w:t>
            </w:r>
            <w:proofErr w:type="spellStart"/>
            <w:r w:rsidRPr="00CB4E16">
              <w:rPr>
                <w:color w:val="000000" w:themeColor="text1"/>
                <w:sz w:val="26"/>
                <w:szCs w:val="26"/>
              </w:rPr>
              <w:t>bền</w:t>
            </w:r>
            <w:proofErr w:type="spellEnd"/>
            <w:r w:rsidRPr="00CB4E16">
              <w:rPr>
                <w:color w:val="000000" w:themeColor="text1"/>
                <w:sz w:val="26"/>
                <w:szCs w:val="26"/>
              </w:rPr>
              <w:t xml:space="preserve"> </w:t>
            </w:r>
            <w:proofErr w:type="spellStart"/>
            <w:r w:rsidRPr="00CB4E16">
              <w:rPr>
                <w:color w:val="000000" w:themeColor="text1"/>
                <w:sz w:val="26"/>
                <w:szCs w:val="26"/>
              </w:rPr>
              <w:t>vững</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p>
        </w:tc>
        <w:tc>
          <w:tcPr>
            <w:tcW w:w="7233" w:type="dxa"/>
            <w:tcMar>
              <w:top w:w="80" w:type="dxa"/>
              <w:left w:w="100" w:type="dxa"/>
              <w:bottom w:w="80" w:type="dxa"/>
              <w:right w:w="100" w:type="dxa"/>
            </w:tcMar>
            <w:vAlign w:val="center"/>
          </w:tcPr>
          <w:p w14:paraId="6DF9F82C" w14:textId="77777777" w:rsidR="001E39AE" w:rsidRPr="00CB4E16" w:rsidRDefault="00000000" w:rsidP="008B036E">
            <w:pPr>
              <w:jc w:val="both"/>
              <w:rPr>
                <w:color w:val="000000" w:themeColor="text1"/>
                <w:sz w:val="26"/>
                <w:szCs w:val="26"/>
              </w:rPr>
            </w:pP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phụ</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yếu</w:t>
            </w:r>
            <w:proofErr w:type="spellEnd"/>
            <w:r w:rsidRPr="00CB4E16">
              <w:rPr>
                <w:color w:val="000000" w:themeColor="text1"/>
                <w:sz w:val="26"/>
                <w:szCs w:val="26"/>
              </w:rPr>
              <w:t xml:space="preserve"> </w:t>
            </w:r>
            <w:proofErr w:type="spellStart"/>
            <w:r w:rsidRPr="00CB4E16">
              <w:rPr>
                <w:color w:val="000000" w:themeColor="text1"/>
                <w:sz w:val="26"/>
                <w:szCs w:val="26"/>
              </w:rPr>
              <w:t>vào</w:t>
            </w:r>
            <w:proofErr w:type="spellEnd"/>
            <w:r w:rsidRPr="00CB4E16">
              <w:rPr>
                <w:color w:val="000000" w:themeColor="text1"/>
                <w:sz w:val="26"/>
                <w:szCs w:val="26"/>
              </w:rPr>
              <w:t xml:space="preserve">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hoặc</w:t>
            </w:r>
            <w:proofErr w:type="spellEnd"/>
            <w:r w:rsidRPr="00CB4E16">
              <w:rPr>
                <w:color w:val="000000" w:themeColor="text1"/>
                <w:sz w:val="26"/>
                <w:szCs w:val="26"/>
              </w:rPr>
              <w:t xml:space="preserve"> </w:t>
            </w:r>
            <w:proofErr w:type="spellStart"/>
            <w:r w:rsidRPr="00CB4E16">
              <w:rPr>
                <w:color w:val="000000" w:themeColor="text1"/>
                <w:sz w:val="26"/>
                <w:szCs w:val="26"/>
              </w:rPr>
              <w:t>quảng</w:t>
            </w:r>
            <w:proofErr w:type="spellEnd"/>
            <w:r w:rsidRPr="00CB4E16">
              <w:rPr>
                <w:color w:val="000000" w:themeColor="text1"/>
                <w:sz w:val="26"/>
                <w:szCs w:val="26"/>
              </w:rPr>
              <w:t xml:space="preserve"> </w:t>
            </w:r>
            <w:proofErr w:type="spellStart"/>
            <w:r w:rsidRPr="00CB4E16">
              <w:rPr>
                <w:color w:val="000000" w:themeColor="text1"/>
                <w:sz w:val="26"/>
                <w:szCs w:val="26"/>
              </w:rPr>
              <w:t>cáo</w:t>
            </w:r>
            <w:proofErr w:type="spellEnd"/>
            <w:r w:rsidRPr="00CB4E16">
              <w:rPr>
                <w:color w:val="000000" w:themeColor="text1"/>
                <w:sz w:val="26"/>
                <w:szCs w:val="26"/>
              </w:rPr>
              <w:t xml:space="preserve">; </w:t>
            </w:r>
            <w:proofErr w:type="spellStart"/>
            <w:r w:rsidRPr="00CB4E16">
              <w:rPr>
                <w:color w:val="000000" w:themeColor="text1"/>
                <w:sz w:val="26"/>
                <w:szCs w:val="26"/>
              </w:rPr>
              <w:t>hướng</w:t>
            </w:r>
            <w:proofErr w:type="spellEnd"/>
            <w:r w:rsidRPr="00CB4E16">
              <w:rPr>
                <w:color w:val="000000" w:themeColor="text1"/>
                <w:sz w:val="26"/>
                <w:szCs w:val="26"/>
              </w:rPr>
              <w:t xml:space="preserve"> </w:t>
            </w:r>
            <w:proofErr w:type="spellStart"/>
            <w:r w:rsidRPr="00CB4E16">
              <w:rPr>
                <w:color w:val="000000" w:themeColor="text1"/>
                <w:sz w:val="26"/>
                <w:szCs w:val="26"/>
              </w:rPr>
              <w:t>tới</w:t>
            </w:r>
            <w:proofErr w:type="spellEnd"/>
            <w:r w:rsidRPr="00CB4E16">
              <w:rPr>
                <w:color w:val="000000" w:themeColor="text1"/>
                <w:sz w:val="26"/>
                <w:szCs w:val="26"/>
              </w:rPr>
              <w:t xml:space="preserve"> </w:t>
            </w:r>
            <w:proofErr w:type="spellStart"/>
            <w:r w:rsidRPr="00CB4E16">
              <w:rPr>
                <w:color w:val="000000" w:themeColor="text1"/>
                <w:sz w:val="26"/>
                <w:szCs w:val="26"/>
              </w:rPr>
              <w:t>tự</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Giai </w:t>
            </w:r>
            <w:proofErr w:type="spellStart"/>
            <w:r w:rsidRPr="00CB4E16">
              <w:rPr>
                <w:color w:val="000000" w:themeColor="text1"/>
                <w:sz w:val="26"/>
                <w:szCs w:val="26"/>
              </w:rPr>
              <w:t>đoạn</w:t>
            </w:r>
            <w:proofErr w:type="spellEnd"/>
            <w:r w:rsidRPr="00CB4E16">
              <w:rPr>
                <w:color w:val="000000" w:themeColor="text1"/>
                <w:sz w:val="26"/>
                <w:szCs w:val="26"/>
              </w:rPr>
              <w:t xml:space="preserve"> 2;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tách</w:t>
            </w:r>
            <w:proofErr w:type="spellEnd"/>
            <w:r w:rsidRPr="00CB4E16">
              <w:rPr>
                <w:color w:val="000000" w:themeColor="text1"/>
                <w:sz w:val="26"/>
                <w:szCs w:val="26"/>
              </w:rPr>
              <w:t xml:space="preserve"> </w:t>
            </w:r>
            <w:proofErr w:type="spellStart"/>
            <w:r w:rsidRPr="00CB4E16">
              <w:rPr>
                <w:color w:val="000000" w:themeColor="text1"/>
                <w:sz w:val="26"/>
                <w:szCs w:val="26"/>
              </w:rPr>
              <w:t>bạch</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1.2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3 </w:t>
            </w:r>
            <w:proofErr w:type="spellStart"/>
            <w:r w:rsidRPr="00CB4E16">
              <w:rPr>
                <w:color w:val="000000" w:themeColor="text1"/>
                <w:sz w:val="26"/>
                <w:szCs w:val="26"/>
              </w:rPr>
              <w:t>Phần</w:t>
            </w:r>
            <w:proofErr w:type="spellEnd"/>
            <w:r w:rsidRPr="00CB4E16">
              <w:rPr>
                <w:color w:val="000000" w:themeColor="text1"/>
                <w:sz w:val="26"/>
                <w:szCs w:val="26"/>
              </w:rPr>
              <w:t xml:space="preserve"> VII).</w:t>
            </w:r>
          </w:p>
        </w:tc>
      </w:tr>
    </w:tbl>
    <w:p w14:paraId="47D5EAE8" w14:textId="77777777" w:rsidR="00981502" w:rsidRPr="00CB4E16" w:rsidRDefault="00981502" w:rsidP="00A35F88">
      <w:pPr>
        <w:pStyle w:val="Heading2"/>
        <w:keepNext/>
        <w:spacing w:before="120"/>
        <w:jc w:val="both"/>
        <w:rPr>
          <w:color w:val="000000" w:themeColor="text1"/>
        </w:rPr>
      </w:pPr>
      <w:bookmarkStart w:id="1263" w:name="_Toc237786496"/>
      <w:bookmarkStart w:id="1264" w:name="_Toc237789023"/>
      <w:r w:rsidRPr="00CB4E16">
        <w:rPr>
          <w:bCs/>
          <w:color w:val="000000" w:themeColor="text1"/>
        </w:rPr>
        <w:t xml:space="preserve">2. </w:t>
      </w:r>
      <w:proofErr w:type="spellStart"/>
      <w:r w:rsidRPr="00CB4E16">
        <w:rPr>
          <w:bCs/>
          <w:color w:val="000000" w:themeColor="text1"/>
        </w:rPr>
        <w:t>Kiến</w:t>
      </w:r>
      <w:proofErr w:type="spellEnd"/>
      <w:r w:rsidRPr="00CB4E16">
        <w:rPr>
          <w:bCs/>
          <w:color w:val="000000" w:themeColor="text1"/>
        </w:rPr>
        <w:t xml:space="preserve"> </w:t>
      </w:r>
      <w:proofErr w:type="spellStart"/>
      <w:r w:rsidRPr="00CB4E16">
        <w:rPr>
          <w:bCs/>
          <w:color w:val="000000" w:themeColor="text1"/>
        </w:rPr>
        <w:t>trúc</w:t>
      </w:r>
      <w:proofErr w:type="spellEnd"/>
      <w:r w:rsidRPr="00CB4E16">
        <w:rPr>
          <w:bCs/>
          <w:color w:val="000000" w:themeColor="text1"/>
        </w:rPr>
        <w:t xml:space="preserve"> </w:t>
      </w:r>
      <w:proofErr w:type="spellStart"/>
      <w:r w:rsidRPr="00CB4E16">
        <w:rPr>
          <w:bCs/>
          <w:color w:val="000000" w:themeColor="text1"/>
        </w:rPr>
        <w:t>chức</w:t>
      </w:r>
      <w:proofErr w:type="spellEnd"/>
      <w:r w:rsidRPr="00CB4E16">
        <w:rPr>
          <w:bCs/>
          <w:color w:val="000000" w:themeColor="text1"/>
        </w:rPr>
        <w:t xml:space="preserve"> </w:t>
      </w:r>
      <w:proofErr w:type="spellStart"/>
      <w:r w:rsidRPr="00CB4E16">
        <w:rPr>
          <w:bCs/>
          <w:color w:val="000000" w:themeColor="text1"/>
        </w:rPr>
        <w:t>năng</w:t>
      </w:r>
      <w:proofErr w:type="spellEnd"/>
      <w:r w:rsidRPr="00CB4E16">
        <w:rPr>
          <w:bCs/>
          <w:color w:val="000000" w:themeColor="text1"/>
        </w:rPr>
        <w:t xml:space="preserve"> </w:t>
      </w:r>
      <w:proofErr w:type="spellStart"/>
      <w:r w:rsidRPr="00CB4E16">
        <w:rPr>
          <w:bCs/>
          <w:color w:val="000000" w:themeColor="text1"/>
        </w:rPr>
        <w:t>của</w:t>
      </w:r>
      <w:proofErr w:type="spellEnd"/>
      <w:r w:rsidRPr="00CB4E16">
        <w:rPr>
          <w:bCs/>
          <w:color w:val="000000" w:themeColor="text1"/>
        </w:rPr>
        <w:t xml:space="preserve"> </w:t>
      </w:r>
      <w:proofErr w:type="spellStart"/>
      <w:r w:rsidRPr="00CB4E16">
        <w:rPr>
          <w:bCs/>
          <w:color w:val="000000" w:themeColor="text1"/>
        </w:rPr>
        <w:t>nền</w:t>
      </w:r>
      <w:proofErr w:type="spellEnd"/>
      <w:r w:rsidRPr="00CB4E16">
        <w:rPr>
          <w:bCs/>
          <w:color w:val="000000" w:themeColor="text1"/>
        </w:rPr>
        <w:t xml:space="preserve"> </w:t>
      </w:r>
      <w:proofErr w:type="spellStart"/>
      <w:r w:rsidRPr="00CB4E16">
        <w:rPr>
          <w:bCs/>
          <w:color w:val="000000" w:themeColor="text1"/>
        </w:rPr>
        <w:t>tảng</w:t>
      </w:r>
      <w:bookmarkEnd w:id="1263"/>
      <w:bookmarkEnd w:id="1264"/>
      <w:proofErr w:type="spellEnd"/>
    </w:p>
    <w:p w14:paraId="74A1AB6E" w14:textId="5F352E92" w:rsidR="00056B66" w:rsidRPr="00CB4E16" w:rsidRDefault="00000000" w:rsidP="00A35F88">
      <w:pPr>
        <w:spacing w:before="120"/>
        <w:jc w:val="both"/>
        <w:rPr>
          <w:color w:val="000000" w:themeColor="text1"/>
        </w:rPr>
      </w:pP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trúc</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r w:rsidR="0040442E" w:rsidRPr="00CB4E16">
        <w:rPr>
          <w:color w:val="000000" w:themeColor="text1"/>
        </w:rPr>
        <w:t>VI CONNECT</w:t>
      </w:r>
      <w:r w:rsidRPr="00CB4E16">
        <w:rPr>
          <w:color w:val="000000" w:themeColor="text1"/>
        </w:rPr>
        <w:t xml:space="preserve"> </w:t>
      </w:r>
      <w:proofErr w:type="spellStart"/>
      <w:r w:rsidRPr="00CB4E16">
        <w:rPr>
          <w:color w:val="000000" w:themeColor="text1"/>
        </w:rPr>
        <w:t>gồm</w:t>
      </w:r>
      <w:proofErr w:type="spellEnd"/>
      <w:r w:rsidRPr="00CB4E16">
        <w:rPr>
          <w:color w:val="000000" w:themeColor="text1"/>
        </w:rPr>
        <w:t xml:space="preserve"> 11 </w:t>
      </w:r>
      <w:proofErr w:type="spellStart"/>
      <w:r w:rsidRPr="00CB4E16">
        <w:rPr>
          <w:color w:val="000000" w:themeColor="text1"/>
        </w:rPr>
        <w:t>cấu</w:t>
      </w:r>
      <w:proofErr w:type="spellEnd"/>
      <w:r w:rsidRPr="00CB4E16">
        <w:rPr>
          <w:color w:val="000000" w:themeColor="text1"/>
        </w:rPr>
        <w:t xml:space="preserve"> </w:t>
      </w:r>
      <w:proofErr w:type="spellStart"/>
      <w:r w:rsidRPr="00CB4E16">
        <w:rPr>
          <w:color w:val="000000" w:themeColor="text1"/>
        </w:rPr>
        <w:t>phần</w:t>
      </w:r>
      <w:proofErr w:type="spellEnd"/>
      <w:r w:rsidRPr="00CB4E16">
        <w:rPr>
          <w:color w:val="000000" w:themeColor="text1"/>
        </w:rPr>
        <w:t xml:space="preserve"> </w:t>
      </w:r>
      <w:proofErr w:type="spellStart"/>
      <w:r w:rsidRPr="00CB4E16">
        <w:rPr>
          <w:color w:val="000000" w:themeColor="text1"/>
        </w:rPr>
        <w:t>độc</w:t>
      </w:r>
      <w:proofErr w:type="spellEnd"/>
      <w:r w:rsidRPr="00CB4E16">
        <w:rPr>
          <w:color w:val="000000" w:themeColor="text1"/>
        </w:rPr>
        <w:t xml:space="preserve"> </w:t>
      </w:r>
      <w:proofErr w:type="spellStart"/>
      <w:r w:rsidRPr="00CB4E16">
        <w:rPr>
          <w:color w:val="000000" w:themeColor="text1"/>
        </w:rPr>
        <w:t>lập</w:t>
      </w:r>
      <w:proofErr w:type="spellEnd"/>
      <w:r w:rsidRPr="00CB4E16">
        <w:rPr>
          <w:color w:val="000000" w:themeColor="text1"/>
        </w:rPr>
        <w:t xml:space="preserve"> </w:t>
      </w:r>
      <w:proofErr w:type="spellStart"/>
      <w:r w:rsidRPr="00CB4E16">
        <w:rPr>
          <w:color w:val="000000" w:themeColor="text1"/>
        </w:rPr>
        <w:t>nhưng</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chuỗi</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 </w:t>
      </w:r>
      <w:proofErr w:type="spellStart"/>
      <w:r w:rsidRPr="00CB4E16">
        <w:rPr>
          <w:color w:val="000000" w:themeColor="text1"/>
        </w:rPr>
        <w:t>Ghép</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 Huy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 </w:t>
      </w:r>
      <w:proofErr w:type="spellStart"/>
      <w:r w:rsidRPr="00CB4E16">
        <w:rPr>
          <w:color w:val="000000" w:themeColor="text1"/>
        </w:rPr>
        <w:t>Tạo</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Mỗi</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một</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một</w:t>
      </w:r>
      <w:proofErr w:type="spellEnd"/>
      <w:r w:rsidRPr="00CB4E16">
        <w:rPr>
          <w:color w:val="000000" w:themeColor="text1"/>
        </w:rPr>
        <w:t xml:space="preserve"> </w:t>
      </w:r>
      <w:proofErr w:type="spellStart"/>
      <w:r w:rsidRPr="00CB4E16">
        <w:rPr>
          <w:color w:val="000000" w:themeColor="text1"/>
        </w:rPr>
        <w:t>đơn</w:t>
      </w:r>
      <w:proofErr w:type="spellEnd"/>
      <w:r w:rsidRPr="00CB4E16">
        <w:rPr>
          <w:color w:val="000000" w:themeColor="text1"/>
        </w:rPr>
        <w:t xml:space="preserve"> </w:t>
      </w:r>
      <w:proofErr w:type="spellStart"/>
      <w:r w:rsidRPr="00CB4E16">
        <w:rPr>
          <w:color w:val="000000" w:themeColor="text1"/>
        </w:rPr>
        <w:t>vị</w:t>
      </w:r>
      <w:proofErr w:type="spellEnd"/>
      <w:r w:rsidRPr="00CB4E16">
        <w:rPr>
          <w:color w:val="000000" w:themeColor="text1"/>
        </w:rPr>
        <w:t xml:space="preserve"> </w:t>
      </w:r>
      <w:proofErr w:type="spellStart"/>
      <w:r w:rsidRPr="00CB4E16">
        <w:rPr>
          <w:color w:val="000000" w:themeColor="text1"/>
        </w:rPr>
        <w:t>chịu</w:t>
      </w:r>
      <w:proofErr w:type="spellEnd"/>
      <w:r w:rsidRPr="00CB4E16">
        <w:rPr>
          <w:color w:val="000000" w:themeColor="text1"/>
        </w:rPr>
        <w:t xml:space="preserve"> </w:t>
      </w:r>
      <w:proofErr w:type="spellStart"/>
      <w:r w:rsidRPr="00CB4E16">
        <w:rPr>
          <w:color w:val="000000" w:themeColor="text1"/>
        </w:rPr>
        <w:t>trách</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AI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hỗ</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 xml:space="preserve">, </w:t>
      </w:r>
      <w:proofErr w:type="spellStart"/>
      <w:r w:rsidRPr="00CB4E16">
        <w:rPr>
          <w:color w:val="000000" w:themeColor="text1"/>
        </w:rPr>
        <w:t>quyết</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w:t>
      </w:r>
      <w:proofErr w:type="spellStart"/>
      <w:r w:rsidRPr="00CB4E16">
        <w:rPr>
          <w:color w:val="000000" w:themeColor="text1"/>
        </w:rPr>
        <w:t>cán</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thẩm</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w:t>
      </w:r>
    </w:p>
    <w:p w14:paraId="34D82E74" w14:textId="77777777" w:rsidR="00056B66" w:rsidRPr="00CB4E16" w:rsidRDefault="00000000" w:rsidP="00A35F88">
      <w:pPr>
        <w:pStyle w:val="Heading3"/>
        <w:spacing w:before="120"/>
        <w:jc w:val="both"/>
        <w:rPr>
          <w:color w:val="000000" w:themeColor="text1"/>
        </w:rPr>
      </w:pPr>
      <w:bookmarkStart w:id="1265" w:name="_Toc237789024"/>
      <w:r w:rsidRPr="00CB4E16">
        <w:rPr>
          <w:color w:val="000000" w:themeColor="text1"/>
        </w:rPr>
        <w:t xml:space="preserve">01.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KH&amp;CN</w:t>
      </w:r>
      <w:bookmarkEnd w:id="1265"/>
    </w:p>
    <w:p w14:paraId="647AF4AD" w14:textId="77777777"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proofErr w:type="spellStart"/>
      <w:r w:rsidRPr="00CB4E16">
        <w:rPr>
          <w:color w:val="000000" w:themeColor="text1"/>
        </w:rPr>
        <w:t>Hình</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chủ</w:t>
      </w:r>
      <w:proofErr w:type="spellEnd"/>
      <w:r w:rsidRPr="00CB4E16">
        <w:rPr>
          <w:color w:val="000000" w:themeColor="text1"/>
        </w:rPr>
        <w:t xml:space="preserve"> </w:t>
      </w:r>
      <w:proofErr w:type="spellStart"/>
      <w:r w:rsidRPr="00CB4E16">
        <w:rPr>
          <w:color w:val="000000" w:themeColor="text1"/>
        </w:rPr>
        <w:t>thể</w:t>
      </w:r>
      <w:proofErr w:type="spellEnd"/>
      <w:r w:rsidRPr="00CB4E16">
        <w:rPr>
          <w:color w:val="000000" w:themeColor="text1"/>
        </w:rPr>
        <w:t xml:space="preserve"> </w:t>
      </w:r>
      <w:proofErr w:type="spellStart"/>
      <w:r w:rsidRPr="00CB4E16">
        <w:rPr>
          <w:color w:val="000000" w:themeColor="text1"/>
        </w:rPr>
        <w:t>đã</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để</w:t>
      </w:r>
      <w:proofErr w:type="spellEnd"/>
      <w:r w:rsidRPr="00CB4E16">
        <w:rPr>
          <w:color w:val="000000" w:themeColor="text1"/>
        </w:rPr>
        <w:t xml:space="preserve"> </w:t>
      </w:r>
      <w:proofErr w:type="spellStart"/>
      <w:r w:rsidRPr="00CB4E16">
        <w:rPr>
          <w:color w:val="000000" w:themeColor="text1"/>
        </w:rPr>
        <w:t>biết</w:t>
      </w:r>
      <w:proofErr w:type="spellEnd"/>
      <w:r w:rsidRPr="00CB4E16">
        <w:rPr>
          <w:color w:val="000000" w:themeColor="text1"/>
        </w:rPr>
        <w:t xml:space="preserve"> </w:t>
      </w:r>
      <w:proofErr w:type="spellStart"/>
      <w:r w:rsidRPr="00CB4E16">
        <w:rPr>
          <w:color w:val="000000" w:themeColor="text1"/>
        </w:rPr>
        <w:t>đúng</w:t>
      </w:r>
      <w:proofErr w:type="spellEnd"/>
      <w:r w:rsidRPr="00CB4E16">
        <w:rPr>
          <w:color w:val="000000" w:themeColor="text1"/>
        </w:rPr>
        <w:t xml:space="preserve"> </w:t>
      </w:r>
      <w:proofErr w:type="spellStart"/>
      <w:r w:rsidRPr="00CB4E16">
        <w:rPr>
          <w:color w:val="000000" w:themeColor="text1"/>
        </w:rPr>
        <w:t>người</w:t>
      </w:r>
      <w:proofErr w:type="spellEnd"/>
      <w:r w:rsidRPr="00CB4E16">
        <w:rPr>
          <w:color w:val="000000" w:themeColor="text1"/>
        </w:rPr>
        <w:t xml:space="preserve">, </w:t>
      </w:r>
      <w:proofErr w:type="spellStart"/>
      <w:r w:rsidRPr="00CB4E16">
        <w:rPr>
          <w:color w:val="000000" w:themeColor="text1"/>
        </w:rPr>
        <w:t>đúng</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đúng</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kiện</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w:t>
      </w:r>
    </w:p>
    <w:p w14:paraId="5C097733" w14:textId="77777777" w:rsidR="00056B66" w:rsidRPr="00CB4E16" w:rsidRDefault="00000000" w:rsidP="00A35F88">
      <w:pPr>
        <w:spacing w:before="120"/>
        <w:jc w:val="both"/>
        <w:rPr>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r w:rsidRPr="00CB4E16">
        <w:rPr>
          <w:color w:val="000000" w:themeColor="text1"/>
        </w:rPr>
        <w:t xml:space="preserve">Quản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cá</w:t>
      </w:r>
      <w:proofErr w:type="spellEnd"/>
      <w:r w:rsidRPr="00CB4E16">
        <w:rPr>
          <w:color w:val="000000" w:themeColor="text1"/>
        </w:rPr>
        <w:t xml:space="preserve"> </w:t>
      </w:r>
      <w:proofErr w:type="spellStart"/>
      <w:r w:rsidRPr="00CB4E16">
        <w:rPr>
          <w:color w:val="000000" w:themeColor="text1"/>
        </w:rPr>
        <w:t>nhân</w:t>
      </w:r>
      <w:proofErr w:type="spellEnd"/>
      <w:r w:rsidRPr="00CB4E16">
        <w:rPr>
          <w:color w:val="000000" w:themeColor="text1"/>
        </w:rPr>
        <w:t>/</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nội</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ORCID, ROR/ISNI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phù</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bố</w:t>
      </w:r>
      <w:proofErr w:type="spellEnd"/>
      <w:r w:rsidRPr="00CB4E16">
        <w:rPr>
          <w:color w:val="000000" w:themeColor="text1"/>
        </w:rPr>
        <w:t xml:space="preserve">, </w:t>
      </w:r>
      <w:proofErr w:type="spellStart"/>
      <w:r w:rsidRPr="00CB4E16">
        <w:rPr>
          <w:color w:val="000000" w:themeColor="text1"/>
        </w:rPr>
        <w:t>sáng</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dự</w:t>
      </w:r>
      <w:proofErr w:type="spellEnd"/>
      <w:r w:rsidRPr="00CB4E16">
        <w:rPr>
          <w:color w:val="000000" w:themeColor="text1"/>
        </w:rPr>
        <w:t xml:space="preserve"> </w:t>
      </w:r>
      <w:proofErr w:type="spellStart"/>
      <w:r w:rsidRPr="00CB4E16">
        <w:rPr>
          <w:color w:val="000000" w:themeColor="text1"/>
        </w:rPr>
        <w:t>án</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minh</w:t>
      </w:r>
      <w:proofErr w:type="spellEnd"/>
      <w:r w:rsidRPr="00CB4E16">
        <w:rPr>
          <w:color w:val="000000" w:themeColor="text1"/>
        </w:rPr>
        <w:t xml:space="preserve"> </w:t>
      </w:r>
      <w:proofErr w:type="spellStart"/>
      <w:r w:rsidRPr="00CB4E16">
        <w:rPr>
          <w:color w:val="000000" w:themeColor="text1"/>
        </w:rPr>
        <w:t>nhiều</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ý, </w:t>
      </w:r>
      <w:proofErr w:type="spellStart"/>
      <w:r w:rsidRPr="00CB4E16">
        <w:rPr>
          <w:color w:val="000000" w:themeColor="text1"/>
        </w:rPr>
        <w:t>phạm</w:t>
      </w:r>
      <w:proofErr w:type="spellEnd"/>
      <w:r w:rsidRPr="00CB4E16">
        <w:rPr>
          <w:color w:val="000000" w:themeColor="text1"/>
        </w:rPr>
        <w:t xml:space="preserve"> vi chia </w:t>
      </w:r>
      <w:proofErr w:type="spellStart"/>
      <w:r w:rsidRPr="00CB4E16">
        <w:rPr>
          <w:color w:val="000000" w:themeColor="text1"/>
        </w:rPr>
        <w:t>sẻ</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lịch</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w:t>
      </w:r>
      <w:proofErr w:type="spellStart"/>
      <w:r w:rsidRPr="00CB4E16">
        <w:rPr>
          <w:color w:val="000000" w:themeColor="text1"/>
        </w:rPr>
        <w:t>nhật</w:t>
      </w:r>
      <w:proofErr w:type="spellEnd"/>
      <w:r w:rsidRPr="00CB4E16">
        <w:rPr>
          <w:color w:val="000000" w:themeColor="text1"/>
        </w:rPr>
        <w:t>.</w:t>
      </w:r>
    </w:p>
    <w:p w14:paraId="722EBE02" w14:textId="77777777" w:rsidR="00056B66" w:rsidRDefault="00000000" w:rsidP="00A35F88">
      <w:pPr>
        <w:spacing w:before="120"/>
        <w:jc w:val="both"/>
        <w:rPr>
          <w:ins w:id="1266" w:author="Administrator" w:date="2026-08-16T19:02:00Z" w16du:dateUtc="2026-08-16T12:02:00Z"/>
          <w:color w:val="000000" w:themeColor="text1"/>
        </w:rPr>
      </w:pPr>
      <w:proofErr w:type="spellStart"/>
      <w:r w:rsidRPr="00CB4E16">
        <w:rPr>
          <w:b/>
          <w:color w:val="000000" w:themeColor="text1"/>
        </w:rPr>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trạng</w:t>
      </w:r>
      <w:proofErr w:type="spellEnd"/>
      <w:r w:rsidRPr="00CB4E16">
        <w:rPr>
          <w:color w:val="000000" w:themeColor="text1"/>
        </w:rPr>
        <w:t xml:space="preserve"> </w:t>
      </w:r>
      <w:proofErr w:type="spellStart"/>
      <w:r w:rsidRPr="00CB4E16">
        <w:rPr>
          <w:color w:val="000000" w:themeColor="text1"/>
        </w:rPr>
        <w:t>thái</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mối</w:t>
      </w:r>
      <w:proofErr w:type="spellEnd"/>
      <w:r w:rsidRPr="00CB4E16">
        <w:rPr>
          <w:color w:val="000000" w:themeColor="text1"/>
        </w:rPr>
        <w:t xml:space="preserve"> </w:t>
      </w:r>
      <w:proofErr w:type="spellStart"/>
      <w:r w:rsidRPr="00CB4E16">
        <w:rPr>
          <w:color w:val="000000" w:themeColor="text1"/>
        </w:rPr>
        <w:t>sẵn</w:t>
      </w:r>
      <w:proofErr w:type="spellEnd"/>
      <w:r w:rsidRPr="00CB4E16">
        <w:rPr>
          <w:color w:val="000000" w:themeColor="text1"/>
        </w:rPr>
        <w:t xml:space="preserve"> </w:t>
      </w:r>
      <w:proofErr w:type="spellStart"/>
      <w:r w:rsidRPr="00CB4E16">
        <w:rPr>
          <w:color w:val="000000" w:themeColor="text1"/>
        </w:rPr>
        <w:t>sàng</w:t>
      </w:r>
      <w:proofErr w:type="spellEnd"/>
      <w:r w:rsidRPr="00CB4E16">
        <w:rPr>
          <w:color w:val="000000" w:themeColor="text1"/>
        </w:rPr>
        <w:t xml:space="preserve">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tìm</w:t>
      </w:r>
      <w:proofErr w:type="spellEnd"/>
      <w:r w:rsidRPr="00CB4E16">
        <w:rPr>
          <w:color w:val="000000" w:themeColor="text1"/>
        </w:rPr>
        <w:t xml:space="preserve"> </w:t>
      </w:r>
      <w:proofErr w:type="spellStart"/>
      <w:r w:rsidRPr="00CB4E16">
        <w:rPr>
          <w:color w:val="000000" w:themeColor="text1"/>
        </w:rPr>
        <w:t>kiếm</w:t>
      </w:r>
      <w:proofErr w:type="spellEnd"/>
      <w:r w:rsidRPr="00CB4E16">
        <w:rPr>
          <w:color w:val="000000" w:themeColor="text1"/>
        </w:rPr>
        <w:t xml:space="preserve">, </w:t>
      </w:r>
      <w:proofErr w:type="spellStart"/>
      <w:r w:rsidRPr="00CB4E16">
        <w:rPr>
          <w:color w:val="000000" w:themeColor="text1"/>
        </w:rPr>
        <w:t>ghép</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huy</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w:t>
      </w:r>
    </w:p>
    <w:p w14:paraId="60B83F2B" w14:textId="77777777" w:rsidR="003F68DE" w:rsidRPr="003F68DE" w:rsidRDefault="003F68DE" w:rsidP="003F68DE">
      <w:pPr>
        <w:spacing w:before="120"/>
        <w:jc w:val="both"/>
        <w:rPr>
          <w:ins w:id="1267" w:author="Administrator" w:date="2026-08-16T19:02:00Z" w16du:dateUtc="2026-08-16T12:02:00Z"/>
          <w:color w:val="EE0000"/>
          <w:rPrChange w:id="1268" w:author="Administrator" w:date="2026-08-16T19:02:00Z" w16du:dateUtc="2026-08-16T12:02:00Z">
            <w:rPr>
              <w:ins w:id="1269" w:author="Administrator" w:date="2026-08-16T19:02:00Z" w16du:dateUtc="2026-08-16T12:02:00Z"/>
              <w:b/>
              <w:bCs/>
              <w:color w:val="000000" w:themeColor="text1"/>
            </w:rPr>
          </w:rPrChange>
        </w:rPr>
      </w:pPr>
      <w:proofErr w:type="spellStart"/>
      <w:ins w:id="1270" w:author="Administrator" w:date="2026-08-16T19:02:00Z">
        <w:r w:rsidRPr="003F68DE">
          <w:rPr>
            <w:b/>
            <w:bCs/>
            <w:color w:val="EE0000"/>
            <w:rPrChange w:id="1271" w:author="Administrator" w:date="2026-08-16T19:02:00Z" w16du:dateUtc="2026-08-16T12:02:00Z">
              <w:rPr>
                <w:b/>
                <w:bCs/>
                <w:color w:val="000000" w:themeColor="text1"/>
              </w:rPr>
            </w:rPrChange>
          </w:rPr>
          <w:t>Hồ</w:t>
        </w:r>
        <w:proofErr w:type="spellEnd"/>
        <w:r w:rsidRPr="003F68DE">
          <w:rPr>
            <w:b/>
            <w:bCs/>
            <w:color w:val="EE0000"/>
            <w:rPrChange w:id="1272" w:author="Administrator" w:date="2026-08-16T19:02:00Z" w16du:dateUtc="2026-08-16T12:02:00Z">
              <w:rPr>
                <w:b/>
                <w:bCs/>
                <w:color w:val="000000" w:themeColor="text1"/>
              </w:rPr>
            </w:rPrChange>
          </w:rPr>
          <w:t xml:space="preserve"> </w:t>
        </w:r>
        <w:proofErr w:type="spellStart"/>
        <w:r w:rsidRPr="003F68DE">
          <w:rPr>
            <w:b/>
            <w:bCs/>
            <w:color w:val="EE0000"/>
            <w:rPrChange w:id="1273" w:author="Administrator" w:date="2026-08-16T19:02:00Z" w16du:dateUtc="2026-08-16T12:02:00Z">
              <w:rPr>
                <w:b/>
                <w:bCs/>
                <w:color w:val="000000" w:themeColor="text1"/>
              </w:rPr>
            </w:rPrChange>
          </w:rPr>
          <w:t>sơ</w:t>
        </w:r>
        <w:proofErr w:type="spellEnd"/>
        <w:r w:rsidRPr="003F68DE">
          <w:rPr>
            <w:b/>
            <w:bCs/>
            <w:color w:val="EE0000"/>
            <w:rPrChange w:id="1274" w:author="Administrator" w:date="2026-08-16T19:02:00Z" w16du:dateUtc="2026-08-16T12:02:00Z">
              <w:rPr>
                <w:b/>
                <w:bCs/>
                <w:color w:val="000000" w:themeColor="text1"/>
              </w:rPr>
            </w:rPrChange>
          </w:rPr>
          <w:t xml:space="preserve"> </w:t>
        </w:r>
        <w:proofErr w:type="spellStart"/>
        <w:r w:rsidRPr="003F68DE">
          <w:rPr>
            <w:b/>
            <w:bCs/>
            <w:color w:val="EE0000"/>
            <w:rPrChange w:id="1275" w:author="Administrator" w:date="2026-08-16T19:02:00Z" w16du:dateUtc="2026-08-16T12:02:00Z">
              <w:rPr>
                <w:b/>
                <w:bCs/>
                <w:color w:val="000000" w:themeColor="text1"/>
              </w:rPr>
            </w:rPrChange>
          </w:rPr>
          <w:t>và</w:t>
        </w:r>
        <w:proofErr w:type="spellEnd"/>
        <w:r w:rsidRPr="003F68DE">
          <w:rPr>
            <w:b/>
            <w:bCs/>
            <w:color w:val="EE0000"/>
            <w:rPrChange w:id="1276" w:author="Administrator" w:date="2026-08-16T19:02:00Z" w16du:dateUtc="2026-08-16T12:02:00Z">
              <w:rPr>
                <w:b/>
                <w:bCs/>
                <w:color w:val="000000" w:themeColor="text1"/>
              </w:rPr>
            </w:rPrChange>
          </w:rPr>
          <w:t xml:space="preserve"> </w:t>
        </w:r>
        <w:proofErr w:type="spellStart"/>
        <w:r w:rsidRPr="003F68DE">
          <w:rPr>
            <w:b/>
            <w:bCs/>
            <w:color w:val="EE0000"/>
            <w:rPrChange w:id="1277" w:author="Administrator" w:date="2026-08-16T19:02:00Z" w16du:dateUtc="2026-08-16T12:02:00Z">
              <w:rPr>
                <w:b/>
                <w:bCs/>
                <w:color w:val="000000" w:themeColor="text1"/>
              </w:rPr>
            </w:rPrChange>
          </w:rPr>
          <w:t>định</w:t>
        </w:r>
        <w:proofErr w:type="spellEnd"/>
        <w:r w:rsidRPr="003F68DE">
          <w:rPr>
            <w:b/>
            <w:bCs/>
            <w:color w:val="EE0000"/>
            <w:rPrChange w:id="1278" w:author="Administrator" w:date="2026-08-16T19:02:00Z" w16du:dateUtc="2026-08-16T12:02:00Z">
              <w:rPr>
                <w:b/>
                <w:bCs/>
                <w:color w:val="000000" w:themeColor="text1"/>
              </w:rPr>
            </w:rPrChange>
          </w:rPr>
          <w:t xml:space="preserve"> </w:t>
        </w:r>
        <w:proofErr w:type="spellStart"/>
        <w:r w:rsidRPr="003F68DE">
          <w:rPr>
            <w:b/>
            <w:bCs/>
            <w:color w:val="EE0000"/>
            <w:rPrChange w:id="1279" w:author="Administrator" w:date="2026-08-16T19:02:00Z" w16du:dateUtc="2026-08-16T12:02:00Z">
              <w:rPr>
                <w:b/>
                <w:bCs/>
                <w:color w:val="000000" w:themeColor="text1"/>
              </w:rPr>
            </w:rPrChange>
          </w:rPr>
          <w:t>danh</w:t>
        </w:r>
        <w:proofErr w:type="spellEnd"/>
        <w:r w:rsidRPr="003F68DE">
          <w:rPr>
            <w:b/>
            <w:bCs/>
            <w:color w:val="EE0000"/>
            <w:rPrChange w:id="1280" w:author="Administrator" w:date="2026-08-16T19:02:00Z" w16du:dateUtc="2026-08-16T12:02:00Z">
              <w:rPr>
                <w:b/>
                <w:bCs/>
                <w:color w:val="000000" w:themeColor="text1"/>
              </w:rPr>
            </w:rPrChange>
          </w:rPr>
          <w:t xml:space="preserve"> </w:t>
        </w:r>
        <w:commentRangeStart w:id="1281"/>
        <w:proofErr w:type="spellStart"/>
        <w:r w:rsidRPr="003F68DE">
          <w:rPr>
            <w:b/>
            <w:bCs/>
            <w:color w:val="EE0000"/>
            <w:rPrChange w:id="1282" w:author="Administrator" w:date="2026-08-16T19:02:00Z" w16du:dateUtc="2026-08-16T12:02:00Z">
              <w:rPr>
                <w:b/>
                <w:bCs/>
                <w:color w:val="000000" w:themeColor="text1"/>
              </w:rPr>
            </w:rPrChange>
          </w:rPr>
          <w:t>chuyên</w:t>
        </w:r>
      </w:ins>
      <w:commentRangeEnd w:id="1281"/>
      <w:proofErr w:type="spellEnd"/>
      <w:ins w:id="1283" w:author="Administrator" w:date="2026-08-16T19:03:00Z" w16du:dateUtc="2026-08-16T12:03:00Z">
        <w:r>
          <w:rPr>
            <w:rStyle w:val="CommentReference"/>
          </w:rPr>
          <w:commentReference w:id="1281"/>
        </w:r>
      </w:ins>
      <w:ins w:id="1284" w:author="Administrator" w:date="2026-08-16T19:02:00Z">
        <w:r w:rsidRPr="003F68DE">
          <w:rPr>
            <w:b/>
            <w:bCs/>
            <w:color w:val="EE0000"/>
            <w:rPrChange w:id="1285" w:author="Administrator" w:date="2026-08-16T19:02:00Z" w16du:dateUtc="2026-08-16T12:02:00Z">
              <w:rPr>
                <w:b/>
                <w:bCs/>
                <w:color w:val="000000" w:themeColor="text1"/>
              </w:rPr>
            </w:rPrChange>
          </w:rPr>
          <w:t xml:space="preserve"> </w:t>
        </w:r>
        <w:proofErr w:type="spellStart"/>
        <w:r w:rsidRPr="003F68DE">
          <w:rPr>
            <w:b/>
            <w:bCs/>
            <w:color w:val="EE0000"/>
            <w:rPrChange w:id="1286" w:author="Administrator" w:date="2026-08-16T19:02:00Z" w16du:dateUtc="2026-08-16T12:02:00Z">
              <w:rPr>
                <w:b/>
                <w:bCs/>
                <w:color w:val="000000" w:themeColor="text1"/>
              </w:rPr>
            </w:rPrChange>
          </w:rPr>
          <w:t>gia</w:t>
        </w:r>
      </w:ins>
      <w:proofErr w:type="spellEnd"/>
      <w:ins w:id="1287" w:author="Administrator" w:date="2026-08-16T19:02:00Z" w16du:dateUtc="2026-08-16T12:02:00Z">
        <w:r w:rsidRPr="003F68DE">
          <w:rPr>
            <w:b/>
            <w:bCs/>
            <w:color w:val="EE0000"/>
            <w:rPrChange w:id="1288" w:author="Administrator" w:date="2026-08-16T19:02:00Z" w16du:dateUtc="2026-08-16T12:02:00Z">
              <w:rPr>
                <w:b/>
                <w:bCs/>
                <w:color w:val="000000" w:themeColor="text1"/>
              </w:rPr>
            </w:rPrChange>
          </w:rPr>
          <w:t xml:space="preserve">: </w:t>
        </w:r>
        <w:proofErr w:type="spellStart"/>
        <w:r w:rsidRPr="003F68DE">
          <w:rPr>
            <w:color w:val="EE0000"/>
            <w:rPrChange w:id="1289" w:author="Administrator" w:date="2026-08-16T19:02:00Z" w16du:dateUtc="2026-08-16T12:02:00Z">
              <w:rPr>
                <w:b/>
                <w:bCs/>
                <w:color w:val="000000" w:themeColor="text1"/>
              </w:rPr>
            </w:rPrChange>
          </w:rPr>
          <w:t>Mỗi</w:t>
        </w:r>
        <w:proofErr w:type="spellEnd"/>
        <w:r w:rsidRPr="003F68DE">
          <w:rPr>
            <w:color w:val="EE0000"/>
            <w:rPrChange w:id="1290" w:author="Administrator" w:date="2026-08-16T19:02:00Z" w16du:dateUtc="2026-08-16T12:02:00Z">
              <w:rPr>
                <w:b/>
                <w:bCs/>
                <w:color w:val="000000" w:themeColor="text1"/>
              </w:rPr>
            </w:rPrChange>
          </w:rPr>
          <w:t xml:space="preserve"> </w:t>
        </w:r>
        <w:proofErr w:type="spellStart"/>
        <w:r w:rsidRPr="003F68DE">
          <w:rPr>
            <w:color w:val="EE0000"/>
            <w:rPrChange w:id="1291" w:author="Administrator" w:date="2026-08-16T19:02:00Z" w16du:dateUtc="2026-08-16T12:02:00Z">
              <w:rPr>
                <w:b/>
                <w:bCs/>
                <w:color w:val="000000" w:themeColor="text1"/>
              </w:rPr>
            </w:rPrChange>
          </w:rPr>
          <w:t>thông</w:t>
        </w:r>
        <w:proofErr w:type="spellEnd"/>
        <w:r w:rsidRPr="003F68DE">
          <w:rPr>
            <w:color w:val="EE0000"/>
            <w:rPrChange w:id="1292" w:author="Administrator" w:date="2026-08-16T19:02:00Z" w16du:dateUtc="2026-08-16T12:02:00Z">
              <w:rPr>
                <w:b/>
                <w:bCs/>
                <w:color w:val="000000" w:themeColor="text1"/>
              </w:rPr>
            </w:rPrChange>
          </w:rPr>
          <w:t xml:space="preserve"> tin </w:t>
        </w:r>
        <w:proofErr w:type="spellStart"/>
        <w:r w:rsidRPr="003F68DE">
          <w:rPr>
            <w:color w:val="EE0000"/>
            <w:rPrChange w:id="1293" w:author="Administrator" w:date="2026-08-16T19:02:00Z" w16du:dateUtc="2026-08-16T12:02:00Z">
              <w:rPr>
                <w:b/>
                <w:bCs/>
                <w:color w:val="000000" w:themeColor="text1"/>
              </w:rPr>
            </w:rPrChange>
          </w:rPr>
          <w:t>năng</w:t>
        </w:r>
        <w:proofErr w:type="spellEnd"/>
        <w:r w:rsidRPr="003F68DE">
          <w:rPr>
            <w:color w:val="EE0000"/>
            <w:rPrChange w:id="1294" w:author="Administrator" w:date="2026-08-16T19:02:00Z" w16du:dateUtc="2026-08-16T12:02:00Z">
              <w:rPr>
                <w:b/>
                <w:bCs/>
                <w:color w:val="000000" w:themeColor="text1"/>
              </w:rPr>
            </w:rPrChange>
          </w:rPr>
          <w:t xml:space="preserve"> </w:t>
        </w:r>
        <w:proofErr w:type="spellStart"/>
        <w:r w:rsidRPr="003F68DE">
          <w:rPr>
            <w:color w:val="EE0000"/>
            <w:rPrChange w:id="1295" w:author="Administrator" w:date="2026-08-16T19:02:00Z" w16du:dateUtc="2026-08-16T12:02:00Z">
              <w:rPr>
                <w:b/>
                <w:bCs/>
                <w:color w:val="000000" w:themeColor="text1"/>
              </w:rPr>
            </w:rPrChange>
          </w:rPr>
          <w:t>lực</w:t>
        </w:r>
        <w:proofErr w:type="spellEnd"/>
        <w:r w:rsidRPr="003F68DE">
          <w:rPr>
            <w:color w:val="EE0000"/>
            <w:rPrChange w:id="1296" w:author="Administrator" w:date="2026-08-16T19:02:00Z" w16du:dateUtc="2026-08-16T12:02:00Z">
              <w:rPr>
                <w:b/>
                <w:bCs/>
                <w:color w:val="000000" w:themeColor="text1"/>
              </w:rPr>
            </w:rPrChange>
          </w:rPr>
          <w:t xml:space="preserve"> </w:t>
        </w:r>
        <w:proofErr w:type="spellStart"/>
        <w:r w:rsidRPr="003F68DE">
          <w:rPr>
            <w:color w:val="EE0000"/>
            <w:rPrChange w:id="1297" w:author="Administrator" w:date="2026-08-16T19:02:00Z" w16du:dateUtc="2026-08-16T12:02:00Z">
              <w:rPr>
                <w:b/>
                <w:bCs/>
                <w:color w:val="000000" w:themeColor="text1"/>
              </w:rPr>
            </w:rPrChange>
          </w:rPr>
          <w:t>trong</w:t>
        </w:r>
        <w:proofErr w:type="spellEnd"/>
        <w:r w:rsidRPr="003F68DE">
          <w:rPr>
            <w:color w:val="EE0000"/>
            <w:rPrChange w:id="1298" w:author="Administrator" w:date="2026-08-16T19:02:00Z" w16du:dateUtc="2026-08-16T12:02:00Z">
              <w:rPr>
                <w:b/>
                <w:bCs/>
                <w:color w:val="000000" w:themeColor="text1"/>
              </w:rPr>
            </w:rPrChange>
          </w:rPr>
          <w:t xml:space="preserve"> </w:t>
        </w:r>
        <w:proofErr w:type="spellStart"/>
        <w:r w:rsidRPr="003F68DE">
          <w:rPr>
            <w:color w:val="EE0000"/>
            <w:rPrChange w:id="1299" w:author="Administrator" w:date="2026-08-16T19:02:00Z" w16du:dateUtc="2026-08-16T12:02:00Z">
              <w:rPr>
                <w:b/>
                <w:bCs/>
                <w:color w:val="000000" w:themeColor="text1"/>
              </w:rPr>
            </w:rPrChange>
          </w:rPr>
          <w:t>hồ</w:t>
        </w:r>
        <w:proofErr w:type="spellEnd"/>
        <w:r w:rsidRPr="003F68DE">
          <w:rPr>
            <w:color w:val="EE0000"/>
            <w:rPrChange w:id="1300" w:author="Administrator" w:date="2026-08-16T19:02:00Z" w16du:dateUtc="2026-08-16T12:02:00Z">
              <w:rPr>
                <w:b/>
                <w:bCs/>
                <w:color w:val="000000" w:themeColor="text1"/>
              </w:rPr>
            </w:rPrChange>
          </w:rPr>
          <w:t xml:space="preserve"> </w:t>
        </w:r>
        <w:proofErr w:type="spellStart"/>
        <w:r w:rsidRPr="003F68DE">
          <w:rPr>
            <w:color w:val="EE0000"/>
            <w:rPrChange w:id="1301" w:author="Administrator" w:date="2026-08-16T19:02:00Z" w16du:dateUtc="2026-08-16T12:02:00Z">
              <w:rPr>
                <w:b/>
                <w:bCs/>
                <w:color w:val="000000" w:themeColor="text1"/>
              </w:rPr>
            </w:rPrChange>
          </w:rPr>
          <w:t>sơ</w:t>
        </w:r>
        <w:proofErr w:type="spellEnd"/>
        <w:r w:rsidRPr="003F68DE">
          <w:rPr>
            <w:color w:val="EE0000"/>
            <w:rPrChange w:id="1302" w:author="Administrator" w:date="2026-08-16T19:02:00Z" w16du:dateUtc="2026-08-16T12:02:00Z">
              <w:rPr>
                <w:b/>
                <w:bCs/>
                <w:color w:val="000000" w:themeColor="text1"/>
              </w:rPr>
            </w:rPrChange>
          </w:rPr>
          <w:t xml:space="preserve"> </w:t>
        </w:r>
        <w:proofErr w:type="spellStart"/>
        <w:r w:rsidRPr="003F68DE">
          <w:rPr>
            <w:color w:val="EE0000"/>
            <w:rPrChange w:id="1303" w:author="Administrator" w:date="2026-08-16T19:02:00Z" w16du:dateUtc="2026-08-16T12:02:00Z">
              <w:rPr>
                <w:b/>
                <w:bCs/>
                <w:color w:val="000000" w:themeColor="text1"/>
              </w:rPr>
            </w:rPrChange>
          </w:rPr>
          <w:t>chuyên</w:t>
        </w:r>
        <w:proofErr w:type="spellEnd"/>
        <w:r w:rsidRPr="003F68DE">
          <w:rPr>
            <w:color w:val="EE0000"/>
            <w:rPrChange w:id="1304" w:author="Administrator" w:date="2026-08-16T19:02:00Z" w16du:dateUtc="2026-08-16T12:02:00Z">
              <w:rPr>
                <w:b/>
                <w:bCs/>
                <w:color w:val="000000" w:themeColor="text1"/>
              </w:rPr>
            </w:rPrChange>
          </w:rPr>
          <w:t xml:space="preserve"> </w:t>
        </w:r>
        <w:proofErr w:type="spellStart"/>
        <w:r w:rsidRPr="003F68DE">
          <w:rPr>
            <w:color w:val="EE0000"/>
            <w:rPrChange w:id="1305" w:author="Administrator" w:date="2026-08-16T19:02:00Z" w16du:dateUtc="2026-08-16T12:02:00Z">
              <w:rPr>
                <w:b/>
                <w:bCs/>
                <w:color w:val="000000" w:themeColor="text1"/>
              </w:rPr>
            </w:rPrChange>
          </w:rPr>
          <w:t>gia</w:t>
        </w:r>
        <w:proofErr w:type="spellEnd"/>
        <w:r w:rsidRPr="003F68DE">
          <w:rPr>
            <w:color w:val="EE0000"/>
            <w:rPrChange w:id="1306" w:author="Administrator" w:date="2026-08-16T19:02:00Z" w16du:dateUtc="2026-08-16T12:02:00Z">
              <w:rPr>
                <w:b/>
                <w:bCs/>
                <w:color w:val="000000" w:themeColor="text1"/>
              </w:rPr>
            </w:rPrChange>
          </w:rPr>
          <w:t xml:space="preserve"> </w:t>
        </w:r>
        <w:proofErr w:type="spellStart"/>
        <w:r w:rsidRPr="003F68DE">
          <w:rPr>
            <w:color w:val="EE0000"/>
            <w:rPrChange w:id="1307" w:author="Administrator" w:date="2026-08-16T19:02:00Z" w16du:dateUtc="2026-08-16T12:02:00Z">
              <w:rPr>
                <w:b/>
                <w:bCs/>
                <w:color w:val="000000" w:themeColor="text1"/>
              </w:rPr>
            </w:rPrChange>
          </w:rPr>
          <w:t>được</w:t>
        </w:r>
        <w:proofErr w:type="spellEnd"/>
        <w:r w:rsidRPr="003F68DE">
          <w:rPr>
            <w:color w:val="EE0000"/>
            <w:rPrChange w:id="1308" w:author="Administrator" w:date="2026-08-16T19:02:00Z" w16du:dateUtc="2026-08-16T12:02:00Z">
              <w:rPr>
                <w:b/>
                <w:bCs/>
                <w:color w:val="000000" w:themeColor="text1"/>
              </w:rPr>
            </w:rPrChange>
          </w:rPr>
          <w:t xml:space="preserve"> </w:t>
        </w:r>
        <w:proofErr w:type="spellStart"/>
        <w:r w:rsidRPr="003F68DE">
          <w:rPr>
            <w:color w:val="EE0000"/>
            <w:rPrChange w:id="1309" w:author="Administrator" w:date="2026-08-16T19:02:00Z" w16du:dateUtc="2026-08-16T12:02:00Z">
              <w:rPr>
                <w:b/>
                <w:bCs/>
                <w:color w:val="000000" w:themeColor="text1"/>
              </w:rPr>
            </w:rPrChange>
          </w:rPr>
          <w:t>gắn</w:t>
        </w:r>
        <w:proofErr w:type="spellEnd"/>
        <w:r w:rsidRPr="003F68DE">
          <w:rPr>
            <w:color w:val="EE0000"/>
            <w:rPrChange w:id="1310" w:author="Administrator" w:date="2026-08-16T19:02:00Z" w16du:dateUtc="2026-08-16T12:02:00Z">
              <w:rPr>
                <w:b/>
                <w:bCs/>
                <w:color w:val="000000" w:themeColor="text1"/>
              </w:rPr>
            </w:rPrChange>
          </w:rPr>
          <w:t xml:space="preserve"> </w:t>
        </w:r>
        <w:proofErr w:type="spellStart"/>
        <w:r w:rsidRPr="003F68DE">
          <w:rPr>
            <w:color w:val="EE0000"/>
            <w:rPrChange w:id="1311" w:author="Administrator" w:date="2026-08-16T19:02:00Z" w16du:dateUtc="2026-08-16T12:02:00Z">
              <w:rPr>
                <w:b/>
                <w:bCs/>
                <w:color w:val="000000" w:themeColor="text1"/>
              </w:rPr>
            </w:rPrChange>
          </w:rPr>
          <w:t>trạng</w:t>
        </w:r>
        <w:proofErr w:type="spellEnd"/>
        <w:r w:rsidRPr="003F68DE">
          <w:rPr>
            <w:color w:val="EE0000"/>
            <w:rPrChange w:id="1312" w:author="Administrator" w:date="2026-08-16T19:02:00Z" w16du:dateUtc="2026-08-16T12:02:00Z">
              <w:rPr>
                <w:b/>
                <w:bCs/>
                <w:color w:val="000000" w:themeColor="text1"/>
              </w:rPr>
            </w:rPrChange>
          </w:rPr>
          <w:t xml:space="preserve"> </w:t>
        </w:r>
        <w:proofErr w:type="spellStart"/>
        <w:r w:rsidRPr="003F68DE">
          <w:rPr>
            <w:color w:val="EE0000"/>
            <w:rPrChange w:id="1313" w:author="Administrator" w:date="2026-08-16T19:02:00Z" w16du:dateUtc="2026-08-16T12:02:00Z">
              <w:rPr>
                <w:b/>
                <w:bCs/>
                <w:color w:val="000000" w:themeColor="text1"/>
              </w:rPr>
            </w:rPrChange>
          </w:rPr>
          <w:t>thái</w:t>
        </w:r>
        <w:proofErr w:type="spellEnd"/>
        <w:r w:rsidRPr="003F68DE">
          <w:rPr>
            <w:color w:val="EE0000"/>
            <w:rPrChange w:id="1314" w:author="Administrator" w:date="2026-08-16T19:02:00Z" w16du:dateUtc="2026-08-16T12:02:00Z">
              <w:rPr>
                <w:b/>
                <w:bCs/>
                <w:color w:val="000000" w:themeColor="text1"/>
              </w:rPr>
            </w:rPrChange>
          </w:rPr>
          <w:t xml:space="preserve"> </w:t>
        </w:r>
        <w:proofErr w:type="spellStart"/>
        <w:r w:rsidRPr="003F68DE">
          <w:rPr>
            <w:color w:val="EE0000"/>
            <w:rPrChange w:id="1315" w:author="Administrator" w:date="2026-08-16T19:02:00Z" w16du:dateUtc="2026-08-16T12:02:00Z">
              <w:rPr>
                <w:b/>
                <w:bCs/>
                <w:color w:val="000000" w:themeColor="text1"/>
              </w:rPr>
            </w:rPrChange>
          </w:rPr>
          <w:t>nguồn</w:t>
        </w:r>
        <w:proofErr w:type="spellEnd"/>
        <w:r w:rsidRPr="003F68DE">
          <w:rPr>
            <w:color w:val="EE0000"/>
            <w:rPrChange w:id="1316" w:author="Administrator" w:date="2026-08-16T19:02:00Z" w16du:dateUtc="2026-08-16T12:02:00Z">
              <w:rPr>
                <w:b/>
                <w:bCs/>
                <w:color w:val="000000" w:themeColor="text1"/>
              </w:rPr>
            </w:rPrChange>
          </w:rPr>
          <w:t xml:space="preserve"> </w:t>
        </w:r>
        <w:proofErr w:type="spellStart"/>
        <w:r w:rsidRPr="003F68DE">
          <w:rPr>
            <w:color w:val="EE0000"/>
            <w:rPrChange w:id="1317" w:author="Administrator" w:date="2026-08-16T19:02:00Z" w16du:dateUtc="2026-08-16T12:02:00Z">
              <w:rPr>
                <w:b/>
                <w:bCs/>
                <w:color w:val="000000" w:themeColor="text1"/>
              </w:rPr>
            </w:rPrChange>
          </w:rPr>
          <w:t>và</w:t>
        </w:r>
        <w:proofErr w:type="spellEnd"/>
        <w:r w:rsidRPr="003F68DE">
          <w:rPr>
            <w:color w:val="EE0000"/>
            <w:rPrChange w:id="1318" w:author="Administrator" w:date="2026-08-16T19:02:00Z" w16du:dateUtc="2026-08-16T12:02:00Z">
              <w:rPr>
                <w:b/>
                <w:bCs/>
                <w:color w:val="000000" w:themeColor="text1"/>
              </w:rPr>
            </w:rPrChange>
          </w:rPr>
          <w:t xml:space="preserve"> </w:t>
        </w:r>
        <w:proofErr w:type="spellStart"/>
        <w:r w:rsidRPr="003F68DE">
          <w:rPr>
            <w:color w:val="EE0000"/>
            <w:rPrChange w:id="1319" w:author="Administrator" w:date="2026-08-16T19:02:00Z" w16du:dateUtc="2026-08-16T12:02:00Z">
              <w:rPr>
                <w:b/>
                <w:bCs/>
                <w:color w:val="000000" w:themeColor="text1"/>
              </w:rPr>
            </w:rPrChange>
          </w:rPr>
          <w:t>mức</w:t>
        </w:r>
        <w:proofErr w:type="spellEnd"/>
        <w:r w:rsidRPr="003F68DE">
          <w:rPr>
            <w:color w:val="EE0000"/>
            <w:rPrChange w:id="1320" w:author="Administrator" w:date="2026-08-16T19:02:00Z" w16du:dateUtc="2026-08-16T12:02:00Z">
              <w:rPr>
                <w:b/>
                <w:bCs/>
                <w:color w:val="000000" w:themeColor="text1"/>
              </w:rPr>
            </w:rPrChange>
          </w:rPr>
          <w:t xml:space="preserve"> </w:t>
        </w:r>
        <w:proofErr w:type="spellStart"/>
        <w:r w:rsidRPr="003F68DE">
          <w:rPr>
            <w:color w:val="EE0000"/>
            <w:rPrChange w:id="1321" w:author="Administrator" w:date="2026-08-16T19:02:00Z" w16du:dateUtc="2026-08-16T12:02:00Z">
              <w:rPr>
                <w:b/>
                <w:bCs/>
                <w:color w:val="000000" w:themeColor="text1"/>
              </w:rPr>
            </w:rPrChange>
          </w:rPr>
          <w:t>độ</w:t>
        </w:r>
        <w:proofErr w:type="spellEnd"/>
        <w:r w:rsidRPr="003F68DE">
          <w:rPr>
            <w:color w:val="EE0000"/>
            <w:rPrChange w:id="1322" w:author="Administrator" w:date="2026-08-16T19:02:00Z" w16du:dateUtc="2026-08-16T12:02:00Z">
              <w:rPr>
                <w:b/>
                <w:bCs/>
                <w:color w:val="000000" w:themeColor="text1"/>
              </w:rPr>
            </w:rPrChange>
          </w:rPr>
          <w:t xml:space="preserve"> </w:t>
        </w:r>
        <w:proofErr w:type="spellStart"/>
        <w:r w:rsidRPr="003F68DE">
          <w:rPr>
            <w:color w:val="EE0000"/>
            <w:rPrChange w:id="1323" w:author="Administrator" w:date="2026-08-16T19:02:00Z" w16du:dateUtc="2026-08-16T12:02:00Z">
              <w:rPr>
                <w:b/>
                <w:bCs/>
                <w:color w:val="000000" w:themeColor="text1"/>
              </w:rPr>
            </w:rPrChange>
          </w:rPr>
          <w:t>xác</w:t>
        </w:r>
        <w:proofErr w:type="spellEnd"/>
        <w:r w:rsidRPr="003F68DE">
          <w:rPr>
            <w:color w:val="EE0000"/>
            <w:rPrChange w:id="1324" w:author="Administrator" w:date="2026-08-16T19:02:00Z" w16du:dateUtc="2026-08-16T12:02:00Z">
              <w:rPr>
                <w:b/>
                <w:bCs/>
                <w:color w:val="000000" w:themeColor="text1"/>
              </w:rPr>
            </w:rPrChange>
          </w:rPr>
          <w:t xml:space="preserve"> </w:t>
        </w:r>
        <w:proofErr w:type="spellStart"/>
        <w:r w:rsidRPr="003F68DE">
          <w:rPr>
            <w:color w:val="EE0000"/>
            <w:rPrChange w:id="1325" w:author="Administrator" w:date="2026-08-16T19:02:00Z" w16du:dateUtc="2026-08-16T12:02:00Z">
              <w:rPr>
                <w:b/>
                <w:bCs/>
                <w:color w:val="000000" w:themeColor="text1"/>
              </w:rPr>
            </w:rPrChange>
          </w:rPr>
          <w:t>thực</w:t>
        </w:r>
        <w:proofErr w:type="spellEnd"/>
        <w:r w:rsidRPr="003F68DE">
          <w:rPr>
            <w:color w:val="EE0000"/>
            <w:rPrChange w:id="1326" w:author="Administrator" w:date="2026-08-16T19:02:00Z" w16du:dateUtc="2026-08-16T12:02:00Z">
              <w:rPr>
                <w:b/>
                <w:bCs/>
                <w:color w:val="000000" w:themeColor="text1"/>
              </w:rPr>
            </w:rPrChange>
          </w:rPr>
          <w:t>:</w:t>
        </w:r>
      </w:ins>
    </w:p>
    <w:p w14:paraId="47D3A681" w14:textId="77777777" w:rsidR="003F68DE" w:rsidRPr="003F68DE" w:rsidRDefault="003F68DE" w:rsidP="003F68DE">
      <w:pPr>
        <w:spacing w:before="120"/>
        <w:jc w:val="both"/>
        <w:rPr>
          <w:ins w:id="1327" w:author="Administrator" w:date="2026-08-16T19:02:00Z" w16du:dateUtc="2026-08-16T12:02:00Z"/>
          <w:color w:val="EE0000"/>
          <w:rPrChange w:id="1328" w:author="Administrator" w:date="2026-08-16T19:02:00Z" w16du:dateUtc="2026-08-16T12:02:00Z">
            <w:rPr>
              <w:ins w:id="1329" w:author="Administrator" w:date="2026-08-16T19:02:00Z" w16du:dateUtc="2026-08-16T12:02:00Z"/>
              <w:b/>
              <w:bCs/>
              <w:color w:val="000000" w:themeColor="text1"/>
            </w:rPr>
          </w:rPrChange>
        </w:rPr>
      </w:pPr>
      <w:ins w:id="1330" w:author="Administrator" w:date="2026-08-16T19:02:00Z" w16du:dateUtc="2026-08-16T12:02:00Z">
        <w:r w:rsidRPr="003F68DE">
          <w:rPr>
            <w:color w:val="EE0000"/>
            <w:rPrChange w:id="1331" w:author="Administrator" w:date="2026-08-16T19:02:00Z" w16du:dateUtc="2026-08-16T12:02:00Z">
              <w:rPr>
                <w:b/>
                <w:bCs/>
                <w:color w:val="000000" w:themeColor="text1"/>
              </w:rPr>
            </w:rPrChange>
          </w:rPr>
          <w:t xml:space="preserve">Level 0 – Self-declared: </w:t>
        </w:r>
        <w:proofErr w:type="spellStart"/>
        <w:r w:rsidRPr="003F68DE">
          <w:rPr>
            <w:color w:val="EE0000"/>
            <w:rPrChange w:id="1332" w:author="Administrator" w:date="2026-08-16T19:02:00Z" w16du:dateUtc="2026-08-16T12:02:00Z">
              <w:rPr>
                <w:b/>
                <w:bCs/>
                <w:color w:val="000000" w:themeColor="text1"/>
              </w:rPr>
            </w:rPrChange>
          </w:rPr>
          <w:t>chuyên</w:t>
        </w:r>
        <w:proofErr w:type="spellEnd"/>
        <w:r w:rsidRPr="003F68DE">
          <w:rPr>
            <w:color w:val="EE0000"/>
            <w:rPrChange w:id="1333" w:author="Administrator" w:date="2026-08-16T19:02:00Z" w16du:dateUtc="2026-08-16T12:02:00Z">
              <w:rPr>
                <w:b/>
                <w:bCs/>
                <w:color w:val="000000" w:themeColor="text1"/>
              </w:rPr>
            </w:rPrChange>
          </w:rPr>
          <w:t xml:space="preserve"> </w:t>
        </w:r>
        <w:proofErr w:type="spellStart"/>
        <w:r w:rsidRPr="003F68DE">
          <w:rPr>
            <w:color w:val="EE0000"/>
            <w:rPrChange w:id="1334" w:author="Administrator" w:date="2026-08-16T19:02:00Z" w16du:dateUtc="2026-08-16T12:02:00Z">
              <w:rPr>
                <w:b/>
                <w:bCs/>
                <w:color w:val="000000" w:themeColor="text1"/>
              </w:rPr>
            </w:rPrChange>
          </w:rPr>
          <w:t>gia</w:t>
        </w:r>
        <w:proofErr w:type="spellEnd"/>
        <w:r w:rsidRPr="003F68DE">
          <w:rPr>
            <w:color w:val="EE0000"/>
            <w:rPrChange w:id="1335" w:author="Administrator" w:date="2026-08-16T19:02:00Z" w16du:dateUtc="2026-08-16T12:02:00Z">
              <w:rPr>
                <w:b/>
                <w:bCs/>
                <w:color w:val="000000" w:themeColor="text1"/>
              </w:rPr>
            </w:rPrChange>
          </w:rPr>
          <w:t xml:space="preserve"> </w:t>
        </w:r>
        <w:proofErr w:type="spellStart"/>
        <w:r w:rsidRPr="003F68DE">
          <w:rPr>
            <w:color w:val="EE0000"/>
            <w:rPrChange w:id="1336" w:author="Administrator" w:date="2026-08-16T19:02:00Z" w16du:dateUtc="2026-08-16T12:02:00Z">
              <w:rPr>
                <w:b/>
                <w:bCs/>
                <w:color w:val="000000" w:themeColor="text1"/>
              </w:rPr>
            </w:rPrChange>
          </w:rPr>
          <w:t>tự</w:t>
        </w:r>
        <w:proofErr w:type="spellEnd"/>
        <w:r w:rsidRPr="003F68DE">
          <w:rPr>
            <w:color w:val="EE0000"/>
            <w:rPrChange w:id="1337" w:author="Administrator" w:date="2026-08-16T19:02:00Z" w16du:dateUtc="2026-08-16T12:02:00Z">
              <w:rPr>
                <w:b/>
                <w:bCs/>
                <w:color w:val="000000" w:themeColor="text1"/>
              </w:rPr>
            </w:rPrChange>
          </w:rPr>
          <w:t xml:space="preserve"> </w:t>
        </w:r>
        <w:proofErr w:type="spellStart"/>
        <w:r w:rsidRPr="003F68DE">
          <w:rPr>
            <w:color w:val="EE0000"/>
            <w:rPrChange w:id="1338" w:author="Administrator" w:date="2026-08-16T19:02:00Z" w16du:dateUtc="2026-08-16T12:02:00Z">
              <w:rPr>
                <w:b/>
                <w:bCs/>
                <w:color w:val="000000" w:themeColor="text1"/>
              </w:rPr>
            </w:rPrChange>
          </w:rPr>
          <w:t>khai</w:t>
        </w:r>
        <w:proofErr w:type="spellEnd"/>
        <w:r w:rsidRPr="003F68DE">
          <w:rPr>
            <w:color w:val="EE0000"/>
            <w:rPrChange w:id="1339" w:author="Administrator" w:date="2026-08-16T19:02:00Z" w16du:dateUtc="2026-08-16T12:02:00Z">
              <w:rPr>
                <w:b/>
                <w:bCs/>
                <w:color w:val="000000" w:themeColor="text1"/>
              </w:rPr>
            </w:rPrChange>
          </w:rPr>
          <w:t>.</w:t>
        </w:r>
      </w:ins>
    </w:p>
    <w:p w14:paraId="3B7F2D0C" w14:textId="77777777" w:rsidR="003F68DE" w:rsidRPr="003F68DE" w:rsidRDefault="003F68DE" w:rsidP="003F68DE">
      <w:pPr>
        <w:spacing w:before="120"/>
        <w:jc w:val="both"/>
        <w:rPr>
          <w:ins w:id="1340" w:author="Administrator" w:date="2026-08-16T19:02:00Z" w16du:dateUtc="2026-08-16T12:02:00Z"/>
          <w:color w:val="EE0000"/>
          <w:rPrChange w:id="1341" w:author="Administrator" w:date="2026-08-16T19:02:00Z" w16du:dateUtc="2026-08-16T12:02:00Z">
            <w:rPr>
              <w:ins w:id="1342" w:author="Administrator" w:date="2026-08-16T19:02:00Z" w16du:dateUtc="2026-08-16T12:02:00Z"/>
              <w:b/>
              <w:bCs/>
              <w:color w:val="000000" w:themeColor="text1"/>
            </w:rPr>
          </w:rPrChange>
        </w:rPr>
      </w:pPr>
      <w:ins w:id="1343" w:author="Administrator" w:date="2026-08-16T19:02:00Z" w16du:dateUtc="2026-08-16T12:02:00Z">
        <w:r w:rsidRPr="003F68DE">
          <w:rPr>
            <w:color w:val="EE0000"/>
            <w:rPrChange w:id="1344" w:author="Administrator" w:date="2026-08-16T19:02:00Z" w16du:dateUtc="2026-08-16T12:02:00Z">
              <w:rPr>
                <w:b/>
                <w:bCs/>
                <w:color w:val="000000" w:themeColor="text1"/>
              </w:rPr>
            </w:rPrChange>
          </w:rPr>
          <w:t xml:space="preserve">Level 1 – Machine-derived: </w:t>
        </w:r>
        <w:proofErr w:type="spellStart"/>
        <w:r w:rsidRPr="003F68DE">
          <w:rPr>
            <w:color w:val="EE0000"/>
            <w:rPrChange w:id="1345" w:author="Administrator" w:date="2026-08-16T19:02:00Z" w16du:dateUtc="2026-08-16T12:02:00Z">
              <w:rPr>
                <w:b/>
                <w:bCs/>
                <w:color w:val="000000" w:themeColor="text1"/>
              </w:rPr>
            </w:rPrChange>
          </w:rPr>
          <w:t>hệ</w:t>
        </w:r>
        <w:proofErr w:type="spellEnd"/>
        <w:r w:rsidRPr="003F68DE">
          <w:rPr>
            <w:color w:val="EE0000"/>
            <w:rPrChange w:id="1346" w:author="Administrator" w:date="2026-08-16T19:02:00Z" w16du:dateUtc="2026-08-16T12:02:00Z">
              <w:rPr>
                <w:b/>
                <w:bCs/>
                <w:color w:val="000000" w:themeColor="text1"/>
              </w:rPr>
            </w:rPrChange>
          </w:rPr>
          <w:t xml:space="preserve"> </w:t>
        </w:r>
        <w:proofErr w:type="spellStart"/>
        <w:r w:rsidRPr="003F68DE">
          <w:rPr>
            <w:color w:val="EE0000"/>
            <w:rPrChange w:id="1347" w:author="Administrator" w:date="2026-08-16T19:02:00Z" w16du:dateUtc="2026-08-16T12:02:00Z">
              <w:rPr>
                <w:b/>
                <w:bCs/>
                <w:color w:val="000000" w:themeColor="text1"/>
              </w:rPr>
            </w:rPrChange>
          </w:rPr>
          <w:t>thống</w:t>
        </w:r>
        <w:proofErr w:type="spellEnd"/>
        <w:r w:rsidRPr="003F68DE">
          <w:rPr>
            <w:color w:val="EE0000"/>
            <w:rPrChange w:id="1348" w:author="Administrator" w:date="2026-08-16T19:02:00Z" w16du:dateUtc="2026-08-16T12:02:00Z">
              <w:rPr>
                <w:b/>
                <w:bCs/>
                <w:color w:val="000000" w:themeColor="text1"/>
              </w:rPr>
            </w:rPrChange>
          </w:rPr>
          <w:t xml:space="preserve"> </w:t>
        </w:r>
        <w:proofErr w:type="spellStart"/>
        <w:r w:rsidRPr="003F68DE">
          <w:rPr>
            <w:color w:val="EE0000"/>
            <w:rPrChange w:id="1349" w:author="Administrator" w:date="2026-08-16T19:02:00Z" w16du:dateUtc="2026-08-16T12:02:00Z">
              <w:rPr>
                <w:b/>
                <w:bCs/>
                <w:color w:val="000000" w:themeColor="text1"/>
              </w:rPr>
            </w:rPrChange>
          </w:rPr>
          <w:t>suy</w:t>
        </w:r>
        <w:proofErr w:type="spellEnd"/>
        <w:r w:rsidRPr="003F68DE">
          <w:rPr>
            <w:color w:val="EE0000"/>
            <w:rPrChange w:id="1350" w:author="Administrator" w:date="2026-08-16T19:02:00Z" w16du:dateUtc="2026-08-16T12:02:00Z">
              <w:rPr>
                <w:b/>
                <w:bCs/>
                <w:color w:val="000000" w:themeColor="text1"/>
              </w:rPr>
            </w:rPrChange>
          </w:rPr>
          <w:t xml:space="preserve"> </w:t>
        </w:r>
        <w:proofErr w:type="spellStart"/>
        <w:r w:rsidRPr="003F68DE">
          <w:rPr>
            <w:color w:val="EE0000"/>
            <w:rPrChange w:id="1351" w:author="Administrator" w:date="2026-08-16T19:02:00Z" w16du:dateUtc="2026-08-16T12:02:00Z">
              <w:rPr>
                <w:b/>
                <w:bCs/>
                <w:color w:val="000000" w:themeColor="text1"/>
              </w:rPr>
            </w:rPrChange>
          </w:rPr>
          <w:t>xuất</w:t>
        </w:r>
        <w:proofErr w:type="spellEnd"/>
        <w:r w:rsidRPr="003F68DE">
          <w:rPr>
            <w:color w:val="EE0000"/>
            <w:rPrChange w:id="1352" w:author="Administrator" w:date="2026-08-16T19:02:00Z" w16du:dateUtc="2026-08-16T12:02:00Z">
              <w:rPr>
                <w:b/>
                <w:bCs/>
                <w:color w:val="000000" w:themeColor="text1"/>
              </w:rPr>
            </w:rPrChange>
          </w:rPr>
          <w:t xml:space="preserve"> </w:t>
        </w:r>
        <w:proofErr w:type="spellStart"/>
        <w:r w:rsidRPr="003F68DE">
          <w:rPr>
            <w:color w:val="EE0000"/>
            <w:rPrChange w:id="1353" w:author="Administrator" w:date="2026-08-16T19:02:00Z" w16du:dateUtc="2026-08-16T12:02:00Z">
              <w:rPr>
                <w:b/>
                <w:bCs/>
                <w:color w:val="000000" w:themeColor="text1"/>
              </w:rPr>
            </w:rPrChange>
          </w:rPr>
          <w:t>từ</w:t>
        </w:r>
        <w:proofErr w:type="spellEnd"/>
        <w:r w:rsidRPr="003F68DE">
          <w:rPr>
            <w:color w:val="EE0000"/>
            <w:rPrChange w:id="1354" w:author="Administrator" w:date="2026-08-16T19:02:00Z" w16du:dateUtc="2026-08-16T12:02:00Z">
              <w:rPr>
                <w:b/>
                <w:bCs/>
                <w:color w:val="000000" w:themeColor="text1"/>
              </w:rPr>
            </w:rPrChange>
          </w:rPr>
          <w:t xml:space="preserve"> </w:t>
        </w:r>
        <w:proofErr w:type="spellStart"/>
        <w:r w:rsidRPr="003F68DE">
          <w:rPr>
            <w:color w:val="EE0000"/>
            <w:rPrChange w:id="1355" w:author="Administrator" w:date="2026-08-16T19:02:00Z" w16du:dateUtc="2026-08-16T12:02:00Z">
              <w:rPr>
                <w:b/>
                <w:bCs/>
                <w:color w:val="000000" w:themeColor="text1"/>
              </w:rPr>
            </w:rPrChange>
          </w:rPr>
          <w:t>công</w:t>
        </w:r>
        <w:proofErr w:type="spellEnd"/>
        <w:r w:rsidRPr="003F68DE">
          <w:rPr>
            <w:color w:val="EE0000"/>
            <w:rPrChange w:id="1356" w:author="Administrator" w:date="2026-08-16T19:02:00Z" w16du:dateUtc="2026-08-16T12:02:00Z">
              <w:rPr>
                <w:b/>
                <w:bCs/>
                <w:color w:val="000000" w:themeColor="text1"/>
              </w:rPr>
            </w:rPrChange>
          </w:rPr>
          <w:t xml:space="preserve"> </w:t>
        </w:r>
        <w:proofErr w:type="spellStart"/>
        <w:r w:rsidRPr="003F68DE">
          <w:rPr>
            <w:color w:val="EE0000"/>
            <w:rPrChange w:id="1357" w:author="Administrator" w:date="2026-08-16T19:02:00Z" w16du:dateUtc="2026-08-16T12:02:00Z">
              <w:rPr>
                <w:b/>
                <w:bCs/>
                <w:color w:val="000000" w:themeColor="text1"/>
              </w:rPr>
            </w:rPrChange>
          </w:rPr>
          <w:t>bố</w:t>
        </w:r>
        <w:proofErr w:type="spellEnd"/>
        <w:r w:rsidRPr="003F68DE">
          <w:rPr>
            <w:color w:val="EE0000"/>
            <w:rPrChange w:id="1358" w:author="Administrator" w:date="2026-08-16T19:02:00Z" w16du:dateUtc="2026-08-16T12:02:00Z">
              <w:rPr>
                <w:b/>
                <w:bCs/>
                <w:color w:val="000000" w:themeColor="text1"/>
              </w:rPr>
            </w:rPrChange>
          </w:rPr>
          <w:t xml:space="preserve">, </w:t>
        </w:r>
        <w:proofErr w:type="spellStart"/>
        <w:r w:rsidRPr="003F68DE">
          <w:rPr>
            <w:color w:val="EE0000"/>
            <w:rPrChange w:id="1359" w:author="Administrator" w:date="2026-08-16T19:02:00Z" w16du:dateUtc="2026-08-16T12:02:00Z">
              <w:rPr>
                <w:b/>
                <w:bCs/>
                <w:color w:val="000000" w:themeColor="text1"/>
              </w:rPr>
            </w:rPrChange>
          </w:rPr>
          <w:t>dự</w:t>
        </w:r>
        <w:proofErr w:type="spellEnd"/>
        <w:r w:rsidRPr="003F68DE">
          <w:rPr>
            <w:color w:val="EE0000"/>
            <w:rPrChange w:id="1360" w:author="Administrator" w:date="2026-08-16T19:02:00Z" w16du:dateUtc="2026-08-16T12:02:00Z">
              <w:rPr>
                <w:b/>
                <w:bCs/>
                <w:color w:val="000000" w:themeColor="text1"/>
              </w:rPr>
            </w:rPrChange>
          </w:rPr>
          <w:t xml:space="preserve"> </w:t>
        </w:r>
        <w:proofErr w:type="spellStart"/>
        <w:r w:rsidRPr="003F68DE">
          <w:rPr>
            <w:color w:val="EE0000"/>
            <w:rPrChange w:id="1361" w:author="Administrator" w:date="2026-08-16T19:02:00Z" w16du:dateUtc="2026-08-16T12:02:00Z">
              <w:rPr>
                <w:b/>
                <w:bCs/>
                <w:color w:val="000000" w:themeColor="text1"/>
              </w:rPr>
            </w:rPrChange>
          </w:rPr>
          <w:t>án</w:t>
        </w:r>
        <w:proofErr w:type="spellEnd"/>
        <w:r w:rsidRPr="003F68DE">
          <w:rPr>
            <w:color w:val="EE0000"/>
            <w:rPrChange w:id="1362" w:author="Administrator" w:date="2026-08-16T19:02:00Z" w16du:dateUtc="2026-08-16T12:02:00Z">
              <w:rPr>
                <w:b/>
                <w:bCs/>
                <w:color w:val="000000" w:themeColor="text1"/>
              </w:rPr>
            </w:rPrChange>
          </w:rPr>
          <w:t xml:space="preserve">, </w:t>
        </w:r>
        <w:proofErr w:type="spellStart"/>
        <w:r w:rsidRPr="003F68DE">
          <w:rPr>
            <w:color w:val="EE0000"/>
            <w:rPrChange w:id="1363" w:author="Administrator" w:date="2026-08-16T19:02:00Z" w16du:dateUtc="2026-08-16T12:02:00Z">
              <w:rPr>
                <w:b/>
                <w:bCs/>
                <w:color w:val="000000" w:themeColor="text1"/>
              </w:rPr>
            </w:rPrChange>
          </w:rPr>
          <w:t>sáng</w:t>
        </w:r>
        <w:proofErr w:type="spellEnd"/>
        <w:r w:rsidRPr="003F68DE">
          <w:rPr>
            <w:color w:val="EE0000"/>
            <w:rPrChange w:id="1364" w:author="Administrator" w:date="2026-08-16T19:02:00Z" w16du:dateUtc="2026-08-16T12:02:00Z">
              <w:rPr>
                <w:b/>
                <w:bCs/>
                <w:color w:val="000000" w:themeColor="text1"/>
              </w:rPr>
            </w:rPrChange>
          </w:rPr>
          <w:t xml:space="preserve"> </w:t>
        </w:r>
        <w:proofErr w:type="spellStart"/>
        <w:r w:rsidRPr="003F68DE">
          <w:rPr>
            <w:color w:val="EE0000"/>
            <w:rPrChange w:id="1365" w:author="Administrator" w:date="2026-08-16T19:02:00Z" w16du:dateUtc="2026-08-16T12:02:00Z">
              <w:rPr>
                <w:b/>
                <w:bCs/>
                <w:color w:val="000000" w:themeColor="text1"/>
              </w:rPr>
            </w:rPrChange>
          </w:rPr>
          <w:t>chế</w:t>
        </w:r>
        <w:proofErr w:type="spellEnd"/>
        <w:r w:rsidRPr="003F68DE">
          <w:rPr>
            <w:color w:val="EE0000"/>
            <w:rPrChange w:id="1366" w:author="Administrator" w:date="2026-08-16T19:02:00Z" w16du:dateUtc="2026-08-16T12:02:00Z">
              <w:rPr>
                <w:b/>
                <w:bCs/>
                <w:color w:val="000000" w:themeColor="text1"/>
              </w:rPr>
            </w:rPrChange>
          </w:rPr>
          <w:t xml:space="preserve"> </w:t>
        </w:r>
        <w:proofErr w:type="spellStart"/>
        <w:r w:rsidRPr="003F68DE">
          <w:rPr>
            <w:color w:val="EE0000"/>
            <w:rPrChange w:id="1367" w:author="Administrator" w:date="2026-08-16T19:02:00Z" w16du:dateUtc="2026-08-16T12:02:00Z">
              <w:rPr>
                <w:b/>
                <w:bCs/>
                <w:color w:val="000000" w:themeColor="text1"/>
              </w:rPr>
            </w:rPrChange>
          </w:rPr>
          <w:t>và</w:t>
        </w:r>
        <w:proofErr w:type="spellEnd"/>
        <w:r w:rsidRPr="003F68DE">
          <w:rPr>
            <w:color w:val="EE0000"/>
            <w:rPrChange w:id="1368" w:author="Administrator" w:date="2026-08-16T19:02:00Z" w16du:dateUtc="2026-08-16T12:02:00Z">
              <w:rPr>
                <w:b/>
                <w:bCs/>
                <w:color w:val="000000" w:themeColor="text1"/>
              </w:rPr>
            </w:rPrChange>
          </w:rPr>
          <w:t xml:space="preserve"> </w:t>
        </w:r>
        <w:proofErr w:type="spellStart"/>
        <w:r w:rsidRPr="003F68DE">
          <w:rPr>
            <w:color w:val="EE0000"/>
            <w:rPrChange w:id="1369" w:author="Administrator" w:date="2026-08-16T19:02:00Z" w16du:dateUtc="2026-08-16T12:02:00Z">
              <w:rPr>
                <w:b/>
                <w:bCs/>
                <w:color w:val="000000" w:themeColor="text1"/>
              </w:rPr>
            </w:rPrChange>
          </w:rPr>
          <w:t>nguồn</w:t>
        </w:r>
        <w:proofErr w:type="spellEnd"/>
        <w:r w:rsidRPr="003F68DE">
          <w:rPr>
            <w:color w:val="EE0000"/>
            <w:rPrChange w:id="1370" w:author="Administrator" w:date="2026-08-16T19:02:00Z" w16du:dateUtc="2026-08-16T12:02:00Z">
              <w:rPr>
                <w:b/>
                <w:bCs/>
                <w:color w:val="000000" w:themeColor="text1"/>
              </w:rPr>
            </w:rPrChange>
          </w:rPr>
          <w:t xml:space="preserve"> </w:t>
        </w:r>
        <w:proofErr w:type="spellStart"/>
        <w:r w:rsidRPr="003F68DE">
          <w:rPr>
            <w:color w:val="EE0000"/>
            <w:rPrChange w:id="1371" w:author="Administrator" w:date="2026-08-16T19:02:00Z" w16du:dateUtc="2026-08-16T12:02:00Z">
              <w:rPr>
                <w:b/>
                <w:bCs/>
                <w:color w:val="000000" w:themeColor="text1"/>
              </w:rPr>
            </w:rPrChange>
          </w:rPr>
          <w:t>dữ</w:t>
        </w:r>
        <w:proofErr w:type="spellEnd"/>
        <w:r w:rsidRPr="003F68DE">
          <w:rPr>
            <w:color w:val="EE0000"/>
            <w:rPrChange w:id="1372" w:author="Administrator" w:date="2026-08-16T19:02:00Z" w16du:dateUtc="2026-08-16T12:02:00Z">
              <w:rPr>
                <w:b/>
                <w:bCs/>
                <w:color w:val="000000" w:themeColor="text1"/>
              </w:rPr>
            </w:rPrChange>
          </w:rPr>
          <w:t xml:space="preserve"> </w:t>
        </w:r>
        <w:proofErr w:type="spellStart"/>
        <w:r w:rsidRPr="003F68DE">
          <w:rPr>
            <w:color w:val="EE0000"/>
            <w:rPrChange w:id="1373" w:author="Administrator" w:date="2026-08-16T19:02:00Z" w16du:dateUtc="2026-08-16T12:02:00Z">
              <w:rPr>
                <w:b/>
                <w:bCs/>
                <w:color w:val="000000" w:themeColor="text1"/>
              </w:rPr>
            </w:rPrChange>
          </w:rPr>
          <w:t>liệu</w:t>
        </w:r>
        <w:proofErr w:type="spellEnd"/>
        <w:r w:rsidRPr="003F68DE">
          <w:rPr>
            <w:color w:val="EE0000"/>
            <w:rPrChange w:id="1374" w:author="Administrator" w:date="2026-08-16T19:02:00Z" w16du:dateUtc="2026-08-16T12:02:00Z">
              <w:rPr>
                <w:b/>
                <w:bCs/>
                <w:color w:val="000000" w:themeColor="text1"/>
              </w:rPr>
            </w:rPrChange>
          </w:rPr>
          <w:t xml:space="preserve"> </w:t>
        </w:r>
        <w:proofErr w:type="spellStart"/>
        <w:r w:rsidRPr="003F68DE">
          <w:rPr>
            <w:color w:val="EE0000"/>
            <w:rPrChange w:id="1375" w:author="Administrator" w:date="2026-08-16T19:02:00Z" w16du:dateUtc="2026-08-16T12:02:00Z">
              <w:rPr>
                <w:b/>
                <w:bCs/>
                <w:color w:val="000000" w:themeColor="text1"/>
              </w:rPr>
            </w:rPrChange>
          </w:rPr>
          <w:t>liên</w:t>
        </w:r>
        <w:proofErr w:type="spellEnd"/>
        <w:r w:rsidRPr="003F68DE">
          <w:rPr>
            <w:color w:val="EE0000"/>
            <w:rPrChange w:id="1376" w:author="Administrator" w:date="2026-08-16T19:02:00Z" w16du:dateUtc="2026-08-16T12:02:00Z">
              <w:rPr>
                <w:b/>
                <w:bCs/>
                <w:color w:val="000000" w:themeColor="text1"/>
              </w:rPr>
            </w:rPrChange>
          </w:rPr>
          <w:t xml:space="preserve"> </w:t>
        </w:r>
        <w:proofErr w:type="spellStart"/>
        <w:r w:rsidRPr="003F68DE">
          <w:rPr>
            <w:color w:val="EE0000"/>
            <w:rPrChange w:id="1377" w:author="Administrator" w:date="2026-08-16T19:02:00Z" w16du:dateUtc="2026-08-16T12:02:00Z">
              <w:rPr>
                <w:b/>
                <w:bCs/>
                <w:color w:val="000000" w:themeColor="text1"/>
              </w:rPr>
            </w:rPrChange>
          </w:rPr>
          <w:t>kết</w:t>
        </w:r>
        <w:proofErr w:type="spellEnd"/>
        <w:r w:rsidRPr="003F68DE">
          <w:rPr>
            <w:color w:val="EE0000"/>
            <w:rPrChange w:id="1378" w:author="Administrator" w:date="2026-08-16T19:02:00Z" w16du:dateUtc="2026-08-16T12:02:00Z">
              <w:rPr>
                <w:b/>
                <w:bCs/>
                <w:color w:val="000000" w:themeColor="text1"/>
              </w:rPr>
            </w:rPrChange>
          </w:rPr>
          <w:t>.</w:t>
        </w:r>
      </w:ins>
    </w:p>
    <w:p w14:paraId="4B8E08A5" w14:textId="77777777" w:rsidR="003F68DE" w:rsidRPr="003F68DE" w:rsidRDefault="003F68DE" w:rsidP="003F68DE">
      <w:pPr>
        <w:spacing w:before="120"/>
        <w:jc w:val="both"/>
        <w:rPr>
          <w:ins w:id="1379" w:author="Administrator" w:date="2026-08-16T19:02:00Z" w16du:dateUtc="2026-08-16T12:02:00Z"/>
          <w:color w:val="EE0000"/>
          <w:rPrChange w:id="1380" w:author="Administrator" w:date="2026-08-16T19:02:00Z" w16du:dateUtc="2026-08-16T12:02:00Z">
            <w:rPr>
              <w:ins w:id="1381" w:author="Administrator" w:date="2026-08-16T19:02:00Z" w16du:dateUtc="2026-08-16T12:02:00Z"/>
              <w:b/>
              <w:bCs/>
              <w:color w:val="000000" w:themeColor="text1"/>
            </w:rPr>
          </w:rPrChange>
        </w:rPr>
      </w:pPr>
      <w:ins w:id="1382" w:author="Administrator" w:date="2026-08-16T19:02:00Z" w16du:dateUtc="2026-08-16T12:02:00Z">
        <w:r w:rsidRPr="003F68DE">
          <w:rPr>
            <w:color w:val="EE0000"/>
            <w:rPrChange w:id="1383" w:author="Administrator" w:date="2026-08-16T19:02:00Z" w16du:dateUtc="2026-08-16T12:02:00Z">
              <w:rPr>
                <w:b/>
                <w:bCs/>
                <w:color w:val="000000" w:themeColor="text1"/>
              </w:rPr>
            </w:rPrChange>
          </w:rPr>
          <w:lastRenderedPageBreak/>
          <w:t xml:space="preserve">Level 2 – Evidence-verified: </w:t>
        </w:r>
        <w:proofErr w:type="spellStart"/>
        <w:r w:rsidRPr="003F68DE">
          <w:rPr>
            <w:color w:val="EE0000"/>
            <w:rPrChange w:id="1384" w:author="Administrator" w:date="2026-08-16T19:02:00Z" w16du:dateUtc="2026-08-16T12:02:00Z">
              <w:rPr>
                <w:b/>
                <w:bCs/>
                <w:color w:val="000000" w:themeColor="text1"/>
              </w:rPr>
            </w:rPrChange>
          </w:rPr>
          <w:t>được</w:t>
        </w:r>
        <w:proofErr w:type="spellEnd"/>
        <w:r w:rsidRPr="003F68DE">
          <w:rPr>
            <w:color w:val="EE0000"/>
            <w:rPrChange w:id="1385" w:author="Administrator" w:date="2026-08-16T19:02:00Z" w16du:dateUtc="2026-08-16T12:02:00Z">
              <w:rPr>
                <w:b/>
                <w:bCs/>
                <w:color w:val="000000" w:themeColor="text1"/>
              </w:rPr>
            </w:rPrChange>
          </w:rPr>
          <w:t xml:space="preserve"> </w:t>
        </w:r>
        <w:proofErr w:type="spellStart"/>
        <w:r w:rsidRPr="003F68DE">
          <w:rPr>
            <w:color w:val="EE0000"/>
            <w:rPrChange w:id="1386" w:author="Administrator" w:date="2026-08-16T19:02:00Z" w16du:dateUtc="2026-08-16T12:02:00Z">
              <w:rPr>
                <w:b/>
                <w:bCs/>
                <w:color w:val="000000" w:themeColor="text1"/>
              </w:rPr>
            </w:rPrChange>
          </w:rPr>
          <w:t>xác</w:t>
        </w:r>
        <w:proofErr w:type="spellEnd"/>
        <w:r w:rsidRPr="003F68DE">
          <w:rPr>
            <w:color w:val="EE0000"/>
            <w:rPrChange w:id="1387" w:author="Administrator" w:date="2026-08-16T19:02:00Z" w16du:dateUtc="2026-08-16T12:02:00Z">
              <w:rPr>
                <w:b/>
                <w:bCs/>
                <w:color w:val="000000" w:themeColor="text1"/>
              </w:rPr>
            </w:rPrChange>
          </w:rPr>
          <w:t xml:space="preserve"> </w:t>
        </w:r>
        <w:proofErr w:type="spellStart"/>
        <w:r w:rsidRPr="003F68DE">
          <w:rPr>
            <w:color w:val="EE0000"/>
            <w:rPrChange w:id="1388" w:author="Administrator" w:date="2026-08-16T19:02:00Z" w16du:dateUtc="2026-08-16T12:02:00Z">
              <w:rPr>
                <w:b/>
                <w:bCs/>
                <w:color w:val="000000" w:themeColor="text1"/>
              </w:rPr>
            </w:rPrChange>
          </w:rPr>
          <w:t>thực</w:t>
        </w:r>
        <w:proofErr w:type="spellEnd"/>
        <w:r w:rsidRPr="003F68DE">
          <w:rPr>
            <w:color w:val="EE0000"/>
            <w:rPrChange w:id="1389" w:author="Administrator" w:date="2026-08-16T19:02:00Z" w16du:dateUtc="2026-08-16T12:02:00Z">
              <w:rPr>
                <w:b/>
                <w:bCs/>
                <w:color w:val="000000" w:themeColor="text1"/>
              </w:rPr>
            </w:rPrChange>
          </w:rPr>
          <w:t xml:space="preserve"> </w:t>
        </w:r>
        <w:proofErr w:type="spellStart"/>
        <w:r w:rsidRPr="003F68DE">
          <w:rPr>
            <w:color w:val="EE0000"/>
            <w:rPrChange w:id="1390" w:author="Administrator" w:date="2026-08-16T19:02:00Z" w16du:dateUtc="2026-08-16T12:02:00Z">
              <w:rPr>
                <w:b/>
                <w:bCs/>
                <w:color w:val="000000" w:themeColor="text1"/>
              </w:rPr>
            </w:rPrChange>
          </w:rPr>
          <w:t>bằng</w:t>
        </w:r>
        <w:proofErr w:type="spellEnd"/>
        <w:r w:rsidRPr="003F68DE">
          <w:rPr>
            <w:color w:val="EE0000"/>
            <w:rPrChange w:id="1391" w:author="Administrator" w:date="2026-08-16T19:02:00Z" w16du:dateUtc="2026-08-16T12:02:00Z">
              <w:rPr>
                <w:b/>
                <w:bCs/>
                <w:color w:val="000000" w:themeColor="text1"/>
              </w:rPr>
            </w:rPrChange>
          </w:rPr>
          <w:t xml:space="preserve"> DOI, ORCID, </w:t>
        </w:r>
        <w:proofErr w:type="spellStart"/>
        <w:r w:rsidRPr="003F68DE">
          <w:rPr>
            <w:color w:val="EE0000"/>
            <w:rPrChange w:id="1392" w:author="Administrator" w:date="2026-08-16T19:02:00Z" w16du:dateUtc="2026-08-16T12:02:00Z">
              <w:rPr>
                <w:b/>
                <w:bCs/>
                <w:color w:val="000000" w:themeColor="text1"/>
              </w:rPr>
            </w:rPrChange>
          </w:rPr>
          <w:t>quyết</w:t>
        </w:r>
        <w:proofErr w:type="spellEnd"/>
        <w:r w:rsidRPr="003F68DE">
          <w:rPr>
            <w:color w:val="EE0000"/>
            <w:rPrChange w:id="1393" w:author="Administrator" w:date="2026-08-16T19:02:00Z" w16du:dateUtc="2026-08-16T12:02:00Z">
              <w:rPr>
                <w:b/>
                <w:bCs/>
                <w:color w:val="000000" w:themeColor="text1"/>
              </w:rPr>
            </w:rPrChange>
          </w:rPr>
          <w:t xml:space="preserve"> </w:t>
        </w:r>
        <w:proofErr w:type="spellStart"/>
        <w:r w:rsidRPr="003F68DE">
          <w:rPr>
            <w:color w:val="EE0000"/>
            <w:rPrChange w:id="1394" w:author="Administrator" w:date="2026-08-16T19:02:00Z" w16du:dateUtc="2026-08-16T12:02:00Z">
              <w:rPr>
                <w:b/>
                <w:bCs/>
                <w:color w:val="000000" w:themeColor="text1"/>
              </w:rPr>
            </w:rPrChange>
          </w:rPr>
          <w:t>định</w:t>
        </w:r>
        <w:proofErr w:type="spellEnd"/>
        <w:r w:rsidRPr="003F68DE">
          <w:rPr>
            <w:color w:val="EE0000"/>
            <w:rPrChange w:id="1395" w:author="Administrator" w:date="2026-08-16T19:02:00Z" w16du:dateUtc="2026-08-16T12:02:00Z">
              <w:rPr>
                <w:b/>
                <w:bCs/>
                <w:color w:val="000000" w:themeColor="text1"/>
              </w:rPr>
            </w:rPrChange>
          </w:rPr>
          <w:t xml:space="preserve"> </w:t>
        </w:r>
        <w:proofErr w:type="spellStart"/>
        <w:r w:rsidRPr="003F68DE">
          <w:rPr>
            <w:color w:val="EE0000"/>
            <w:rPrChange w:id="1396" w:author="Administrator" w:date="2026-08-16T19:02:00Z" w16du:dateUtc="2026-08-16T12:02:00Z">
              <w:rPr>
                <w:b/>
                <w:bCs/>
                <w:color w:val="000000" w:themeColor="text1"/>
              </w:rPr>
            </w:rPrChange>
          </w:rPr>
          <w:t>dự</w:t>
        </w:r>
        <w:proofErr w:type="spellEnd"/>
        <w:r w:rsidRPr="003F68DE">
          <w:rPr>
            <w:color w:val="EE0000"/>
            <w:rPrChange w:id="1397" w:author="Administrator" w:date="2026-08-16T19:02:00Z" w16du:dateUtc="2026-08-16T12:02:00Z">
              <w:rPr>
                <w:b/>
                <w:bCs/>
                <w:color w:val="000000" w:themeColor="text1"/>
              </w:rPr>
            </w:rPrChange>
          </w:rPr>
          <w:t xml:space="preserve"> </w:t>
        </w:r>
        <w:proofErr w:type="spellStart"/>
        <w:r w:rsidRPr="003F68DE">
          <w:rPr>
            <w:color w:val="EE0000"/>
            <w:rPrChange w:id="1398" w:author="Administrator" w:date="2026-08-16T19:02:00Z" w16du:dateUtc="2026-08-16T12:02:00Z">
              <w:rPr>
                <w:b/>
                <w:bCs/>
                <w:color w:val="000000" w:themeColor="text1"/>
              </w:rPr>
            </w:rPrChange>
          </w:rPr>
          <w:t>án</w:t>
        </w:r>
        <w:proofErr w:type="spellEnd"/>
        <w:r w:rsidRPr="003F68DE">
          <w:rPr>
            <w:color w:val="EE0000"/>
            <w:rPrChange w:id="1399" w:author="Administrator" w:date="2026-08-16T19:02:00Z" w16du:dateUtc="2026-08-16T12:02:00Z">
              <w:rPr>
                <w:b/>
                <w:bCs/>
                <w:color w:val="000000" w:themeColor="text1"/>
              </w:rPr>
            </w:rPrChange>
          </w:rPr>
          <w:t xml:space="preserve">, </w:t>
        </w:r>
        <w:proofErr w:type="spellStart"/>
        <w:r w:rsidRPr="003F68DE">
          <w:rPr>
            <w:color w:val="EE0000"/>
            <w:rPrChange w:id="1400" w:author="Administrator" w:date="2026-08-16T19:02:00Z" w16du:dateUtc="2026-08-16T12:02:00Z">
              <w:rPr>
                <w:b/>
                <w:bCs/>
                <w:color w:val="000000" w:themeColor="text1"/>
              </w:rPr>
            </w:rPrChange>
          </w:rPr>
          <w:t>bằng</w:t>
        </w:r>
        <w:proofErr w:type="spellEnd"/>
        <w:r w:rsidRPr="003F68DE">
          <w:rPr>
            <w:color w:val="EE0000"/>
            <w:rPrChange w:id="1401" w:author="Administrator" w:date="2026-08-16T19:02:00Z" w16du:dateUtc="2026-08-16T12:02:00Z">
              <w:rPr>
                <w:b/>
                <w:bCs/>
                <w:color w:val="000000" w:themeColor="text1"/>
              </w:rPr>
            </w:rPrChange>
          </w:rPr>
          <w:t xml:space="preserve"> </w:t>
        </w:r>
        <w:proofErr w:type="spellStart"/>
        <w:r w:rsidRPr="003F68DE">
          <w:rPr>
            <w:color w:val="EE0000"/>
            <w:rPrChange w:id="1402" w:author="Administrator" w:date="2026-08-16T19:02:00Z" w16du:dateUtc="2026-08-16T12:02:00Z">
              <w:rPr>
                <w:b/>
                <w:bCs/>
                <w:color w:val="000000" w:themeColor="text1"/>
              </w:rPr>
            </w:rPrChange>
          </w:rPr>
          <w:t>sáng</w:t>
        </w:r>
        <w:proofErr w:type="spellEnd"/>
        <w:r w:rsidRPr="003F68DE">
          <w:rPr>
            <w:color w:val="EE0000"/>
            <w:rPrChange w:id="1403" w:author="Administrator" w:date="2026-08-16T19:02:00Z" w16du:dateUtc="2026-08-16T12:02:00Z">
              <w:rPr>
                <w:b/>
                <w:bCs/>
                <w:color w:val="000000" w:themeColor="text1"/>
              </w:rPr>
            </w:rPrChange>
          </w:rPr>
          <w:t xml:space="preserve"> </w:t>
        </w:r>
        <w:proofErr w:type="spellStart"/>
        <w:r w:rsidRPr="003F68DE">
          <w:rPr>
            <w:color w:val="EE0000"/>
            <w:rPrChange w:id="1404" w:author="Administrator" w:date="2026-08-16T19:02:00Z" w16du:dateUtc="2026-08-16T12:02:00Z">
              <w:rPr>
                <w:b/>
                <w:bCs/>
                <w:color w:val="000000" w:themeColor="text1"/>
              </w:rPr>
            </w:rPrChange>
          </w:rPr>
          <w:t>chế</w:t>
        </w:r>
        <w:proofErr w:type="spellEnd"/>
        <w:r w:rsidRPr="003F68DE">
          <w:rPr>
            <w:color w:val="EE0000"/>
            <w:rPrChange w:id="1405" w:author="Administrator" w:date="2026-08-16T19:02:00Z" w16du:dateUtc="2026-08-16T12:02:00Z">
              <w:rPr>
                <w:b/>
                <w:bCs/>
                <w:color w:val="000000" w:themeColor="text1"/>
              </w:rPr>
            </w:rPrChange>
          </w:rPr>
          <w:t xml:space="preserve">, </w:t>
        </w:r>
        <w:proofErr w:type="spellStart"/>
        <w:r w:rsidRPr="003F68DE">
          <w:rPr>
            <w:color w:val="EE0000"/>
            <w:rPrChange w:id="1406" w:author="Administrator" w:date="2026-08-16T19:02:00Z" w16du:dateUtc="2026-08-16T12:02:00Z">
              <w:rPr>
                <w:b/>
                <w:bCs/>
                <w:color w:val="000000" w:themeColor="text1"/>
              </w:rPr>
            </w:rPrChange>
          </w:rPr>
          <w:t>chứng</w:t>
        </w:r>
        <w:proofErr w:type="spellEnd"/>
        <w:r w:rsidRPr="003F68DE">
          <w:rPr>
            <w:color w:val="EE0000"/>
            <w:rPrChange w:id="1407" w:author="Administrator" w:date="2026-08-16T19:02:00Z" w16du:dateUtc="2026-08-16T12:02:00Z">
              <w:rPr>
                <w:b/>
                <w:bCs/>
                <w:color w:val="000000" w:themeColor="text1"/>
              </w:rPr>
            </w:rPrChange>
          </w:rPr>
          <w:t xml:space="preserve"> </w:t>
        </w:r>
        <w:proofErr w:type="spellStart"/>
        <w:r w:rsidRPr="003F68DE">
          <w:rPr>
            <w:color w:val="EE0000"/>
            <w:rPrChange w:id="1408" w:author="Administrator" w:date="2026-08-16T19:02:00Z" w16du:dateUtc="2026-08-16T12:02:00Z">
              <w:rPr>
                <w:b/>
                <w:bCs/>
                <w:color w:val="000000" w:themeColor="text1"/>
              </w:rPr>
            </w:rPrChange>
          </w:rPr>
          <w:t>chỉ</w:t>
        </w:r>
        <w:proofErr w:type="spellEnd"/>
        <w:r w:rsidRPr="003F68DE">
          <w:rPr>
            <w:color w:val="EE0000"/>
            <w:rPrChange w:id="1409" w:author="Administrator" w:date="2026-08-16T19:02:00Z" w16du:dateUtc="2026-08-16T12:02:00Z">
              <w:rPr>
                <w:b/>
                <w:bCs/>
                <w:color w:val="000000" w:themeColor="text1"/>
              </w:rPr>
            </w:rPrChange>
          </w:rPr>
          <w:t xml:space="preserve"> </w:t>
        </w:r>
        <w:proofErr w:type="spellStart"/>
        <w:r w:rsidRPr="003F68DE">
          <w:rPr>
            <w:color w:val="EE0000"/>
            <w:rPrChange w:id="1410" w:author="Administrator" w:date="2026-08-16T19:02:00Z" w16du:dateUtc="2026-08-16T12:02:00Z">
              <w:rPr>
                <w:b/>
                <w:bCs/>
                <w:color w:val="000000" w:themeColor="text1"/>
              </w:rPr>
            </w:rPrChange>
          </w:rPr>
          <w:t>hoặc</w:t>
        </w:r>
        <w:proofErr w:type="spellEnd"/>
        <w:r w:rsidRPr="003F68DE">
          <w:rPr>
            <w:color w:val="EE0000"/>
            <w:rPrChange w:id="1411" w:author="Administrator" w:date="2026-08-16T19:02:00Z" w16du:dateUtc="2026-08-16T12:02:00Z">
              <w:rPr>
                <w:b/>
                <w:bCs/>
                <w:color w:val="000000" w:themeColor="text1"/>
              </w:rPr>
            </w:rPrChange>
          </w:rPr>
          <w:t xml:space="preserve"> </w:t>
        </w:r>
        <w:proofErr w:type="spellStart"/>
        <w:r w:rsidRPr="003F68DE">
          <w:rPr>
            <w:color w:val="EE0000"/>
            <w:rPrChange w:id="1412" w:author="Administrator" w:date="2026-08-16T19:02:00Z" w16du:dateUtc="2026-08-16T12:02:00Z">
              <w:rPr>
                <w:b/>
                <w:bCs/>
                <w:color w:val="000000" w:themeColor="text1"/>
              </w:rPr>
            </w:rPrChange>
          </w:rPr>
          <w:t>tài</w:t>
        </w:r>
        <w:proofErr w:type="spellEnd"/>
        <w:r w:rsidRPr="003F68DE">
          <w:rPr>
            <w:color w:val="EE0000"/>
            <w:rPrChange w:id="1413" w:author="Administrator" w:date="2026-08-16T19:02:00Z" w16du:dateUtc="2026-08-16T12:02:00Z">
              <w:rPr>
                <w:b/>
                <w:bCs/>
                <w:color w:val="000000" w:themeColor="text1"/>
              </w:rPr>
            </w:rPrChange>
          </w:rPr>
          <w:t xml:space="preserve"> </w:t>
        </w:r>
        <w:proofErr w:type="spellStart"/>
        <w:r w:rsidRPr="003F68DE">
          <w:rPr>
            <w:color w:val="EE0000"/>
            <w:rPrChange w:id="1414" w:author="Administrator" w:date="2026-08-16T19:02:00Z" w16du:dateUtc="2026-08-16T12:02:00Z">
              <w:rPr>
                <w:b/>
                <w:bCs/>
                <w:color w:val="000000" w:themeColor="text1"/>
              </w:rPr>
            </w:rPrChange>
          </w:rPr>
          <w:t>liệu</w:t>
        </w:r>
        <w:proofErr w:type="spellEnd"/>
        <w:r w:rsidRPr="003F68DE">
          <w:rPr>
            <w:color w:val="EE0000"/>
            <w:rPrChange w:id="1415" w:author="Administrator" w:date="2026-08-16T19:02:00Z" w16du:dateUtc="2026-08-16T12:02:00Z">
              <w:rPr>
                <w:b/>
                <w:bCs/>
                <w:color w:val="000000" w:themeColor="text1"/>
              </w:rPr>
            </w:rPrChange>
          </w:rPr>
          <w:t xml:space="preserve"> </w:t>
        </w:r>
        <w:proofErr w:type="spellStart"/>
        <w:r w:rsidRPr="003F68DE">
          <w:rPr>
            <w:color w:val="EE0000"/>
            <w:rPrChange w:id="1416" w:author="Administrator" w:date="2026-08-16T19:02:00Z" w16du:dateUtc="2026-08-16T12:02:00Z">
              <w:rPr>
                <w:b/>
                <w:bCs/>
                <w:color w:val="000000" w:themeColor="text1"/>
              </w:rPr>
            </w:rPrChange>
          </w:rPr>
          <w:t>có</w:t>
        </w:r>
        <w:proofErr w:type="spellEnd"/>
        <w:r w:rsidRPr="003F68DE">
          <w:rPr>
            <w:color w:val="EE0000"/>
            <w:rPrChange w:id="1417" w:author="Administrator" w:date="2026-08-16T19:02:00Z" w16du:dateUtc="2026-08-16T12:02:00Z">
              <w:rPr>
                <w:b/>
                <w:bCs/>
                <w:color w:val="000000" w:themeColor="text1"/>
              </w:rPr>
            </w:rPrChange>
          </w:rPr>
          <w:t xml:space="preserve"> </w:t>
        </w:r>
        <w:proofErr w:type="spellStart"/>
        <w:r w:rsidRPr="003F68DE">
          <w:rPr>
            <w:color w:val="EE0000"/>
            <w:rPrChange w:id="1418" w:author="Administrator" w:date="2026-08-16T19:02:00Z" w16du:dateUtc="2026-08-16T12:02:00Z">
              <w:rPr>
                <w:b/>
                <w:bCs/>
                <w:color w:val="000000" w:themeColor="text1"/>
              </w:rPr>
            </w:rPrChange>
          </w:rPr>
          <w:t>nguồn</w:t>
        </w:r>
        <w:proofErr w:type="spellEnd"/>
        <w:r w:rsidRPr="003F68DE">
          <w:rPr>
            <w:color w:val="EE0000"/>
            <w:rPrChange w:id="1419" w:author="Administrator" w:date="2026-08-16T19:02:00Z" w16du:dateUtc="2026-08-16T12:02:00Z">
              <w:rPr>
                <w:b/>
                <w:bCs/>
                <w:color w:val="000000" w:themeColor="text1"/>
              </w:rPr>
            </w:rPrChange>
          </w:rPr>
          <w:t xml:space="preserve"> </w:t>
        </w:r>
        <w:proofErr w:type="spellStart"/>
        <w:r w:rsidRPr="003F68DE">
          <w:rPr>
            <w:color w:val="EE0000"/>
            <w:rPrChange w:id="1420" w:author="Administrator" w:date="2026-08-16T19:02:00Z" w16du:dateUtc="2026-08-16T12:02:00Z">
              <w:rPr>
                <w:b/>
                <w:bCs/>
                <w:color w:val="000000" w:themeColor="text1"/>
              </w:rPr>
            </w:rPrChange>
          </w:rPr>
          <w:t>gốc</w:t>
        </w:r>
        <w:proofErr w:type="spellEnd"/>
        <w:r w:rsidRPr="003F68DE">
          <w:rPr>
            <w:color w:val="EE0000"/>
            <w:rPrChange w:id="1421" w:author="Administrator" w:date="2026-08-16T19:02:00Z" w16du:dateUtc="2026-08-16T12:02:00Z">
              <w:rPr>
                <w:b/>
                <w:bCs/>
                <w:color w:val="000000" w:themeColor="text1"/>
              </w:rPr>
            </w:rPrChange>
          </w:rPr>
          <w:t>.</w:t>
        </w:r>
      </w:ins>
    </w:p>
    <w:p w14:paraId="336E298D" w14:textId="77777777" w:rsidR="003F68DE" w:rsidRPr="003F68DE" w:rsidRDefault="003F68DE" w:rsidP="003F68DE">
      <w:pPr>
        <w:spacing w:before="120"/>
        <w:jc w:val="both"/>
        <w:rPr>
          <w:ins w:id="1422" w:author="Administrator" w:date="2026-08-16T19:02:00Z" w16du:dateUtc="2026-08-16T12:02:00Z"/>
          <w:color w:val="EE0000"/>
          <w:rPrChange w:id="1423" w:author="Administrator" w:date="2026-08-16T19:02:00Z" w16du:dateUtc="2026-08-16T12:02:00Z">
            <w:rPr>
              <w:ins w:id="1424" w:author="Administrator" w:date="2026-08-16T19:02:00Z" w16du:dateUtc="2026-08-16T12:02:00Z"/>
              <w:b/>
              <w:bCs/>
              <w:color w:val="000000" w:themeColor="text1"/>
            </w:rPr>
          </w:rPrChange>
        </w:rPr>
      </w:pPr>
      <w:ins w:id="1425" w:author="Administrator" w:date="2026-08-16T19:02:00Z" w16du:dateUtc="2026-08-16T12:02:00Z">
        <w:r w:rsidRPr="003F68DE">
          <w:rPr>
            <w:color w:val="EE0000"/>
            <w:rPrChange w:id="1426" w:author="Administrator" w:date="2026-08-16T19:02:00Z" w16du:dateUtc="2026-08-16T12:02:00Z">
              <w:rPr>
                <w:b/>
                <w:bCs/>
                <w:color w:val="000000" w:themeColor="text1"/>
              </w:rPr>
            </w:rPrChange>
          </w:rPr>
          <w:t xml:space="preserve">Level 3 – Institution-verified: </w:t>
        </w:r>
        <w:proofErr w:type="spellStart"/>
        <w:r w:rsidRPr="003F68DE">
          <w:rPr>
            <w:color w:val="EE0000"/>
            <w:rPrChange w:id="1427" w:author="Administrator" w:date="2026-08-16T19:02:00Z" w16du:dateUtc="2026-08-16T12:02:00Z">
              <w:rPr>
                <w:b/>
                <w:bCs/>
                <w:color w:val="000000" w:themeColor="text1"/>
              </w:rPr>
            </w:rPrChange>
          </w:rPr>
          <w:t>được</w:t>
        </w:r>
        <w:proofErr w:type="spellEnd"/>
        <w:r w:rsidRPr="003F68DE">
          <w:rPr>
            <w:color w:val="EE0000"/>
            <w:rPrChange w:id="1428" w:author="Administrator" w:date="2026-08-16T19:02:00Z" w16du:dateUtc="2026-08-16T12:02:00Z">
              <w:rPr>
                <w:b/>
                <w:bCs/>
                <w:color w:val="000000" w:themeColor="text1"/>
              </w:rPr>
            </w:rPrChange>
          </w:rPr>
          <w:t xml:space="preserve"> </w:t>
        </w:r>
        <w:proofErr w:type="spellStart"/>
        <w:r w:rsidRPr="003F68DE">
          <w:rPr>
            <w:color w:val="EE0000"/>
            <w:rPrChange w:id="1429" w:author="Administrator" w:date="2026-08-16T19:02:00Z" w16du:dateUtc="2026-08-16T12:02:00Z">
              <w:rPr>
                <w:b/>
                <w:bCs/>
                <w:color w:val="000000" w:themeColor="text1"/>
              </w:rPr>
            </w:rPrChange>
          </w:rPr>
          <w:t>tổ</w:t>
        </w:r>
        <w:proofErr w:type="spellEnd"/>
        <w:r w:rsidRPr="003F68DE">
          <w:rPr>
            <w:color w:val="EE0000"/>
            <w:rPrChange w:id="1430" w:author="Administrator" w:date="2026-08-16T19:02:00Z" w16du:dateUtc="2026-08-16T12:02:00Z">
              <w:rPr>
                <w:b/>
                <w:bCs/>
                <w:color w:val="000000" w:themeColor="text1"/>
              </w:rPr>
            </w:rPrChange>
          </w:rPr>
          <w:t xml:space="preserve"> </w:t>
        </w:r>
        <w:proofErr w:type="spellStart"/>
        <w:r w:rsidRPr="003F68DE">
          <w:rPr>
            <w:color w:val="EE0000"/>
            <w:rPrChange w:id="1431" w:author="Administrator" w:date="2026-08-16T19:02:00Z" w16du:dateUtc="2026-08-16T12:02:00Z">
              <w:rPr>
                <w:b/>
                <w:bCs/>
                <w:color w:val="000000" w:themeColor="text1"/>
              </w:rPr>
            </w:rPrChange>
          </w:rPr>
          <w:t>chức</w:t>
        </w:r>
        <w:proofErr w:type="spellEnd"/>
        <w:r w:rsidRPr="003F68DE">
          <w:rPr>
            <w:color w:val="EE0000"/>
            <w:rPrChange w:id="1432" w:author="Administrator" w:date="2026-08-16T19:02:00Z" w16du:dateUtc="2026-08-16T12:02:00Z">
              <w:rPr>
                <w:b/>
                <w:bCs/>
                <w:color w:val="000000" w:themeColor="text1"/>
              </w:rPr>
            </w:rPrChange>
          </w:rPr>
          <w:t>/</w:t>
        </w:r>
        <w:proofErr w:type="spellStart"/>
        <w:r w:rsidRPr="003F68DE">
          <w:rPr>
            <w:color w:val="EE0000"/>
            <w:rPrChange w:id="1433" w:author="Administrator" w:date="2026-08-16T19:02:00Z" w16du:dateUtc="2026-08-16T12:02:00Z">
              <w:rPr>
                <w:b/>
                <w:bCs/>
                <w:color w:val="000000" w:themeColor="text1"/>
              </w:rPr>
            </w:rPrChange>
          </w:rPr>
          <w:t>hội</w:t>
        </w:r>
        <w:proofErr w:type="spellEnd"/>
        <w:r w:rsidRPr="003F68DE">
          <w:rPr>
            <w:color w:val="EE0000"/>
            <w:rPrChange w:id="1434" w:author="Administrator" w:date="2026-08-16T19:02:00Z" w16du:dateUtc="2026-08-16T12:02:00Z">
              <w:rPr>
                <w:b/>
                <w:bCs/>
                <w:color w:val="000000" w:themeColor="text1"/>
              </w:rPr>
            </w:rPrChange>
          </w:rPr>
          <w:t xml:space="preserve"> </w:t>
        </w:r>
        <w:proofErr w:type="spellStart"/>
        <w:r w:rsidRPr="003F68DE">
          <w:rPr>
            <w:color w:val="EE0000"/>
            <w:rPrChange w:id="1435" w:author="Administrator" w:date="2026-08-16T19:02:00Z" w16du:dateUtc="2026-08-16T12:02:00Z">
              <w:rPr>
                <w:b/>
                <w:bCs/>
                <w:color w:val="000000" w:themeColor="text1"/>
              </w:rPr>
            </w:rPrChange>
          </w:rPr>
          <w:t>thành</w:t>
        </w:r>
        <w:proofErr w:type="spellEnd"/>
        <w:r w:rsidRPr="003F68DE">
          <w:rPr>
            <w:color w:val="EE0000"/>
            <w:rPrChange w:id="1436" w:author="Administrator" w:date="2026-08-16T19:02:00Z" w16du:dateUtc="2026-08-16T12:02:00Z">
              <w:rPr>
                <w:b/>
                <w:bCs/>
                <w:color w:val="000000" w:themeColor="text1"/>
              </w:rPr>
            </w:rPrChange>
          </w:rPr>
          <w:t xml:space="preserve"> </w:t>
        </w:r>
        <w:proofErr w:type="spellStart"/>
        <w:r w:rsidRPr="003F68DE">
          <w:rPr>
            <w:color w:val="EE0000"/>
            <w:rPrChange w:id="1437" w:author="Administrator" w:date="2026-08-16T19:02:00Z" w16du:dateUtc="2026-08-16T12:02:00Z">
              <w:rPr>
                <w:b/>
                <w:bCs/>
                <w:color w:val="000000" w:themeColor="text1"/>
              </w:rPr>
            </w:rPrChange>
          </w:rPr>
          <w:t>viên</w:t>
        </w:r>
        <w:proofErr w:type="spellEnd"/>
        <w:r w:rsidRPr="003F68DE">
          <w:rPr>
            <w:color w:val="EE0000"/>
            <w:rPrChange w:id="1438" w:author="Administrator" w:date="2026-08-16T19:02:00Z" w16du:dateUtc="2026-08-16T12:02:00Z">
              <w:rPr>
                <w:b/>
                <w:bCs/>
                <w:color w:val="000000" w:themeColor="text1"/>
              </w:rPr>
            </w:rPrChange>
          </w:rPr>
          <w:t xml:space="preserve"> </w:t>
        </w:r>
        <w:proofErr w:type="spellStart"/>
        <w:r w:rsidRPr="003F68DE">
          <w:rPr>
            <w:color w:val="EE0000"/>
            <w:rPrChange w:id="1439" w:author="Administrator" w:date="2026-08-16T19:02:00Z" w16du:dateUtc="2026-08-16T12:02:00Z">
              <w:rPr>
                <w:b/>
                <w:bCs/>
                <w:color w:val="000000" w:themeColor="text1"/>
              </w:rPr>
            </w:rPrChange>
          </w:rPr>
          <w:t>có</w:t>
        </w:r>
        <w:proofErr w:type="spellEnd"/>
        <w:r w:rsidRPr="003F68DE">
          <w:rPr>
            <w:color w:val="EE0000"/>
            <w:rPrChange w:id="1440" w:author="Administrator" w:date="2026-08-16T19:02:00Z" w16du:dateUtc="2026-08-16T12:02:00Z">
              <w:rPr>
                <w:b/>
                <w:bCs/>
                <w:color w:val="000000" w:themeColor="text1"/>
              </w:rPr>
            </w:rPrChange>
          </w:rPr>
          <w:t xml:space="preserve"> </w:t>
        </w:r>
        <w:proofErr w:type="spellStart"/>
        <w:r w:rsidRPr="003F68DE">
          <w:rPr>
            <w:color w:val="EE0000"/>
            <w:rPrChange w:id="1441" w:author="Administrator" w:date="2026-08-16T19:02:00Z" w16du:dateUtc="2026-08-16T12:02:00Z">
              <w:rPr>
                <w:b/>
                <w:bCs/>
                <w:color w:val="000000" w:themeColor="text1"/>
              </w:rPr>
            </w:rPrChange>
          </w:rPr>
          <w:t>thẩm</w:t>
        </w:r>
        <w:proofErr w:type="spellEnd"/>
        <w:r w:rsidRPr="003F68DE">
          <w:rPr>
            <w:color w:val="EE0000"/>
            <w:rPrChange w:id="1442" w:author="Administrator" w:date="2026-08-16T19:02:00Z" w16du:dateUtc="2026-08-16T12:02:00Z">
              <w:rPr>
                <w:b/>
                <w:bCs/>
                <w:color w:val="000000" w:themeColor="text1"/>
              </w:rPr>
            </w:rPrChange>
          </w:rPr>
          <w:t xml:space="preserve"> </w:t>
        </w:r>
        <w:proofErr w:type="spellStart"/>
        <w:r w:rsidRPr="003F68DE">
          <w:rPr>
            <w:color w:val="EE0000"/>
            <w:rPrChange w:id="1443" w:author="Administrator" w:date="2026-08-16T19:02:00Z" w16du:dateUtc="2026-08-16T12:02:00Z">
              <w:rPr>
                <w:b/>
                <w:bCs/>
                <w:color w:val="000000" w:themeColor="text1"/>
              </w:rPr>
            </w:rPrChange>
          </w:rPr>
          <w:t>quyền</w:t>
        </w:r>
        <w:proofErr w:type="spellEnd"/>
        <w:r w:rsidRPr="003F68DE">
          <w:rPr>
            <w:color w:val="EE0000"/>
            <w:rPrChange w:id="1444" w:author="Administrator" w:date="2026-08-16T19:02:00Z" w16du:dateUtc="2026-08-16T12:02:00Z">
              <w:rPr>
                <w:b/>
                <w:bCs/>
                <w:color w:val="000000" w:themeColor="text1"/>
              </w:rPr>
            </w:rPrChange>
          </w:rPr>
          <w:t xml:space="preserve"> </w:t>
        </w:r>
        <w:proofErr w:type="spellStart"/>
        <w:r w:rsidRPr="003F68DE">
          <w:rPr>
            <w:color w:val="EE0000"/>
            <w:rPrChange w:id="1445" w:author="Administrator" w:date="2026-08-16T19:02:00Z" w16du:dateUtc="2026-08-16T12:02:00Z">
              <w:rPr>
                <w:b/>
                <w:bCs/>
                <w:color w:val="000000" w:themeColor="text1"/>
              </w:rPr>
            </w:rPrChange>
          </w:rPr>
          <w:t>xác</w:t>
        </w:r>
        <w:proofErr w:type="spellEnd"/>
        <w:r w:rsidRPr="003F68DE">
          <w:rPr>
            <w:color w:val="EE0000"/>
            <w:rPrChange w:id="1446" w:author="Administrator" w:date="2026-08-16T19:02:00Z" w16du:dateUtc="2026-08-16T12:02:00Z">
              <w:rPr>
                <w:b/>
                <w:bCs/>
                <w:color w:val="000000" w:themeColor="text1"/>
              </w:rPr>
            </w:rPrChange>
          </w:rPr>
          <w:t xml:space="preserve"> </w:t>
        </w:r>
        <w:proofErr w:type="spellStart"/>
        <w:r w:rsidRPr="003F68DE">
          <w:rPr>
            <w:color w:val="EE0000"/>
            <w:rPrChange w:id="1447" w:author="Administrator" w:date="2026-08-16T19:02:00Z" w16du:dateUtc="2026-08-16T12:02:00Z">
              <w:rPr>
                <w:b/>
                <w:bCs/>
                <w:color w:val="000000" w:themeColor="text1"/>
              </w:rPr>
            </w:rPrChange>
          </w:rPr>
          <w:t>nhận</w:t>
        </w:r>
        <w:proofErr w:type="spellEnd"/>
        <w:r w:rsidRPr="003F68DE">
          <w:rPr>
            <w:color w:val="EE0000"/>
            <w:rPrChange w:id="1448" w:author="Administrator" w:date="2026-08-16T19:02:00Z" w16du:dateUtc="2026-08-16T12:02:00Z">
              <w:rPr>
                <w:b/>
                <w:bCs/>
                <w:color w:val="000000" w:themeColor="text1"/>
              </w:rPr>
            </w:rPrChange>
          </w:rPr>
          <w:t>.</w:t>
        </w:r>
      </w:ins>
    </w:p>
    <w:p w14:paraId="67A88026" w14:textId="4DC01F3E" w:rsidR="003F68DE" w:rsidRPr="003F68DE" w:rsidRDefault="003F68DE" w:rsidP="003F68DE">
      <w:pPr>
        <w:spacing w:before="120"/>
        <w:jc w:val="both"/>
        <w:rPr>
          <w:ins w:id="1449" w:author="Administrator" w:date="2026-08-16T19:02:00Z"/>
          <w:color w:val="EE0000"/>
          <w:rPrChange w:id="1450" w:author="Administrator" w:date="2026-08-16T19:02:00Z" w16du:dateUtc="2026-08-16T12:02:00Z">
            <w:rPr>
              <w:ins w:id="1451" w:author="Administrator" w:date="2026-08-16T19:02:00Z"/>
              <w:b/>
              <w:bCs/>
              <w:color w:val="000000" w:themeColor="text1"/>
            </w:rPr>
          </w:rPrChange>
        </w:rPr>
      </w:pPr>
      <w:ins w:id="1452" w:author="Administrator" w:date="2026-08-16T19:02:00Z" w16du:dateUtc="2026-08-16T12:02:00Z">
        <w:r w:rsidRPr="003F68DE">
          <w:rPr>
            <w:color w:val="EE0000"/>
            <w:rPrChange w:id="1453" w:author="Administrator" w:date="2026-08-16T19:02:00Z" w16du:dateUtc="2026-08-16T12:02:00Z">
              <w:rPr>
                <w:b/>
                <w:bCs/>
                <w:color w:val="000000" w:themeColor="text1"/>
              </w:rPr>
            </w:rPrChange>
          </w:rPr>
          <w:t xml:space="preserve">AI Matching </w:t>
        </w:r>
        <w:proofErr w:type="spellStart"/>
        <w:r w:rsidRPr="003F68DE">
          <w:rPr>
            <w:color w:val="EE0000"/>
            <w:rPrChange w:id="1454" w:author="Administrator" w:date="2026-08-16T19:02:00Z" w16du:dateUtc="2026-08-16T12:02:00Z">
              <w:rPr>
                <w:b/>
                <w:bCs/>
                <w:color w:val="000000" w:themeColor="text1"/>
              </w:rPr>
            </w:rPrChange>
          </w:rPr>
          <w:t>ưu</w:t>
        </w:r>
        <w:proofErr w:type="spellEnd"/>
        <w:r w:rsidRPr="003F68DE">
          <w:rPr>
            <w:color w:val="EE0000"/>
            <w:rPrChange w:id="1455" w:author="Administrator" w:date="2026-08-16T19:02:00Z" w16du:dateUtc="2026-08-16T12:02:00Z">
              <w:rPr>
                <w:b/>
                <w:bCs/>
                <w:color w:val="000000" w:themeColor="text1"/>
              </w:rPr>
            </w:rPrChange>
          </w:rPr>
          <w:t xml:space="preserve"> </w:t>
        </w:r>
        <w:proofErr w:type="spellStart"/>
        <w:r w:rsidRPr="003F68DE">
          <w:rPr>
            <w:color w:val="EE0000"/>
            <w:rPrChange w:id="1456" w:author="Administrator" w:date="2026-08-16T19:02:00Z" w16du:dateUtc="2026-08-16T12:02:00Z">
              <w:rPr>
                <w:b/>
                <w:bCs/>
                <w:color w:val="000000" w:themeColor="text1"/>
              </w:rPr>
            </w:rPrChange>
          </w:rPr>
          <w:t>tiên</w:t>
        </w:r>
        <w:proofErr w:type="spellEnd"/>
        <w:r w:rsidRPr="003F68DE">
          <w:rPr>
            <w:color w:val="EE0000"/>
            <w:rPrChange w:id="1457" w:author="Administrator" w:date="2026-08-16T19:02:00Z" w16du:dateUtc="2026-08-16T12:02:00Z">
              <w:rPr>
                <w:b/>
                <w:bCs/>
                <w:color w:val="000000" w:themeColor="text1"/>
              </w:rPr>
            </w:rPrChange>
          </w:rPr>
          <w:t xml:space="preserve"> </w:t>
        </w:r>
        <w:proofErr w:type="spellStart"/>
        <w:r w:rsidRPr="003F68DE">
          <w:rPr>
            <w:color w:val="EE0000"/>
            <w:rPrChange w:id="1458" w:author="Administrator" w:date="2026-08-16T19:02:00Z" w16du:dateUtc="2026-08-16T12:02:00Z">
              <w:rPr>
                <w:b/>
                <w:bCs/>
                <w:color w:val="000000" w:themeColor="text1"/>
              </w:rPr>
            </w:rPrChange>
          </w:rPr>
          <w:t>sử</w:t>
        </w:r>
        <w:proofErr w:type="spellEnd"/>
        <w:r w:rsidRPr="003F68DE">
          <w:rPr>
            <w:color w:val="EE0000"/>
            <w:rPrChange w:id="1459" w:author="Administrator" w:date="2026-08-16T19:02:00Z" w16du:dateUtc="2026-08-16T12:02:00Z">
              <w:rPr>
                <w:b/>
                <w:bCs/>
                <w:color w:val="000000" w:themeColor="text1"/>
              </w:rPr>
            </w:rPrChange>
          </w:rPr>
          <w:t xml:space="preserve"> </w:t>
        </w:r>
        <w:proofErr w:type="spellStart"/>
        <w:r w:rsidRPr="003F68DE">
          <w:rPr>
            <w:color w:val="EE0000"/>
            <w:rPrChange w:id="1460" w:author="Administrator" w:date="2026-08-16T19:02:00Z" w16du:dateUtc="2026-08-16T12:02:00Z">
              <w:rPr>
                <w:b/>
                <w:bCs/>
                <w:color w:val="000000" w:themeColor="text1"/>
              </w:rPr>
            </w:rPrChange>
          </w:rPr>
          <w:t>dụng</w:t>
        </w:r>
        <w:proofErr w:type="spellEnd"/>
        <w:r w:rsidRPr="003F68DE">
          <w:rPr>
            <w:color w:val="EE0000"/>
            <w:rPrChange w:id="1461" w:author="Administrator" w:date="2026-08-16T19:02:00Z" w16du:dateUtc="2026-08-16T12:02:00Z">
              <w:rPr>
                <w:b/>
                <w:bCs/>
                <w:color w:val="000000" w:themeColor="text1"/>
              </w:rPr>
            </w:rPrChange>
          </w:rPr>
          <w:t xml:space="preserve"> </w:t>
        </w:r>
        <w:proofErr w:type="spellStart"/>
        <w:r w:rsidRPr="003F68DE">
          <w:rPr>
            <w:color w:val="EE0000"/>
            <w:rPrChange w:id="1462" w:author="Administrator" w:date="2026-08-16T19:02:00Z" w16du:dateUtc="2026-08-16T12:02:00Z">
              <w:rPr>
                <w:b/>
                <w:bCs/>
                <w:color w:val="000000" w:themeColor="text1"/>
              </w:rPr>
            </w:rPrChange>
          </w:rPr>
          <w:t>dữ</w:t>
        </w:r>
        <w:proofErr w:type="spellEnd"/>
        <w:r w:rsidRPr="003F68DE">
          <w:rPr>
            <w:color w:val="EE0000"/>
            <w:rPrChange w:id="1463" w:author="Administrator" w:date="2026-08-16T19:02:00Z" w16du:dateUtc="2026-08-16T12:02:00Z">
              <w:rPr>
                <w:b/>
                <w:bCs/>
                <w:color w:val="000000" w:themeColor="text1"/>
              </w:rPr>
            </w:rPrChange>
          </w:rPr>
          <w:t xml:space="preserve"> </w:t>
        </w:r>
        <w:proofErr w:type="spellStart"/>
        <w:r w:rsidRPr="003F68DE">
          <w:rPr>
            <w:color w:val="EE0000"/>
            <w:rPrChange w:id="1464" w:author="Administrator" w:date="2026-08-16T19:02:00Z" w16du:dateUtc="2026-08-16T12:02:00Z">
              <w:rPr>
                <w:b/>
                <w:bCs/>
                <w:color w:val="000000" w:themeColor="text1"/>
              </w:rPr>
            </w:rPrChange>
          </w:rPr>
          <w:t>liệu</w:t>
        </w:r>
        <w:proofErr w:type="spellEnd"/>
        <w:r w:rsidRPr="003F68DE">
          <w:rPr>
            <w:color w:val="EE0000"/>
            <w:rPrChange w:id="1465" w:author="Administrator" w:date="2026-08-16T19:02:00Z" w16du:dateUtc="2026-08-16T12:02:00Z">
              <w:rPr>
                <w:b/>
                <w:bCs/>
                <w:color w:val="000000" w:themeColor="text1"/>
              </w:rPr>
            </w:rPrChange>
          </w:rPr>
          <w:t xml:space="preserve"> </w:t>
        </w:r>
        <w:proofErr w:type="spellStart"/>
        <w:r w:rsidRPr="003F68DE">
          <w:rPr>
            <w:color w:val="EE0000"/>
            <w:rPrChange w:id="1466" w:author="Administrator" w:date="2026-08-16T19:02:00Z" w16du:dateUtc="2026-08-16T12:02:00Z">
              <w:rPr>
                <w:b/>
                <w:bCs/>
                <w:color w:val="000000" w:themeColor="text1"/>
              </w:rPr>
            </w:rPrChange>
          </w:rPr>
          <w:t>có</w:t>
        </w:r>
        <w:proofErr w:type="spellEnd"/>
        <w:r w:rsidRPr="003F68DE">
          <w:rPr>
            <w:color w:val="EE0000"/>
            <w:rPrChange w:id="1467" w:author="Administrator" w:date="2026-08-16T19:02:00Z" w16du:dateUtc="2026-08-16T12:02:00Z">
              <w:rPr>
                <w:b/>
                <w:bCs/>
                <w:color w:val="000000" w:themeColor="text1"/>
              </w:rPr>
            </w:rPrChange>
          </w:rPr>
          <w:t xml:space="preserve"> </w:t>
        </w:r>
        <w:proofErr w:type="spellStart"/>
        <w:r w:rsidRPr="003F68DE">
          <w:rPr>
            <w:color w:val="EE0000"/>
            <w:rPrChange w:id="1468" w:author="Administrator" w:date="2026-08-16T19:02:00Z" w16du:dateUtc="2026-08-16T12:02:00Z">
              <w:rPr>
                <w:b/>
                <w:bCs/>
                <w:color w:val="000000" w:themeColor="text1"/>
              </w:rPr>
            </w:rPrChange>
          </w:rPr>
          <w:t>mức</w:t>
        </w:r>
        <w:proofErr w:type="spellEnd"/>
        <w:r w:rsidRPr="003F68DE">
          <w:rPr>
            <w:color w:val="EE0000"/>
            <w:rPrChange w:id="1469" w:author="Administrator" w:date="2026-08-16T19:02:00Z" w16du:dateUtc="2026-08-16T12:02:00Z">
              <w:rPr>
                <w:b/>
                <w:bCs/>
                <w:color w:val="000000" w:themeColor="text1"/>
              </w:rPr>
            </w:rPrChange>
          </w:rPr>
          <w:t xml:space="preserve"> </w:t>
        </w:r>
        <w:proofErr w:type="spellStart"/>
        <w:r w:rsidRPr="003F68DE">
          <w:rPr>
            <w:color w:val="EE0000"/>
            <w:rPrChange w:id="1470" w:author="Administrator" w:date="2026-08-16T19:02:00Z" w16du:dateUtc="2026-08-16T12:02:00Z">
              <w:rPr>
                <w:b/>
                <w:bCs/>
                <w:color w:val="000000" w:themeColor="text1"/>
              </w:rPr>
            </w:rPrChange>
          </w:rPr>
          <w:t>xác</w:t>
        </w:r>
        <w:proofErr w:type="spellEnd"/>
        <w:r w:rsidRPr="003F68DE">
          <w:rPr>
            <w:color w:val="EE0000"/>
            <w:rPrChange w:id="1471" w:author="Administrator" w:date="2026-08-16T19:02:00Z" w16du:dateUtc="2026-08-16T12:02:00Z">
              <w:rPr>
                <w:b/>
                <w:bCs/>
                <w:color w:val="000000" w:themeColor="text1"/>
              </w:rPr>
            </w:rPrChange>
          </w:rPr>
          <w:t xml:space="preserve"> </w:t>
        </w:r>
        <w:proofErr w:type="spellStart"/>
        <w:r w:rsidRPr="003F68DE">
          <w:rPr>
            <w:color w:val="EE0000"/>
            <w:rPrChange w:id="1472" w:author="Administrator" w:date="2026-08-16T19:02:00Z" w16du:dateUtc="2026-08-16T12:02:00Z">
              <w:rPr>
                <w:b/>
                <w:bCs/>
                <w:color w:val="000000" w:themeColor="text1"/>
              </w:rPr>
            </w:rPrChange>
          </w:rPr>
          <w:t>thực</w:t>
        </w:r>
        <w:proofErr w:type="spellEnd"/>
        <w:r w:rsidRPr="003F68DE">
          <w:rPr>
            <w:color w:val="EE0000"/>
            <w:rPrChange w:id="1473" w:author="Administrator" w:date="2026-08-16T19:02:00Z" w16du:dateUtc="2026-08-16T12:02:00Z">
              <w:rPr>
                <w:b/>
                <w:bCs/>
                <w:color w:val="000000" w:themeColor="text1"/>
              </w:rPr>
            </w:rPrChange>
          </w:rPr>
          <w:t xml:space="preserve"> </w:t>
        </w:r>
        <w:proofErr w:type="spellStart"/>
        <w:r w:rsidRPr="003F68DE">
          <w:rPr>
            <w:color w:val="EE0000"/>
            <w:rPrChange w:id="1474" w:author="Administrator" w:date="2026-08-16T19:02:00Z" w16du:dateUtc="2026-08-16T12:02:00Z">
              <w:rPr>
                <w:b/>
                <w:bCs/>
                <w:color w:val="000000" w:themeColor="text1"/>
              </w:rPr>
            </w:rPrChange>
          </w:rPr>
          <w:t>cao</w:t>
        </w:r>
        <w:proofErr w:type="spellEnd"/>
        <w:r w:rsidRPr="003F68DE">
          <w:rPr>
            <w:color w:val="EE0000"/>
            <w:rPrChange w:id="1475" w:author="Administrator" w:date="2026-08-16T19:02:00Z" w16du:dateUtc="2026-08-16T12:02:00Z">
              <w:rPr>
                <w:b/>
                <w:bCs/>
                <w:color w:val="000000" w:themeColor="text1"/>
              </w:rPr>
            </w:rPrChange>
          </w:rPr>
          <w:t xml:space="preserve"> </w:t>
        </w:r>
        <w:proofErr w:type="spellStart"/>
        <w:r w:rsidRPr="003F68DE">
          <w:rPr>
            <w:color w:val="EE0000"/>
            <w:rPrChange w:id="1476" w:author="Administrator" w:date="2026-08-16T19:02:00Z" w16du:dateUtc="2026-08-16T12:02:00Z">
              <w:rPr>
                <w:b/>
                <w:bCs/>
                <w:color w:val="000000" w:themeColor="text1"/>
              </w:rPr>
            </w:rPrChange>
          </w:rPr>
          <w:t>và</w:t>
        </w:r>
        <w:proofErr w:type="spellEnd"/>
        <w:r w:rsidRPr="003F68DE">
          <w:rPr>
            <w:color w:val="EE0000"/>
            <w:rPrChange w:id="1477" w:author="Administrator" w:date="2026-08-16T19:02:00Z" w16du:dateUtc="2026-08-16T12:02:00Z">
              <w:rPr>
                <w:b/>
                <w:bCs/>
                <w:color w:val="000000" w:themeColor="text1"/>
              </w:rPr>
            </w:rPrChange>
          </w:rPr>
          <w:t xml:space="preserve"> </w:t>
        </w:r>
        <w:proofErr w:type="spellStart"/>
        <w:r w:rsidRPr="003F68DE">
          <w:rPr>
            <w:color w:val="EE0000"/>
            <w:rPrChange w:id="1478" w:author="Administrator" w:date="2026-08-16T19:02:00Z" w16du:dateUtc="2026-08-16T12:02:00Z">
              <w:rPr>
                <w:b/>
                <w:bCs/>
                <w:color w:val="000000" w:themeColor="text1"/>
              </w:rPr>
            </w:rPrChange>
          </w:rPr>
          <w:t>phải</w:t>
        </w:r>
        <w:proofErr w:type="spellEnd"/>
        <w:r w:rsidRPr="003F68DE">
          <w:rPr>
            <w:color w:val="EE0000"/>
            <w:rPrChange w:id="1479" w:author="Administrator" w:date="2026-08-16T19:02:00Z" w16du:dateUtc="2026-08-16T12:02:00Z">
              <w:rPr>
                <w:b/>
                <w:bCs/>
                <w:color w:val="000000" w:themeColor="text1"/>
              </w:rPr>
            </w:rPrChange>
          </w:rPr>
          <w:t xml:space="preserve"> </w:t>
        </w:r>
        <w:proofErr w:type="spellStart"/>
        <w:r w:rsidRPr="003F68DE">
          <w:rPr>
            <w:color w:val="EE0000"/>
            <w:rPrChange w:id="1480" w:author="Administrator" w:date="2026-08-16T19:02:00Z" w16du:dateUtc="2026-08-16T12:02:00Z">
              <w:rPr>
                <w:b/>
                <w:bCs/>
                <w:color w:val="000000" w:themeColor="text1"/>
              </w:rPr>
            </w:rPrChange>
          </w:rPr>
          <w:t>hiển</w:t>
        </w:r>
        <w:proofErr w:type="spellEnd"/>
        <w:r w:rsidRPr="003F68DE">
          <w:rPr>
            <w:color w:val="EE0000"/>
            <w:rPrChange w:id="1481" w:author="Administrator" w:date="2026-08-16T19:02:00Z" w16du:dateUtc="2026-08-16T12:02:00Z">
              <w:rPr>
                <w:b/>
                <w:bCs/>
                <w:color w:val="000000" w:themeColor="text1"/>
              </w:rPr>
            </w:rPrChange>
          </w:rPr>
          <w:t xml:space="preserve"> </w:t>
        </w:r>
        <w:proofErr w:type="spellStart"/>
        <w:r w:rsidRPr="003F68DE">
          <w:rPr>
            <w:color w:val="EE0000"/>
            <w:rPrChange w:id="1482" w:author="Administrator" w:date="2026-08-16T19:02:00Z" w16du:dateUtc="2026-08-16T12:02:00Z">
              <w:rPr>
                <w:b/>
                <w:bCs/>
                <w:color w:val="000000" w:themeColor="text1"/>
              </w:rPr>
            </w:rPrChange>
          </w:rPr>
          <w:t>thị</w:t>
        </w:r>
        <w:proofErr w:type="spellEnd"/>
        <w:r w:rsidRPr="003F68DE">
          <w:rPr>
            <w:color w:val="EE0000"/>
            <w:rPrChange w:id="1483" w:author="Administrator" w:date="2026-08-16T19:02:00Z" w16du:dateUtc="2026-08-16T12:02:00Z">
              <w:rPr>
                <w:b/>
                <w:bCs/>
                <w:color w:val="000000" w:themeColor="text1"/>
              </w:rPr>
            </w:rPrChange>
          </w:rPr>
          <w:t xml:space="preserve"> </w:t>
        </w:r>
        <w:proofErr w:type="spellStart"/>
        <w:r w:rsidRPr="003F68DE">
          <w:rPr>
            <w:color w:val="EE0000"/>
            <w:rPrChange w:id="1484" w:author="Administrator" w:date="2026-08-16T19:02:00Z" w16du:dateUtc="2026-08-16T12:02:00Z">
              <w:rPr>
                <w:b/>
                <w:bCs/>
                <w:color w:val="000000" w:themeColor="text1"/>
              </w:rPr>
            </w:rPrChange>
          </w:rPr>
          <w:t>nguồn</w:t>
        </w:r>
        <w:proofErr w:type="spellEnd"/>
        <w:r w:rsidRPr="003F68DE">
          <w:rPr>
            <w:color w:val="EE0000"/>
            <w:rPrChange w:id="1485" w:author="Administrator" w:date="2026-08-16T19:02:00Z" w16du:dateUtc="2026-08-16T12:02:00Z">
              <w:rPr>
                <w:b/>
                <w:bCs/>
                <w:color w:val="000000" w:themeColor="text1"/>
              </w:rPr>
            </w:rPrChange>
          </w:rPr>
          <w:t xml:space="preserve"> </w:t>
        </w:r>
        <w:proofErr w:type="spellStart"/>
        <w:r w:rsidRPr="003F68DE">
          <w:rPr>
            <w:color w:val="EE0000"/>
            <w:rPrChange w:id="1486" w:author="Administrator" w:date="2026-08-16T19:02:00Z" w16du:dateUtc="2026-08-16T12:02:00Z">
              <w:rPr>
                <w:b/>
                <w:bCs/>
                <w:color w:val="000000" w:themeColor="text1"/>
              </w:rPr>
            </w:rPrChange>
          </w:rPr>
          <w:t>bằng</w:t>
        </w:r>
        <w:proofErr w:type="spellEnd"/>
        <w:r w:rsidRPr="003F68DE">
          <w:rPr>
            <w:color w:val="EE0000"/>
            <w:rPrChange w:id="1487" w:author="Administrator" w:date="2026-08-16T19:02:00Z" w16du:dateUtc="2026-08-16T12:02:00Z">
              <w:rPr>
                <w:b/>
                <w:bCs/>
                <w:color w:val="000000" w:themeColor="text1"/>
              </w:rPr>
            </w:rPrChange>
          </w:rPr>
          <w:t xml:space="preserve"> </w:t>
        </w:r>
        <w:proofErr w:type="spellStart"/>
        <w:r w:rsidRPr="003F68DE">
          <w:rPr>
            <w:color w:val="EE0000"/>
            <w:rPrChange w:id="1488" w:author="Administrator" w:date="2026-08-16T19:02:00Z" w16du:dateUtc="2026-08-16T12:02:00Z">
              <w:rPr>
                <w:b/>
                <w:bCs/>
                <w:color w:val="000000" w:themeColor="text1"/>
              </w:rPr>
            </w:rPrChange>
          </w:rPr>
          <w:t>chứng</w:t>
        </w:r>
        <w:proofErr w:type="spellEnd"/>
        <w:r w:rsidRPr="003F68DE">
          <w:rPr>
            <w:color w:val="EE0000"/>
            <w:rPrChange w:id="1489" w:author="Administrator" w:date="2026-08-16T19:02:00Z" w16du:dateUtc="2026-08-16T12:02:00Z">
              <w:rPr>
                <w:b/>
                <w:bCs/>
                <w:color w:val="000000" w:themeColor="text1"/>
              </w:rPr>
            </w:rPrChange>
          </w:rPr>
          <w:t xml:space="preserve"> </w:t>
        </w:r>
        <w:proofErr w:type="spellStart"/>
        <w:r w:rsidRPr="003F68DE">
          <w:rPr>
            <w:color w:val="EE0000"/>
            <w:rPrChange w:id="1490" w:author="Administrator" w:date="2026-08-16T19:02:00Z" w16du:dateUtc="2026-08-16T12:02:00Z">
              <w:rPr>
                <w:b/>
                <w:bCs/>
                <w:color w:val="000000" w:themeColor="text1"/>
              </w:rPr>
            </w:rPrChange>
          </w:rPr>
          <w:t>cho</w:t>
        </w:r>
        <w:proofErr w:type="spellEnd"/>
        <w:r w:rsidRPr="003F68DE">
          <w:rPr>
            <w:color w:val="EE0000"/>
            <w:rPrChange w:id="1491" w:author="Administrator" w:date="2026-08-16T19:02:00Z" w16du:dateUtc="2026-08-16T12:02:00Z">
              <w:rPr>
                <w:b/>
                <w:bCs/>
                <w:color w:val="000000" w:themeColor="text1"/>
              </w:rPr>
            </w:rPrChange>
          </w:rPr>
          <w:t xml:space="preserve"> </w:t>
        </w:r>
        <w:proofErr w:type="spellStart"/>
        <w:r w:rsidRPr="003F68DE">
          <w:rPr>
            <w:color w:val="EE0000"/>
            <w:rPrChange w:id="1492" w:author="Administrator" w:date="2026-08-16T19:02:00Z" w16du:dateUtc="2026-08-16T12:02:00Z">
              <w:rPr>
                <w:b/>
                <w:bCs/>
                <w:color w:val="000000" w:themeColor="text1"/>
              </w:rPr>
            </w:rPrChange>
          </w:rPr>
          <w:t>kết</w:t>
        </w:r>
        <w:proofErr w:type="spellEnd"/>
        <w:r w:rsidRPr="003F68DE">
          <w:rPr>
            <w:color w:val="EE0000"/>
            <w:rPrChange w:id="1493" w:author="Administrator" w:date="2026-08-16T19:02:00Z" w16du:dateUtc="2026-08-16T12:02:00Z">
              <w:rPr>
                <w:b/>
                <w:bCs/>
                <w:color w:val="000000" w:themeColor="text1"/>
              </w:rPr>
            </w:rPrChange>
          </w:rPr>
          <w:t xml:space="preserve"> </w:t>
        </w:r>
        <w:proofErr w:type="spellStart"/>
        <w:r w:rsidRPr="003F68DE">
          <w:rPr>
            <w:color w:val="EE0000"/>
            <w:rPrChange w:id="1494" w:author="Administrator" w:date="2026-08-16T19:02:00Z" w16du:dateUtc="2026-08-16T12:02:00Z">
              <w:rPr>
                <w:b/>
                <w:bCs/>
                <w:color w:val="000000" w:themeColor="text1"/>
              </w:rPr>
            </w:rPrChange>
          </w:rPr>
          <w:t>quả</w:t>
        </w:r>
        <w:proofErr w:type="spellEnd"/>
        <w:r w:rsidRPr="003F68DE">
          <w:rPr>
            <w:color w:val="EE0000"/>
            <w:rPrChange w:id="1495" w:author="Administrator" w:date="2026-08-16T19:02:00Z" w16du:dateUtc="2026-08-16T12:02:00Z">
              <w:rPr>
                <w:b/>
                <w:bCs/>
                <w:color w:val="000000" w:themeColor="text1"/>
              </w:rPr>
            </w:rPrChange>
          </w:rPr>
          <w:t xml:space="preserve"> đề </w:t>
        </w:r>
        <w:proofErr w:type="spellStart"/>
        <w:r w:rsidRPr="003F68DE">
          <w:rPr>
            <w:color w:val="EE0000"/>
            <w:rPrChange w:id="1496" w:author="Administrator" w:date="2026-08-16T19:02:00Z" w16du:dateUtc="2026-08-16T12:02:00Z">
              <w:rPr>
                <w:b/>
                <w:bCs/>
                <w:color w:val="000000" w:themeColor="text1"/>
              </w:rPr>
            </w:rPrChange>
          </w:rPr>
          <w:t>xuất</w:t>
        </w:r>
        <w:proofErr w:type="spellEnd"/>
        <w:r w:rsidRPr="003F68DE">
          <w:rPr>
            <w:color w:val="EE0000"/>
            <w:rPrChange w:id="1497" w:author="Administrator" w:date="2026-08-16T19:02:00Z" w16du:dateUtc="2026-08-16T12:02:00Z">
              <w:rPr>
                <w:b/>
                <w:bCs/>
                <w:color w:val="000000" w:themeColor="text1"/>
              </w:rPr>
            </w:rPrChange>
          </w:rPr>
          <w:t>.</w:t>
        </w:r>
      </w:ins>
    </w:p>
    <w:p w14:paraId="66376377" w14:textId="428DEB01" w:rsidR="003F68DE" w:rsidRPr="00CB4E16" w:rsidDel="003F68DE" w:rsidRDefault="003F68DE" w:rsidP="00A35F88">
      <w:pPr>
        <w:spacing w:before="120"/>
        <w:jc w:val="both"/>
        <w:rPr>
          <w:del w:id="1498" w:author="Administrator" w:date="2026-08-16T19:02:00Z" w16du:dateUtc="2026-08-16T12:02:00Z"/>
          <w:color w:val="000000" w:themeColor="text1"/>
        </w:rPr>
      </w:pPr>
    </w:p>
    <w:p w14:paraId="063C54CE" w14:textId="77777777" w:rsidR="00056B66" w:rsidRPr="00CB4E16" w:rsidRDefault="00000000" w:rsidP="00A35F88">
      <w:pPr>
        <w:pStyle w:val="Heading3"/>
        <w:spacing w:before="120"/>
        <w:jc w:val="both"/>
        <w:rPr>
          <w:color w:val="000000" w:themeColor="text1"/>
        </w:rPr>
      </w:pPr>
      <w:bookmarkStart w:id="1499" w:name="_Toc237789025"/>
      <w:r w:rsidRPr="00CB4E16">
        <w:rPr>
          <w:color w:val="000000" w:themeColor="text1"/>
        </w:rPr>
        <w:t xml:space="preserve">02.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giao</w:t>
      </w:r>
      <w:bookmarkEnd w:id="1499"/>
      <w:proofErr w:type="spellEnd"/>
    </w:p>
    <w:p w14:paraId="538E22E6" w14:textId="77777777"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bố</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khả</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ứng</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w:t>
      </w:r>
    </w:p>
    <w:p w14:paraId="0EDDB703" w14:textId="77777777" w:rsidR="00056B66" w:rsidRPr="00CB4E16" w:rsidRDefault="00000000" w:rsidP="00A35F88">
      <w:pPr>
        <w:spacing w:before="120"/>
        <w:jc w:val="both"/>
        <w:rPr>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proofErr w:type="spellStart"/>
      <w:r w:rsidRPr="00CB4E16">
        <w:rPr>
          <w:color w:val="000000" w:themeColor="text1"/>
        </w:rPr>
        <w:t>Tiếp</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thẩm</w:t>
      </w:r>
      <w:proofErr w:type="spellEnd"/>
      <w:r w:rsidRPr="00CB4E16">
        <w:rPr>
          <w:color w:val="000000" w:themeColor="text1"/>
        </w:rPr>
        <w:t xml:space="preserve"> </w:t>
      </w:r>
      <w:proofErr w:type="spellStart"/>
      <w:r w:rsidRPr="00CB4E16">
        <w:rPr>
          <w:color w:val="000000" w:themeColor="text1"/>
        </w:rPr>
        <w:t>tra</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mô</w:t>
      </w:r>
      <w:proofErr w:type="spellEnd"/>
      <w:r w:rsidRPr="00CB4E16">
        <w:rPr>
          <w:color w:val="000000" w:themeColor="text1"/>
        </w:rPr>
        <w:t xml:space="preserve"> </w:t>
      </w:r>
      <w:proofErr w:type="spellStart"/>
      <w:r w:rsidRPr="00CB4E16">
        <w:rPr>
          <w:color w:val="000000" w:themeColor="text1"/>
        </w:rPr>
        <w:t>tả</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sẵn</w:t>
      </w:r>
      <w:proofErr w:type="spellEnd"/>
      <w:r w:rsidRPr="00CB4E16">
        <w:rPr>
          <w:color w:val="000000" w:themeColor="text1"/>
        </w:rPr>
        <w:t xml:space="preserve"> </w:t>
      </w:r>
      <w:proofErr w:type="spellStart"/>
      <w:r w:rsidRPr="00CB4E16">
        <w:rPr>
          <w:color w:val="000000" w:themeColor="text1"/>
        </w:rPr>
        <w:t>sàng</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hữu</w:t>
      </w:r>
      <w:proofErr w:type="spellEnd"/>
      <w:r w:rsidRPr="00CB4E16">
        <w:rPr>
          <w:color w:val="000000" w:themeColor="text1"/>
        </w:rPr>
        <w:t xml:space="preserve">,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kiện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thác</w:t>
      </w:r>
      <w:proofErr w:type="spellEnd"/>
      <w:r w:rsidRPr="00CB4E16">
        <w:rPr>
          <w:color w:val="000000" w:themeColor="text1"/>
        </w:rPr>
        <w:t xml:space="preserve">,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phiên</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bằng</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trạng</w:t>
      </w:r>
      <w:proofErr w:type="spellEnd"/>
      <w:r w:rsidRPr="00CB4E16">
        <w:rPr>
          <w:color w:val="000000" w:themeColor="text1"/>
        </w:rPr>
        <w:t xml:space="preserve"> </w:t>
      </w:r>
      <w:proofErr w:type="spellStart"/>
      <w:r w:rsidRPr="00CB4E16">
        <w:rPr>
          <w:color w:val="000000" w:themeColor="text1"/>
        </w:rPr>
        <w:t>thái</w:t>
      </w:r>
      <w:proofErr w:type="spellEnd"/>
      <w:r w:rsidRPr="00CB4E16">
        <w:rPr>
          <w:color w:val="000000" w:themeColor="text1"/>
        </w:rPr>
        <w:t xml:space="preserve"> </w:t>
      </w:r>
      <w:proofErr w:type="spellStart"/>
      <w:r w:rsidRPr="00CB4E16">
        <w:rPr>
          <w:color w:val="000000" w:themeColor="text1"/>
        </w:rPr>
        <w:t>chào</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w:t>
      </w:r>
    </w:p>
    <w:p w14:paraId="6AC29F51" w14:textId="77777777" w:rsidR="00056B66" w:rsidRPr="00CB4E16" w:rsidRDefault="00000000" w:rsidP="00A35F88">
      <w:pPr>
        <w:spacing w:before="120"/>
        <w:jc w:val="both"/>
        <w:rPr>
          <w:color w:val="000000" w:themeColor="text1"/>
        </w:rPr>
      </w:pPr>
      <w:proofErr w:type="spellStart"/>
      <w:r w:rsidRPr="00CB4E16">
        <w:rPr>
          <w:b/>
          <w:color w:val="000000" w:themeColor="text1"/>
        </w:rPr>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r w:rsidRPr="00CB4E16">
        <w:rPr>
          <w:color w:val="000000" w:themeColor="text1"/>
        </w:rPr>
        <w:t xml:space="preserve">Danh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đã</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chào</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lĩnh</w:t>
      </w:r>
      <w:proofErr w:type="spellEnd"/>
      <w:r w:rsidRPr="00CB4E16">
        <w:rPr>
          <w:color w:val="000000" w:themeColor="text1"/>
        </w:rPr>
        <w:t xml:space="preserve"> </w:t>
      </w:r>
      <w:proofErr w:type="spellStart"/>
      <w:r w:rsidRPr="00CB4E16">
        <w:rPr>
          <w:color w:val="000000" w:themeColor="text1"/>
        </w:rPr>
        <w:t>vực</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sẵn</w:t>
      </w:r>
      <w:proofErr w:type="spellEnd"/>
      <w:r w:rsidRPr="00CB4E16">
        <w:rPr>
          <w:color w:val="000000" w:themeColor="text1"/>
        </w:rPr>
        <w:t xml:space="preserve"> </w:t>
      </w:r>
      <w:proofErr w:type="spellStart"/>
      <w:r w:rsidRPr="00CB4E16">
        <w:rPr>
          <w:color w:val="000000" w:themeColor="text1"/>
        </w:rPr>
        <w:t>sàng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trạng</w:t>
      </w:r>
      <w:proofErr w:type="spellEnd"/>
      <w:r w:rsidRPr="00CB4E16">
        <w:rPr>
          <w:color w:val="000000" w:themeColor="text1"/>
        </w:rPr>
        <w:t xml:space="preserve"> </w:t>
      </w:r>
      <w:proofErr w:type="spellStart"/>
      <w:r w:rsidRPr="00CB4E16">
        <w:rPr>
          <w:color w:val="000000" w:themeColor="text1"/>
        </w:rPr>
        <w:t>thái</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w:t>
      </w:r>
    </w:p>
    <w:p w14:paraId="4766CD3A" w14:textId="77777777" w:rsidR="00056B66" w:rsidRPr="00CB4E16" w:rsidRDefault="00000000" w:rsidP="00A35F88">
      <w:pPr>
        <w:pStyle w:val="Heading3"/>
        <w:spacing w:before="120"/>
        <w:jc w:val="both"/>
        <w:rPr>
          <w:color w:val="000000" w:themeColor="text1"/>
        </w:rPr>
      </w:pPr>
      <w:bookmarkStart w:id="1500" w:name="_Toc237789026"/>
      <w:r w:rsidRPr="00CB4E16">
        <w:rPr>
          <w:color w:val="000000" w:themeColor="text1"/>
        </w:rPr>
        <w:t xml:space="preserve">03. Kho tri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Knowledge Graph</w:t>
      </w:r>
      <w:bookmarkEnd w:id="1500"/>
    </w:p>
    <w:p w14:paraId="4DDC0C00" w14:textId="77777777"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r w:rsidRPr="00CB4E16">
        <w:rPr>
          <w:color w:val="000000" w:themeColor="text1"/>
        </w:rPr>
        <w:t xml:space="preserve">Liên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người</w:t>
      </w:r>
      <w:proofErr w:type="spellEnd"/>
      <w:r w:rsidRPr="00CB4E16">
        <w:rPr>
          <w:color w:val="000000" w:themeColor="text1"/>
        </w:rPr>
        <w:t xml:space="preserve"> –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bố</w:t>
      </w:r>
      <w:proofErr w:type="spellEnd"/>
      <w:r w:rsidRPr="00CB4E16">
        <w:rPr>
          <w:color w:val="000000" w:themeColor="text1"/>
        </w:rPr>
        <w:t xml:space="preserve"> –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 </w:t>
      </w:r>
      <w:proofErr w:type="spellStart"/>
      <w:r w:rsidRPr="00CB4E16">
        <w:rPr>
          <w:color w:val="000000" w:themeColor="text1"/>
        </w:rPr>
        <w:t>dự</w:t>
      </w:r>
      <w:proofErr w:type="spellEnd"/>
      <w:r w:rsidRPr="00CB4E16">
        <w:rPr>
          <w:color w:val="000000" w:themeColor="text1"/>
        </w:rPr>
        <w:t xml:space="preserve"> </w:t>
      </w:r>
      <w:proofErr w:type="spellStart"/>
      <w:r w:rsidRPr="00CB4E16">
        <w:rPr>
          <w:color w:val="000000" w:themeColor="text1"/>
        </w:rPr>
        <w:t>án</w:t>
      </w:r>
      <w:proofErr w:type="spellEnd"/>
      <w:r w:rsidRPr="00CB4E16">
        <w:rPr>
          <w:color w:val="000000" w:themeColor="text1"/>
        </w:rPr>
        <w:t xml:space="preserve"> –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để</w:t>
      </w:r>
      <w:proofErr w:type="spellEnd"/>
      <w:r w:rsidRPr="00CB4E16">
        <w:rPr>
          <w:color w:val="000000" w:themeColor="text1"/>
        </w:rPr>
        <w:t xml:space="preserve"> </w:t>
      </w:r>
      <w:proofErr w:type="spellStart"/>
      <w:r w:rsidRPr="00CB4E16">
        <w:rPr>
          <w:color w:val="000000" w:themeColor="text1"/>
        </w:rPr>
        <w:t>tra</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tái</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tri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gốc</w:t>
      </w:r>
      <w:proofErr w:type="spellEnd"/>
      <w:r w:rsidRPr="00CB4E16">
        <w:rPr>
          <w:color w:val="000000" w:themeColor="text1"/>
        </w:rPr>
        <w:t xml:space="preserve"> </w:t>
      </w:r>
      <w:proofErr w:type="spellStart"/>
      <w:r w:rsidRPr="00CB4E16">
        <w:rPr>
          <w:color w:val="000000" w:themeColor="text1"/>
        </w:rPr>
        <w:t>rõ</w:t>
      </w:r>
      <w:proofErr w:type="spellEnd"/>
      <w:r w:rsidRPr="00CB4E16">
        <w:rPr>
          <w:color w:val="000000" w:themeColor="text1"/>
        </w:rPr>
        <w:t xml:space="preserve"> </w:t>
      </w:r>
      <w:proofErr w:type="spellStart"/>
      <w:r w:rsidRPr="00CB4E16">
        <w:rPr>
          <w:color w:val="000000" w:themeColor="text1"/>
        </w:rPr>
        <w:t>ràng</w:t>
      </w:r>
      <w:proofErr w:type="spellEnd"/>
      <w:r w:rsidRPr="00CB4E16">
        <w:rPr>
          <w:color w:val="000000" w:themeColor="text1"/>
        </w:rPr>
        <w:t>.</w:t>
      </w:r>
    </w:p>
    <w:p w14:paraId="0DC5455A" w14:textId="77777777" w:rsidR="00056B66" w:rsidRPr="00CB4E16" w:rsidRDefault="00000000" w:rsidP="00A35F88">
      <w:pPr>
        <w:spacing w:before="120"/>
        <w:jc w:val="both"/>
        <w:rPr>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r w:rsidRPr="00CB4E16">
        <w:rPr>
          <w:color w:val="000000" w:themeColor="text1"/>
        </w:rPr>
        <w:t xml:space="preserve">Thu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soát</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khóa</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quan</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tìm</w:t>
      </w:r>
      <w:proofErr w:type="spellEnd"/>
      <w:r w:rsidRPr="00CB4E16">
        <w:rPr>
          <w:color w:val="000000" w:themeColor="text1"/>
        </w:rPr>
        <w:t xml:space="preserve"> </w:t>
      </w:r>
      <w:proofErr w:type="spellStart"/>
      <w:r w:rsidRPr="00CB4E16">
        <w:rPr>
          <w:color w:val="000000" w:themeColor="text1"/>
        </w:rPr>
        <w:t>kiếm</w:t>
      </w:r>
      <w:proofErr w:type="spellEnd"/>
      <w:r w:rsidRPr="00CB4E16">
        <w:rPr>
          <w:color w:val="000000" w:themeColor="text1"/>
        </w:rPr>
        <w:t xml:space="preserve">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văn</w:t>
      </w:r>
      <w:proofErr w:type="spellEnd"/>
      <w:r w:rsidRPr="00CB4E16">
        <w:rPr>
          <w:color w:val="000000" w:themeColor="text1"/>
        </w:rPr>
        <w:t>/</w:t>
      </w:r>
      <w:proofErr w:type="spellStart"/>
      <w:r w:rsidRPr="00CB4E16">
        <w:rPr>
          <w:color w:val="000000" w:themeColor="text1"/>
        </w:rPr>
        <w:t>ngữ</w:t>
      </w:r>
      <w:proofErr w:type="spellEnd"/>
      <w:r w:rsidRPr="00CB4E16">
        <w:rPr>
          <w:color w:val="000000" w:themeColor="text1"/>
        </w:rPr>
        <w:t xml:space="preserve"> </w:t>
      </w:r>
      <w:proofErr w:type="spellStart"/>
      <w:r w:rsidRPr="00CB4E16">
        <w:rPr>
          <w:color w:val="000000" w:themeColor="text1"/>
        </w:rPr>
        <w:t>nghĩa</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DOI, ORCID, ROR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ngoài</w:t>
      </w:r>
      <w:proofErr w:type="spellEnd"/>
      <w:r w:rsidRPr="00CB4E16">
        <w:rPr>
          <w:color w:val="000000" w:themeColor="text1"/>
        </w:rPr>
        <w:t xml:space="preserve"> qua API;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gốc</w:t>
      </w:r>
      <w:proofErr w:type="spellEnd"/>
      <w:r w:rsidRPr="00CB4E16">
        <w:rPr>
          <w:color w:val="000000" w:themeColor="text1"/>
        </w:rPr>
        <w:t xml:space="preserve">, </w:t>
      </w:r>
      <w:proofErr w:type="spellStart"/>
      <w:r w:rsidRPr="00CB4E16">
        <w:rPr>
          <w:color w:val="000000" w:themeColor="text1"/>
        </w:rPr>
        <w:t>chất</w:t>
      </w:r>
      <w:proofErr w:type="spellEnd"/>
      <w:r w:rsidRPr="00CB4E16">
        <w:rPr>
          <w:color w:val="000000" w:themeColor="text1"/>
        </w:rPr>
        <w:t xml:space="preserve"> </w:t>
      </w:r>
      <w:proofErr w:type="spellStart"/>
      <w:r w:rsidRPr="00CB4E16">
        <w:rPr>
          <w:color w:val="000000" w:themeColor="text1"/>
        </w:rPr>
        <w:t>lượng</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phiên</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w:t>
      </w:r>
    </w:p>
    <w:p w14:paraId="64025001" w14:textId="77777777" w:rsidR="00056B66" w:rsidRPr="00CB4E16" w:rsidRDefault="00000000" w:rsidP="00A35F88">
      <w:pPr>
        <w:spacing w:before="120"/>
        <w:jc w:val="both"/>
        <w:rPr>
          <w:color w:val="000000" w:themeColor="text1"/>
        </w:rPr>
      </w:pPr>
      <w:proofErr w:type="spellStart"/>
      <w:r w:rsidRPr="00CB4E16">
        <w:rPr>
          <w:b/>
          <w:color w:val="000000" w:themeColor="text1"/>
        </w:rPr>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r w:rsidRPr="00CB4E16">
        <w:rPr>
          <w:color w:val="000000" w:themeColor="text1"/>
        </w:rPr>
        <w:t xml:space="preserve">Kho tri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dùng</w:t>
      </w:r>
      <w:proofErr w:type="spellEnd"/>
      <w:r w:rsidRPr="00CB4E16">
        <w:rPr>
          <w:color w:val="000000" w:themeColor="text1"/>
        </w:rPr>
        <w:t xml:space="preserve"> </w:t>
      </w:r>
      <w:proofErr w:type="spellStart"/>
      <w:r w:rsidRPr="00CB4E16">
        <w:rPr>
          <w:color w:val="000000" w:themeColor="text1"/>
        </w:rPr>
        <w:t>chung</w:t>
      </w:r>
      <w:proofErr w:type="spellEnd"/>
      <w:r w:rsidRPr="00CB4E16">
        <w:rPr>
          <w:color w:val="000000" w:themeColor="text1"/>
        </w:rPr>
        <w:t xml:space="preserve">; </w:t>
      </w:r>
      <w:proofErr w:type="spellStart"/>
      <w:r w:rsidRPr="00CB4E16">
        <w:rPr>
          <w:color w:val="000000" w:themeColor="text1"/>
        </w:rPr>
        <w:t>đồ</w:t>
      </w:r>
      <w:proofErr w:type="spellEnd"/>
      <w:r w:rsidRPr="00CB4E16">
        <w:rPr>
          <w:color w:val="000000" w:themeColor="text1"/>
        </w:rPr>
        <w:t xml:space="preserve"> </w:t>
      </w:r>
      <w:proofErr w:type="spellStart"/>
      <w:r w:rsidRPr="00CB4E16">
        <w:rPr>
          <w:color w:val="000000" w:themeColor="text1"/>
        </w:rPr>
        <w:t>thị</w:t>
      </w:r>
      <w:proofErr w:type="spellEnd"/>
      <w:r w:rsidRPr="00CB4E16">
        <w:rPr>
          <w:color w:val="000000" w:themeColor="text1"/>
        </w:rPr>
        <w:t xml:space="preserve"> tri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điển</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tìm</w:t>
      </w:r>
      <w:proofErr w:type="spellEnd"/>
      <w:r w:rsidRPr="00CB4E16">
        <w:rPr>
          <w:color w:val="000000" w:themeColor="text1"/>
        </w:rPr>
        <w:t xml:space="preserve"> </w:t>
      </w:r>
      <w:proofErr w:type="spellStart"/>
      <w:r w:rsidRPr="00CB4E16">
        <w:rPr>
          <w:color w:val="000000" w:themeColor="text1"/>
        </w:rPr>
        <w:t>kiếm</w:t>
      </w:r>
      <w:proofErr w:type="spellEnd"/>
      <w:r w:rsidRPr="00CB4E16">
        <w:rPr>
          <w:color w:val="000000" w:themeColor="text1"/>
        </w:rPr>
        <w:t xml:space="preserve">, API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chất</w:t>
      </w:r>
      <w:proofErr w:type="spellEnd"/>
      <w:r w:rsidRPr="00CB4E16">
        <w:rPr>
          <w:color w:val="000000" w:themeColor="text1"/>
        </w:rPr>
        <w:t xml:space="preserve"> </w:t>
      </w:r>
      <w:proofErr w:type="spellStart"/>
      <w:r w:rsidRPr="00CB4E16">
        <w:rPr>
          <w:color w:val="000000" w:themeColor="text1"/>
        </w:rPr>
        <w:t>lượng</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w:t>
      </w:r>
    </w:p>
    <w:p w14:paraId="47C42D0D" w14:textId="77777777" w:rsidR="00056B66" w:rsidRPr="00CB4E16" w:rsidRDefault="00000000" w:rsidP="00A35F88">
      <w:pPr>
        <w:pStyle w:val="Heading3"/>
        <w:spacing w:before="120"/>
        <w:jc w:val="both"/>
        <w:rPr>
          <w:color w:val="000000" w:themeColor="text1"/>
        </w:rPr>
      </w:pPr>
      <w:bookmarkStart w:id="1501" w:name="_Toc237789027"/>
      <w:r w:rsidRPr="00CB4E16">
        <w:rPr>
          <w:color w:val="000000" w:themeColor="text1"/>
        </w:rPr>
        <w:t xml:space="preserve">04. Ngân </w:t>
      </w:r>
      <w:proofErr w:type="spellStart"/>
      <w:r w:rsidRPr="00CB4E16">
        <w:rPr>
          <w:color w:val="000000" w:themeColor="text1"/>
        </w:rPr>
        <w:t>hàng</w:t>
      </w:r>
      <w:proofErr w:type="spellEnd"/>
      <w:r w:rsidRPr="00CB4E16">
        <w:rPr>
          <w:color w:val="000000" w:themeColor="text1"/>
        </w:rPr>
        <w:t xml:space="preserve"> </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toán</w:t>
      </w:r>
      <w:proofErr w:type="spellEnd"/>
      <w:r w:rsidRPr="00CB4E16">
        <w:rPr>
          <w:color w:val="000000" w:themeColor="text1"/>
        </w:rPr>
        <w:t xml:space="preserve">,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bookmarkEnd w:id="1501"/>
      <w:proofErr w:type="spellEnd"/>
    </w:p>
    <w:p w14:paraId="4C011AC6" w14:textId="77777777"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tiễn</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quan</w:t>
      </w:r>
      <w:proofErr w:type="spellEnd"/>
      <w:r w:rsidRPr="00CB4E16">
        <w:rPr>
          <w:color w:val="000000" w:themeColor="text1"/>
        </w:rPr>
        <w:t xml:space="preserve">, </w:t>
      </w:r>
      <w:proofErr w:type="spellStart"/>
      <w:r w:rsidRPr="00CB4E16">
        <w:rPr>
          <w:color w:val="000000" w:themeColor="text1"/>
        </w:rPr>
        <w:t>doanh</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cộng</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đủ</w:t>
      </w:r>
      <w:proofErr w:type="spellEnd"/>
      <w:r w:rsidRPr="00CB4E16">
        <w:rPr>
          <w:color w:val="000000" w:themeColor="text1"/>
        </w:rPr>
        <w:t xml:space="preserve"> </w:t>
      </w:r>
      <w:proofErr w:type="spellStart"/>
      <w:r w:rsidRPr="00CB4E16">
        <w:rPr>
          <w:color w:val="000000" w:themeColor="text1"/>
        </w:rPr>
        <w:t>rõ</w:t>
      </w:r>
      <w:proofErr w:type="spellEnd"/>
      <w:r w:rsidRPr="00CB4E16">
        <w:rPr>
          <w:color w:val="000000" w:themeColor="text1"/>
        </w:rPr>
        <w:t xml:space="preserve"> </w:t>
      </w:r>
      <w:proofErr w:type="spellStart"/>
      <w:r w:rsidRPr="00CB4E16">
        <w:rPr>
          <w:color w:val="000000" w:themeColor="text1"/>
        </w:rPr>
        <w:t>để</w:t>
      </w:r>
      <w:proofErr w:type="spellEnd"/>
      <w:r w:rsidRPr="00CB4E16">
        <w:rPr>
          <w:color w:val="000000" w:themeColor="text1"/>
        </w:rPr>
        <w:t xml:space="preserve"> </w:t>
      </w:r>
      <w:proofErr w:type="spellStart"/>
      <w:r w:rsidRPr="00CB4E16">
        <w:rPr>
          <w:color w:val="000000" w:themeColor="text1"/>
        </w:rPr>
        <w:t>tuyển</w:t>
      </w:r>
      <w:proofErr w:type="spellEnd"/>
      <w:r w:rsidRPr="00CB4E16">
        <w:rPr>
          <w:color w:val="000000" w:themeColor="text1"/>
        </w:rPr>
        <w:t xml:space="preserve"> </w:t>
      </w:r>
      <w:proofErr w:type="spellStart"/>
      <w:r w:rsidRPr="00CB4E16">
        <w:rPr>
          <w:color w:val="000000" w:themeColor="text1"/>
        </w:rPr>
        <w:t>chọn</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w:t>
      </w:r>
    </w:p>
    <w:p w14:paraId="616CE99B" w14:textId="77777777" w:rsidR="00056B66" w:rsidRPr="00CB4E16" w:rsidRDefault="00000000" w:rsidP="00A35F88">
      <w:pPr>
        <w:spacing w:before="120"/>
        <w:jc w:val="both"/>
        <w:rPr>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proofErr w:type="spellStart"/>
      <w:r w:rsidRPr="00CB4E16">
        <w:rPr>
          <w:color w:val="000000" w:themeColor="text1"/>
        </w:rPr>
        <w:t>Tiếp</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sàng</w:t>
      </w:r>
      <w:proofErr w:type="spellEnd"/>
      <w:r w:rsidRPr="00CB4E16">
        <w:rPr>
          <w:color w:val="000000" w:themeColor="text1"/>
        </w:rPr>
        <w:t xml:space="preserve"> </w:t>
      </w:r>
      <w:proofErr w:type="spellStart"/>
      <w:r w:rsidRPr="00CB4E16">
        <w:rPr>
          <w:color w:val="000000" w:themeColor="text1"/>
        </w:rPr>
        <w:t>lọc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toán</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tiêu</w:t>
      </w:r>
      <w:proofErr w:type="spellEnd"/>
      <w:r w:rsidRPr="00CB4E16">
        <w:rPr>
          <w:color w:val="000000" w:themeColor="text1"/>
        </w:rPr>
        <w:t xml:space="preserve">, </w:t>
      </w:r>
      <w:proofErr w:type="spellStart"/>
      <w:r w:rsidRPr="00CB4E16">
        <w:rPr>
          <w:color w:val="000000" w:themeColor="text1"/>
        </w:rPr>
        <w:t>phạm</w:t>
      </w:r>
      <w:proofErr w:type="spellEnd"/>
      <w:r w:rsidRPr="00CB4E16">
        <w:rPr>
          <w:color w:val="000000" w:themeColor="text1"/>
        </w:rPr>
        <w:t xml:space="preserve"> vi, </w:t>
      </w:r>
      <w:proofErr w:type="spellStart"/>
      <w:r w:rsidRPr="00CB4E16">
        <w:rPr>
          <w:color w:val="000000" w:themeColor="text1"/>
        </w:rPr>
        <w:t>tiêu</w:t>
      </w:r>
      <w:proofErr w:type="spellEnd"/>
      <w:r w:rsidRPr="00CB4E16">
        <w:rPr>
          <w:color w:val="000000" w:themeColor="text1"/>
        </w:rPr>
        <w:t xml:space="preserve"> </w:t>
      </w:r>
      <w:proofErr w:type="spellStart"/>
      <w:r w:rsidRPr="00CB4E16">
        <w:rPr>
          <w:color w:val="000000" w:themeColor="text1"/>
        </w:rPr>
        <w:t>chí</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ngân</w:t>
      </w:r>
      <w:proofErr w:type="spellEnd"/>
      <w:r w:rsidRPr="00CB4E16">
        <w:rPr>
          <w:color w:val="000000" w:themeColor="text1"/>
        </w:rPr>
        <w:t xml:space="preserve"> </w:t>
      </w:r>
      <w:proofErr w:type="spellStart"/>
      <w:r w:rsidRPr="00CB4E16">
        <w:rPr>
          <w:color w:val="000000" w:themeColor="text1"/>
        </w:rPr>
        <w:t>sách</w:t>
      </w:r>
      <w:proofErr w:type="spellEnd"/>
      <w:r w:rsidRPr="00CB4E16">
        <w:rPr>
          <w:color w:val="000000" w:themeColor="text1"/>
        </w:rPr>
        <w:t>/</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hạn</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mật</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hữu</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tuệ</w:t>
      </w:r>
      <w:proofErr w:type="spellEnd"/>
      <w:r w:rsidRPr="00CB4E16">
        <w:rPr>
          <w:color w:val="000000" w:themeColor="text1"/>
        </w:rPr>
        <w:t xml:space="preserve">; </w:t>
      </w:r>
      <w:proofErr w:type="spellStart"/>
      <w:r w:rsidRPr="00CB4E16">
        <w:rPr>
          <w:color w:val="000000" w:themeColor="text1"/>
        </w:rPr>
        <w:t>phê</w:t>
      </w:r>
      <w:proofErr w:type="spellEnd"/>
      <w:r w:rsidRPr="00CB4E16">
        <w:rPr>
          <w:color w:val="000000" w:themeColor="text1"/>
        </w:rPr>
        <w:t xml:space="preserve"> </w:t>
      </w:r>
      <w:proofErr w:type="spellStart"/>
      <w:r w:rsidRPr="00CB4E16">
        <w:rPr>
          <w:color w:val="000000" w:themeColor="text1"/>
        </w:rPr>
        <w:t>duyệt</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bố</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đề</w:t>
      </w:r>
      <w:proofErr w:type="spellEnd"/>
      <w:r w:rsidRPr="00CB4E16">
        <w:rPr>
          <w:color w:val="000000" w:themeColor="text1"/>
        </w:rPr>
        <w:t xml:space="preserve"> </w:t>
      </w:r>
      <w:proofErr w:type="spellStart"/>
      <w:r w:rsidRPr="00CB4E16">
        <w:rPr>
          <w:color w:val="000000" w:themeColor="text1"/>
        </w:rPr>
        <w:t>xuất</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trạng</w:t>
      </w:r>
      <w:proofErr w:type="spellEnd"/>
      <w:r w:rsidRPr="00CB4E16">
        <w:rPr>
          <w:color w:val="000000" w:themeColor="text1"/>
        </w:rPr>
        <w:t xml:space="preserve"> </w:t>
      </w:r>
      <w:proofErr w:type="spellStart"/>
      <w:r w:rsidRPr="00CB4E16">
        <w:rPr>
          <w:color w:val="000000" w:themeColor="text1"/>
        </w:rPr>
        <w:t>thái</w:t>
      </w:r>
      <w:proofErr w:type="spellEnd"/>
      <w:r w:rsidRPr="00CB4E16">
        <w:rPr>
          <w:color w:val="000000" w:themeColor="text1"/>
        </w:rPr>
        <w:t xml:space="preserve"> </w:t>
      </w:r>
      <w:proofErr w:type="spellStart"/>
      <w:r w:rsidRPr="00CB4E16">
        <w:rPr>
          <w:color w:val="000000" w:themeColor="text1"/>
        </w:rPr>
        <w:t>xử</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w:t>
      </w:r>
    </w:p>
    <w:p w14:paraId="2A4ACAAF" w14:textId="77777777" w:rsidR="00056B66" w:rsidRPr="00CB4E16" w:rsidRDefault="00000000" w:rsidP="00A35F88">
      <w:pPr>
        <w:spacing w:before="120"/>
        <w:jc w:val="both"/>
        <w:rPr>
          <w:color w:val="000000" w:themeColor="text1"/>
        </w:rPr>
      </w:pPr>
      <w:proofErr w:type="spellStart"/>
      <w:r w:rsidRPr="00CB4E16">
        <w:rPr>
          <w:b/>
          <w:color w:val="000000" w:themeColor="text1"/>
        </w:rPr>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toán</w:t>
      </w:r>
      <w:proofErr w:type="spellEnd"/>
      <w:r w:rsidRPr="00CB4E16">
        <w:rPr>
          <w:color w:val="000000" w:themeColor="text1"/>
        </w:rPr>
        <w:t xml:space="preserve"> </w:t>
      </w:r>
      <w:proofErr w:type="spellStart"/>
      <w:r w:rsidRPr="00CB4E16">
        <w:rPr>
          <w:color w:val="000000" w:themeColor="text1"/>
        </w:rPr>
        <w:t>đã</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minh</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mô</w:t>
      </w:r>
      <w:proofErr w:type="spellEnd"/>
      <w:r w:rsidRPr="00CB4E16">
        <w:rPr>
          <w:color w:val="000000" w:themeColor="text1"/>
        </w:rPr>
        <w:t xml:space="preserve"> </w:t>
      </w:r>
      <w:proofErr w:type="spellStart"/>
      <w:r w:rsidRPr="00CB4E16">
        <w:rPr>
          <w:color w:val="000000" w:themeColor="text1"/>
        </w:rPr>
        <w:t>tả</w:t>
      </w:r>
      <w:proofErr w:type="spellEnd"/>
      <w:r w:rsidRPr="00CB4E16">
        <w:rPr>
          <w:color w:val="000000" w:themeColor="text1"/>
        </w:rPr>
        <w:t xml:space="preserve"> </w:t>
      </w:r>
      <w:proofErr w:type="spellStart"/>
      <w:r w:rsidRPr="00CB4E16">
        <w:rPr>
          <w:color w:val="000000" w:themeColor="text1"/>
        </w:rPr>
        <w:t>yêu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tiêu</w:t>
      </w:r>
      <w:proofErr w:type="spellEnd"/>
      <w:r w:rsidRPr="00CB4E16">
        <w:rPr>
          <w:color w:val="000000" w:themeColor="text1"/>
        </w:rPr>
        <w:t xml:space="preserve"> </w:t>
      </w:r>
      <w:proofErr w:type="spellStart"/>
      <w:r w:rsidRPr="00CB4E16">
        <w:rPr>
          <w:color w:val="000000" w:themeColor="text1"/>
        </w:rPr>
        <w:t>chí</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sách</w:t>
      </w:r>
      <w:proofErr w:type="spellEnd"/>
      <w:r w:rsidRPr="00CB4E16">
        <w:rPr>
          <w:color w:val="000000" w:themeColor="text1"/>
        </w:rPr>
        <w:t xml:space="preserve"> </w:t>
      </w:r>
      <w:proofErr w:type="spellStart"/>
      <w:r w:rsidRPr="00CB4E16">
        <w:rPr>
          <w:color w:val="000000" w:themeColor="text1"/>
        </w:rPr>
        <w:t>đề</w:t>
      </w:r>
      <w:proofErr w:type="spellEnd"/>
      <w:r w:rsidRPr="00CB4E16">
        <w:rPr>
          <w:color w:val="000000" w:themeColor="text1"/>
        </w:rPr>
        <w:t xml:space="preserve"> </w:t>
      </w:r>
      <w:proofErr w:type="spellStart"/>
      <w:r w:rsidRPr="00CB4E16">
        <w:rPr>
          <w:color w:val="000000" w:themeColor="text1"/>
        </w:rPr>
        <w:t>xuất</w:t>
      </w:r>
      <w:proofErr w:type="spellEnd"/>
      <w:r w:rsidRPr="00CB4E16">
        <w:rPr>
          <w:color w:val="000000" w:themeColor="text1"/>
        </w:rPr>
        <w:t>/</w:t>
      </w:r>
      <w:proofErr w:type="spellStart"/>
      <w:r w:rsidRPr="00CB4E16">
        <w:rPr>
          <w:color w:val="000000" w:themeColor="text1"/>
        </w:rPr>
        <w:t>đơn</w:t>
      </w:r>
      <w:proofErr w:type="spellEnd"/>
      <w:r w:rsidRPr="00CB4E16">
        <w:rPr>
          <w:color w:val="000000" w:themeColor="text1"/>
        </w:rPr>
        <w:t xml:space="preserve"> </w:t>
      </w:r>
      <w:proofErr w:type="spellStart"/>
      <w:r w:rsidRPr="00CB4E16">
        <w:rPr>
          <w:color w:val="000000" w:themeColor="text1"/>
        </w:rPr>
        <w:t>vị</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tỷ</w:t>
      </w:r>
      <w:proofErr w:type="spellEnd"/>
      <w:r w:rsidRPr="00CB4E16">
        <w:rPr>
          <w:color w:val="000000" w:themeColor="text1"/>
        </w:rPr>
        <w:t xml:space="preserve"> </w:t>
      </w:r>
      <w:proofErr w:type="spellStart"/>
      <w:r w:rsidRPr="00CB4E16">
        <w:rPr>
          <w:color w:val="000000" w:themeColor="text1"/>
        </w:rPr>
        <w:t>lệ</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w:t>
      </w:r>
    </w:p>
    <w:p w14:paraId="124E5A38" w14:textId="0AF4ED37" w:rsidR="00056B66" w:rsidRPr="00CB4E16" w:rsidRDefault="00000000" w:rsidP="00A35F88">
      <w:pPr>
        <w:pStyle w:val="Heading3"/>
        <w:spacing w:before="120"/>
        <w:jc w:val="both"/>
        <w:rPr>
          <w:color w:val="000000" w:themeColor="text1"/>
        </w:rPr>
      </w:pPr>
      <w:bookmarkStart w:id="1502" w:name="_Toc237789028"/>
      <w:r w:rsidRPr="00CB4E16">
        <w:rPr>
          <w:color w:val="000000" w:themeColor="text1"/>
        </w:rPr>
        <w:t xml:space="preserve">05. </w:t>
      </w:r>
      <w:ins w:id="1503" w:author="Administrator" w:date="2026-08-16T19:05:00Z" w16du:dateUtc="2026-08-16T12:05:00Z">
        <w:r w:rsidR="003F68DE" w:rsidRPr="003F68DE">
          <w:rPr>
            <w:color w:val="EE0000"/>
            <w:rPrChange w:id="1504" w:author="Administrator" w:date="2026-08-16T19:05:00Z" w16du:dateUtc="2026-08-16T12:05:00Z">
              <w:rPr>
                <w:color w:val="000000" w:themeColor="text1"/>
              </w:rPr>
            </w:rPrChange>
          </w:rPr>
          <w:t xml:space="preserve">AI </w:t>
        </w:r>
        <w:proofErr w:type="spellStart"/>
        <w:r w:rsidR="003F68DE" w:rsidRPr="003F68DE">
          <w:rPr>
            <w:color w:val="EE0000"/>
            <w:rPrChange w:id="1505" w:author="Administrator" w:date="2026-08-16T19:05:00Z" w16du:dateUtc="2026-08-16T12:05:00Z">
              <w:rPr>
                <w:color w:val="000000" w:themeColor="text1"/>
              </w:rPr>
            </w:rPrChange>
          </w:rPr>
          <w:t>tìm</w:t>
        </w:r>
        <w:proofErr w:type="spellEnd"/>
        <w:r w:rsidR="003F68DE" w:rsidRPr="003F68DE">
          <w:rPr>
            <w:color w:val="EE0000"/>
            <w:rPrChange w:id="1506" w:author="Administrator" w:date="2026-08-16T19:05:00Z" w16du:dateUtc="2026-08-16T12:05:00Z">
              <w:rPr>
                <w:color w:val="000000" w:themeColor="text1"/>
              </w:rPr>
            </w:rPrChange>
          </w:rPr>
          <w:t xml:space="preserve"> </w:t>
        </w:r>
        <w:proofErr w:type="spellStart"/>
        <w:r w:rsidR="003F68DE" w:rsidRPr="003F68DE">
          <w:rPr>
            <w:color w:val="EE0000"/>
            <w:rPrChange w:id="1507" w:author="Administrator" w:date="2026-08-16T19:05:00Z" w16du:dateUtc="2026-08-16T12:05:00Z">
              <w:rPr>
                <w:color w:val="000000" w:themeColor="text1"/>
              </w:rPr>
            </w:rPrChange>
          </w:rPr>
          <w:t>kiếm</w:t>
        </w:r>
        <w:proofErr w:type="spellEnd"/>
        <w:r w:rsidR="003F68DE" w:rsidRPr="003F68DE">
          <w:rPr>
            <w:color w:val="EE0000"/>
            <w:rPrChange w:id="1508" w:author="Administrator" w:date="2026-08-16T19:05:00Z" w16du:dateUtc="2026-08-16T12:05:00Z">
              <w:rPr>
                <w:color w:val="000000" w:themeColor="text1"/>
              </w:rPr>
            </w:rPrChange>
          </w:rPr>
          <w:t xml:space="preserve">, </w:t>
        </w:r>
        <w:proofErr w:type="spellStart"/>
        <w:r w:rsidR="003F68DE" w:rsidRPr="003F68DE">
          <w:rPr>
            <w:color w:val="EE0000"/>
            <w:rPrChange w:id="1509" w:author="Administrator" w:date="2026-08-16T19:05:00Z" w16du:dateUtc="2026-08-16T12:05:00Z">
              <w:rPr>
                <w:color w:val="000000" w:themeColor="text1"/>
              </w:rPr>
            </w:rPrChange>
          </w:rPr>
          <w:t>ghép</w:t>
        </w:r>
        <w:proofErr w:type="spellEnd"/>
        <w:r w:rsidR="003F68DE" w:rsidRPr="003F68DE">
          <w:rPr>
            <w:color w:val="EE0000"/>
            <w:rPrChange w:id="1510" w:author="Administrator" w:date="2026-08-16T19:05:00Z" w16du:dateUtc="2026-08-16T12:05:00Z">
              <w:rPr>
                <w:color w:val="000000" w:themeColor="text1"/>
              </w:rPr>
            </w:rPrChange>
          </w:rPr>
          <w:t xml:space="preserve"> </w:t>
        </w:r>
        <w:proofErr w:type="spellStart"/>
        <w:r w:rsidR="003F68DE" w:rsidRPr="003F68DE">
          <w:rPr>
            <w:color w:val="EE0000"/>
            <w:rPrChange w:id="1511" w:author="Administrator" w:date="2026-08-16T19:05:00Z" w16du:dateUtc="2026-08-16T12:05:00Z">
              <w:rPr>
                <w:color w:val="000000" w:themeColor="text1"/>
              </w:rPr>
            </w:rPrChange>
          </w:rPr>
          <w:t>nối</w:t>
        </w:r>
        <w:proofErr w:type="spellEnd"/>
        <w:r w:rsidR="003F68DE" w:rsidRPr="003F68DE">
          <w:rPr>
            <w:color w:val="EE0000"/>
            <w:rPrChange w:id="1512" w:author="Administrator" w:date="2026-08-16T19:05:00Z" w16du:dateUtc="2026-08-16T12:05:00Z">
              <w:rPr>
                <w:color w:val="000000" w:themeColor="text1"/>
              </w:rPr>
            </w:rPrChange>
          </w:rPr>
          <w:t xml:space="preserve"> </w:t>
        </w:r>
        <w:proofErr w:type="spellStart"/>
        <w:r w:rsidR="003F68DE" w:rsidRPr="003F68DE">
          <w:rPr>
            <w:color w:val="EE0000"/>
            <w:rPrChange w:id="1513" w:author="Administrator" w:date="2026-08-16T19:05:00Z" w16du:dateUtc="2026-08-16T12:05:00Z">
              <w:rPr>
                <w:color w:val="000000" w:themeColor="text1"/>
              </w:rPr>
            </w:rPrChange>
          </w:rPr>
          <w:t>và</w:t>
        </w:r>
        <w:proofErr w:type="spellEnd"/>
        <w:r w:rsidR="003F68DE" w:rsidRPr="003F68DE">
          <w:rPr>
            <w:color w:val="EE0000"/>
            <w:rPrChange w:id="1514" w:author="Administrator" w:date="2026-08-16T19:05:00Z" w16du:dateUtc="2026-08-16T12:05:00Z">
              <w:rPr>
                <w:color w:val="000000" w:themeColor="text1"/>
              </w:rPr>
            </w:rPrChange>
          </w:rPr>
          <w:t xml:space="preserve"> </w:t>
        </w:r>
        <w:proofErr w:type="spellStart"/>
        <w:r w:rsidR="003F68DE" w:rsidRPr="003F68DE">
          <w:rPr>
            <w:color w:val="EE0000"/>
            <w:rPrChange w:id="1515" w:author="Administrator" w:date="2026-08-16T19:05:00Z" w16du:dateUtc="2026-08-16T12:05:00Z">
              <w:rPr>
                <w:color w:val="000000" w:themeColor="text1"/>
              </w:rPr>
            </w:rPrChange>
          </w:rPr>
          <w:t>hình</w:t>
        </w:r>
        <w:proofErr w:type="spellEnd"/>
        <w:r w:rsidR="003F68DE" w:rsidRPr="003F68DE">
          <w:rPr>
            <w:color w:val="EE0000"/>
            <w:rPrChange w:id="1516" w:author="Administrator" w:date="2026-08-16T19:05:00Z" w16du:dateUtc="2026-08-16T12:05:00Z">
              <w:rPr>
                <w:color w:val="000000" w:themeColor="text1"/>
              </w:rPr>
            </w:rPrChange>
          </w:rPr>
          <w:t xml:space="preserve"> </w:t>
        </w:r>
        <w:proofErr w:type="spellStart"/>
        <w:r w:rsidR="003F68DE" w:rsidRPr="003F68DE">
          <w:rPr>
            <w:color w:val="EE0000"/>
            <w:rPrChange w:id="1517" w:author="Administrator" w:date="2026-08-16T19:05:00Z" w16du:dateUtc="2026-08-16T12:05:00Z">
              <w:rPr>
                <w:color w:val="000000" w:themeColor="text1"/>
              </w:rPr>
            </w:rPrChange>
          </w:rPr>
          <w:t>thành</w:t>
        </w:r>
        <w:proofErr w:type="spellEnd"/>
        <w:r w:rsidR="003F68DE" w:rsidRPr="003F68DE">
          <w:rPr>
            <w:color w:val="EE0000"/>
            <w:rPrChange w:id="1518" w:author="Administrator" w:date="2026-08-16T19:05:00Z" w16du:dateUtc="2026-08-16T12:05:00Z">
              <w:rPr>
                <w:color w:val="000000" w:themeColor="text1"/>
              </w:rPr>
            </w:rPrChange>
          </w:rPr>
          <w:t xml:space="preserve"> </w:t>
        </w:r>
        <w:proofErr w:type="spellStart"/>
        <w:r w:rsidR="003F68DE" w:rsidRPr="003F68DE">
          <w:rPr>
            <w:color w:val="EE0000"/>
            <w:rPrChange w:id="1519" w:author="Administrator" w:date="2026-08-16T19:05:00Z" w16du:dateUtc="2026-08-16T12:05:00Z">
              <w:rPr>
                <w:color w:val="000000" w:themeColor="text1"/>
              </w:rPr>
            </w:rPrChange>
          </w:rPr>
          <w:t>nhóm</w:t>
        </w:r>
        <w:proofErr w:type="spellEnd"/>
        <w:r w:rsidR="003F68DE" w:rsidRPr="003F68DE">
          <w:rPr>
            <w:color w:val="EE0000"/>
            <w:rPrChange w:id="1520" w:author="Administrator" w:date="2026-08-16T19:05:00Z" w16du:dateUtc="2026-08-16T12:05:00Z">
              <w:rPr>
                <w:color w:val="000000" w:themeColor="text1"/>
              </w:rPr>
            </w:rPrChange>
          </w:rPr>
          <w:t xml:space="preserve"> </w:t>
        </w:r>
        <w:proofErr w:type="spellStart"/>
        <w:r w:rsidR="003F68DE" w:rsidRPr="003F68DE">
          <w:rPr>
            <w:color w:val="EE0000"/>
            <w:rPrChange w:id="1521" w:author="Administrator" w:date="2026-08-16T19:05:00Z" w16du:dateUtc="2026-08-16T12:05:00Z">
              <w:rPr>
                <w:color w:val="000000" w:themeColor="text1"/>
              </w:rPr>
            </w:rPrChange>
          </w:rPr>
          <w:t>có</w:t>
        </w:r>
        <w:proofErr w:type="spellEnd"/>
        <w:r w:rsidR="003F68DE" w:rsidRPr="003F68DE">
          <w:rPr>
            <w:color w:val="EE0000"/>
            <w:rPrChange w:id="1522" w:author="Administrator" w:date="2026-08-16T19:05:00Z" w16du:dateUtc="2026-08-16T12:05:00Z">
              <w:rPr>
                <w:color w:val="000000" w:themeColor="text1"/>
              </w:rPr>
            </w:rPrChange>
          </w:rPr>
          <w:t xml:space="preserve"> </w:t>
        </w:r>
        <w:proofErr w:type="spellStart"/>
        <w:r w:rsidR="003F68DE" w:rsidRPr="003F68DE">
          <w:rPr>
            <w:color w:val="EE0000"/>
            <w:rPrChange w:id="1523" w:author="Administrator" w:date="2026-08-16T19:05:00Z" w16du:dateUtc="2026-08-16T12:05:00Z">
              <w:rPr>
                <w:color w:val="000000" w:themeColor="text1"/>
              </w:rPr>
            </w:rPrChange>
          </w:rPr>
          <w:t>giải</w:t>
        </w:r>
        <w:proofErr w:type="spellEnd"/>
        <w:r w:rsidR="003F68DE" w:rsidRPr="003F68DE">
          <w:rPr>
            <w:color w:val="EE0000"/>
            <w:rPrChange w:id="1524" w:author="Administrator" w:date="2026-08-16T19:05:00Z" w16du:dateUtc="2026-08-16T12:05:00Z">
              <w:rPr>
                <w:color w:val="000000" w:themeColor="text1"/>
              </w:rPr>
            </w:rPrChange>
          </w:rPr>
          <w:t xml:space="preserve"> </w:t>
        </w:r>
        <w:commentRangeStart w:id="1525"/>
        <w:proofErr w:type="spellStart"/>
        <w:r w:rsidR="003F68DE" w:rsidRPr="003F68DE">
          <w:rPr>
            <w:color w:val="EE0000"/>
            <w:rPrChange w:id="1526" w:author="Administrator" w:date="2026-08-16T19:05:00Z" w16du:dateUtc="2026-08-16T12:05:00Z">
              <w:rPr>
                <w:color w:val="000000" w:themeColor="text1"/>
              </w:rPr>
            </w:rPrChange>
          </w:rPr>
          <w:t>thích</w:t>
        </w:r>
      </w:ins>
      <w:commentRangeEnd w:id="1525"/>
      <w:proofErr w:type="spellEnd"/>
      <w:ins w:id="1527" w:author="Administrator" w:date="2026-08-16T19:07:00Z" w16du:dateUtc="2026-08-16T12:07:00Z">
        <w:r w:rsidR="00E00E28">
          <w:rPr>
            <w:rStyle w:val="CommentReference"/>
            <w:b w:val="0"/>
            <w:i w:val="0"/>
            <w:color w:val="auto"/>
          </w:rPr>
          <w:commentReference w:id="1525"/>
        </w:r>
      </w:ins>
      <w:ins w:id="1528" w:author="Administrator" w:date="2026-08-16T19:05:00Z" w16du:dateUtc="2026-08-16T12:05:00Z">
        <w:r w:rsidR="003F68DE" w:rsidRPr="003F68DE" w:rsidDel="003F68DE">
          <w:rPr>
            <w:color w:val="EE0000"/>
            <w:rPrChange w:id="1529" w:author="Administrator" w:date="2026-08-16T19:05:00Z" w16du:dateUtc="2026-08-16T12:05:00Z">
              <w:rPr>
                <w:color w:val="000000" w:themeColor="text1"/>
              </w:rPr>
            </w:rPrChange>
          </w:rPr>
          <w:t xml:space="preserve"> </w:t>
        </w:r>
      </w:ins>
      <w:del w:id="1530" w:author="Administrator" w:date="2026-08-16T19:05:00Z" w16du:dateUtc="2026-08-16T12:05:00Z">
        <w:r w:rsidRPr="00CB4E16" w:rsidDel="003F68DE">
          <w:rPr>
            <w:color w:val="000000" w:themeColor="text1"/>
          </w:rPr>
          <w:delText>AI tìm kiếm và ghép nối có giải thích</w:delText>
        </w:r>
      </w:del>
      <w:bookmarkEnd w:id="1502"/>
    </w:p>
    <w:p w14:paraId="62E7C420" w14:textId="3A53FB50"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proofErr w:type="spellStart"/>
      <w:ins w:id="1531" w:author="Administrator" w:date="2026-08-16T21:32:00Z" w16du:dateUtc="2026-08-16T14:32:00Z">
        <w:r w:rsidR="00E031E7" w:rsidRPr="00E031E7">
          <w:rPr>
            <w:bCs/>
            <w:color w:val="EE0000"/>
          </w:rPr>
          <w:t>Xây</w:t>
        </w:r>
        <w:proofErr w:type="spellEnd"/>
        <w:r w:rsidR="00E031E7" w:rsidRPr="00E031E7">
          <w:rPr>
            <w:bCs/>
            <w:color w:val="EE0000"/>
          </w:rPr>
          <w:t xml:space="preserve"> </w:t>
        </w:r>
        <w:proofErr w:type="spellStart"/>
        <w:r w:rsidR="00E031E7" w:rsidRPr="00E031E7">
          <w:rPr>
            <w:bCs/>
            <w:color w:val="EE0000"/>
          </w:rPr>
          <w:t>dựng</w:t>
        </w:r>
        <w:proofErr w:type="spellEnd"/>
        <w:r w:rsidR="00E031E7" w:rsidRPr="00E031E7">
          <w:rPr>
            <w:bCs/>
            <w:color w:val="EE0000"/>
          </w:rPr>
          <w:t xml:space="preserve"> </w:t>
        </w:r>
        <w:proofErr w:type="spellStart"/>
        <w:r w:rsidR="00E031E7" w:rsidRPr="00E031E7">
          <w:rPr>
            <w:bCs/>
            <w:color w:val="EE0000"/>
          </w:rPr>
          <w:t>hệ</w:t>
        </w:r>
        <w:proofErr w:type="spellEnd"/>
        <w:r w:rsidR="00E031E7" w:rsidRPr="00E031E7">
          <w:rPr>
            <w:bCs/>
            <w:color w:val="EE0000"/>
          </w:rPr>
          <w:t xml:space="preserve"> </w:t>
        </w:r>
        <w:proofErr w:type="spellStart"/>
        <w:r w:rsidR="00E031E7" w:rsidRPr="00E031E7">
          <w:rPr>
            <w:bCs/>
            <w:color w:val="EE0000"/>
          </w:rPr>
          <w:t>thống</w:t>
        </w:r>
        <w:proofErr w:type="spellEnd"/>
        <w:r w:rsidR="00E031E7" w:rsidRPr="00E031E7">
          <w:rPr>
            <w:bCs/>
            <w:color w:val="EE0000"/>
          </w:rPr>
          <w:t xml:space="preserve"> AI lai </w:t>
        </w:r>
        <w:proofErr w:type="spellStart"/>
        <w:r w:rsidR="00E031E7" w:rsidRPr="00E031E7">
          <w:rPr>
            <w:bCs/>
            <w:color w:val="EE0000"/>
          </w:rPr>
          <w:t>hỗ</w:t>
        </w:r>
        <w:proofErr w:type="spellEnd"/>
        <w:r w:rsidR="00E031E7" w:rsidRPr="00E031E7">
          <w:rPr>
            <w:bCs/>
            <w:color w:val="EE0000"/>
          </w:rPr>
          <w:t xml:space="preserve"> </w:t>
        </w:r>
        <w:proofErr w:type="spellStart"/>
        <w:r w:rsidR="00E031E7" w:rsidRPr="00E031E7">
          <w:rPr>
            <w:bCs/>
            <w:color w:val="EE0000"/>
          </w:rPr>
          <w:t>trợ</w:t>
        </w:r>
        <w:proofErr w:type="spellEnd"/>
        <w:r w:rsidR="00E031E7" w:rsidRPr="00E031E7">
          <w:rPr>
            <w:bCs/>
            <w:color w:val="EE0000"/>
          </w:rPr>
          <w:t xml:space="preserve"> </w:t>
        </w:r>
        <w:proofErr w:type="spellStart"/>
        <w:r w:rsidR="00E031E7" w:rsidRPr="00E031E7">
          <w:rPr>
            <w:bCs/>
            <w:color w:val="EE0000"/>
          </w:rPr>
          <w:t>tìm</w:t>
        </w:r>
        <w:proofErr w:type="spellEnd"/>
        <w:r w:rsidR="00E031E7" w:rsidRPr="00E031E7">
          <w:rPr>
            <w:bCs/>
            <w:color w:val="EE0000"/>
          </w:rPr>
          <w:t xml:space="preserve"> </w:t>
        </w:r>
        <w:proofErr w:type="spellStart"/>
        <w:r w:rsidR="00E031E7" w:rsidRPr="00E031E7">
          <w:rPr>
            <w:bCs/>
            <w:color w:val="EE0000"/>
          </w:rPr>
          <w:t>kiếm</w:t>
        </w:r>
        <w:proofErr w:type="spellEnd"/>
        <w:r w:rsidR="00E031E7" w:rsidRPr="00E031E7">
          <w:rPr>
            <w:bCs/>
            <w:color w:val="EE0000"/>
          </w:rPr>
          <w:t xml:space="preserve"> </w:t>
        </w:r>
        <w:proofErr w:type="spellStart"/>
        <w:r w:rsidR="00E031E7" w:rsidRPr="00E031E7">
          <w:rPr>
            <w:bCs/>
            <w:color w:val="EE0000"/>
          </w:rPr>
          <w:t>và</w:t>
        </w:r>
        <w:proofErr w:type="spellEnd"/>
        <w:r w:rsidR="00E031E7" w:rsidRPr="00E031E7">
          <w:rPr>
            <w:bCs/>
            <w:color w:val="EE0000"/>
          </w:rPr>
          <w:t xml:space="preserve"> </w:t>
        </w:r>
        <w:proofErr w:type="spellStart"/>
        <w:r w:rsidR="00E031E7" w:rsidRPr="00E031E7">
          <w:rPr>
            <w:bCs/>
            <w:color w:val="EE0000"/>
          </w:rPr>
          <w:t>hình</w:t>
        </w:r>
        <w:proofErr w:type="spellEnd"/>
        <w:r w:rsidR="00E031E7" w:rsidRPr="00E031E7">
          <w:rPr>
            <w:bCs/>
            <w:color w:val="EE0000"/>
          </w:rPr>
          <w:t xml:space="preserve"> </w:t>
        </w:r>
        <w:proofErr w:type="spellStart"/>
        <w:r w:rsidR="00E031E7" w:rsidRPr="00E031E7">
          <w:rPr>
            <w:bCs/>
            <w:color w:val="EE0000"/>
          </w:rPr>
          <w:t>thành</w:t>
        </w:r>
        <w:proofErr w:type="spellEnd"/>
        <w:r w:rsidR="00E031E7" w:rsidRPr="00E031E7">
          <w:rPr>
            <w:bCs/>
            <w:color w:val="EE0000"/>
          </w:rPr>
          <w:t xml:space="preserve"> </w:t>
        </w:r>
        <w:proofErr w:type="spellStart"/>
        <w:r w:rsidR="00E031E7" w:rsidRPr="00E031E7">
          <w:rPr>
            <w:bCs/>
            <w:color w:val="EE0000"/>
          </w:rPr>
          <w:t>tổ</w:t>
        </w:r>
        <w:proofErr w:type="spellEnd"/>
        <w:r w:rsidR="00E031E7" w:rsidRPr="00E031E7">
          <w:rPr>
            <w:bCs/>
            <w:color w:val="EE0000"/>
          </w:rPr>
          <w:t xml:space="preserve"> </w:t>
        </w:r>
        <w:proofErr w:type="spellStart"/>
        <w:r w:rsidR="00E031E7" w:rsidRPr="00E031E7">
          <w:rPr>
            <w:bCs/>
            <w:color w:val="EE0000"/>
          </w:rPr>
          <w:t>hợp</w:t>
        </w:r>
        <w:proofErr w:type="spellEnd"/>
        <w:r w:rsidR="00E031E7" w:rsidRPr="00E031E7">
          <w:rPr>
            <w:bCs/>
            <w:color w:val="EE0000"/>
          </w:rPr>
          <w:t xml:space="preserve"> </w:t>
        </w:r>
        <w:proofErr w:type="spellStart"/>
        <w:r w:rsidR="00E031E7" w:rsidRPr="00E031E7">
          <w:rPr>
            <w:bCs/>
            <w:color w:val="EE0000"/>
          </w:rPr>
          <w:t>chuyên</w:t>
        </w:r>
        <w:proofErr w:type="spellEnd"/>
        <w:r w:rsidR="00E031E7" w:rsidRPr="00E031E7">
          <w:rPr>
            <w:bCs/>
            <w:color w:val="EE0000"/>
          </w:rPr>
          <w:t xml:space="preserve"> </w:t>
        </w:r>
        <w:proofErr w:type="spellStart"/>
        <w:r w:rsidR="00E031E7" w:rsidRPr="00E031E7">
          <w:rPr>
            <w:bCs/>
            <w:color w:val="EE0000"/>
          </w:rPr>
          <w:t>gia</w:t>
        </w:r>
        <w:proofErr w:type="spellEnd"/>
        <w:r w:rsidR="00E031E7" w:rsidRPr="00E031E7">
          <w:rPr>
            <w:bCs/>
            <w:color w:val="EE0000"/>
          </w:rPr>
          <w:t xml:space="preserve"> – </w:t>
        </w:r>
        <w:proofErr w:type="spellStart"/>
        <w:r w:rsidR="00E031E7" w:rsidRPr="00E031E7">
          <w:rPr>
            <w:bCs/>
            <w:color w:val="EE0000"/>
          </w:rPr>
          <w:t>công</w:t>
        </w:r>
        <w:proofErr w:type="spellEnd"/>
        <w:r w:rsidR="00E031E7" w:rsidRPr="00E031E7">
          <w:rPr>
            <w:bCs/>
            <w:color w:val="EE0000"/>
          </w:rPr>
          <w:t xml:space="preserve"> </w:t>
        </w:r>
        <w:proofErr w:type="spellStart"/>
        <w:r w:rsidR="00E031E7" w:rsidRPr="00E031E7">
          <w:rPr>
            <w:bCs/>
            <w:color w:val="EE0000"/>
          </w:rPr>
          <w:t>nghệ</w:t>
        </w:r>
        <w:proofErr w:type="spellEnd"/>
        <w:r w:rsidR="00E031E7" w:rsidRPr="00E031E7">
          <w:rPr>
            <w:bCs/>
            <w:color w:val="EE0000"/>
          </w:rPr>
          <w:t xml:space="preserve"> – </w:t>
        </w:r>
        <w:proofErr w:type="spellStart"/>
        <w:r w:rsidR="00E031E7" w:rsidRPr="00E031E7">
          <w:rPr>
            <w:bCs/>
            <w:color w:val="EE0000"/>
          </w:rPr>
          <w:t>tổ</w:t>
        </w:r>
        <w:proofErr w:type="spellEnd"/>
        <w:r w:rsidR="00E031E7" w:rsidRPr="00E031E7">
          <w:rPr>
            <w:bCs/>
            <w:color w:val="EE0000"/>
          </w:rPr>
          <w:t xml:space="preserve"> </w:t>
        </w:r>
        <w:proofErr w:type="spellStart"/>
        <w:r w:rsidR="00E031E7" w:rsidRPr="00E031E7">
          <w:rPr>
            <w:bCs/>
            <w:color w:val="EE0000"/>
          </w:rPr>
          <w:t>chức</w:t>
        </w:r>
        <w:proofErr w:type="spellEnd"/>
        <w:r w:rsidR="00E031E7" w:rsidRPr="00E031E7">
          <w:rPr>
            <w:bCs/>
            <w:color w:val="EE0000"/>
          </w:rPr>
          <w:t xml:space="preserve"> – </w:t>
        </w:r>
        <w:proofErr w:type="spellStart"/>
        <w:r w:rsidR="00E031E7" w:rsidRPr="00E031E7">
          <w:rPr>
            <w:bCs/>
            <w:color w:val="EE0000"/>
          </w:rPr>
          <w:t>hạ</w:t>
        </w:r>
        <w:proofErr w:type="spellEnd"/>
        <w:r w:rsidR="00E031E7" w:rsidRPr="00E031E7">
          <w:rPr>
            <w:bCs/>
            <w:color w:val="EE0000"/>
          </w:rPr>
          <w:t xml:space="preserve"> </w:t>
        </w:r>
        <w:proofErr w:type="spellStart"/>
        <w:r w:rsidR="00E031E7" w:rsidRPr="00E031E7">
          <w:rPr>
            <w:bCs/>
            <w:color w:val="EE0000"/>
          </w:rPr>
          <w:t>tầng</w:t>
        </w:r>
        <w:proofErr w:type="spellEnd"/>
        <w:r w:rsidR="00E031E7" w:rsidRPr="00E031E7">
          <w:rPr>
            <w:bCs/>
            <w:color w:val="EE0000"/>
          </w:rPr>
          <w:t xml:space="preserve"> – </w:t>
        </w:r>
        <w:proofErr w:type="spellStart"/>
        <w:r w:rsidR="00E031E7" w:rsidRPr="00E031E7">
          <w:rPr>
            <w:bCs/>
            <w:color w:val="EE0000"/>
          </w:rPr>
          <w:t>nguồn</w:t>
        </w:r>
        <w:proofErr w:type="spellEnd"/>
        <w:r w:rsidR="00E031E7" w:rsidRPr="00E031E7">
          <w:rPr>
            <w:bCs/>
            <w:color w:val="EE0000"/>
          </w:rPr>
          <w:t xml:space="preserve"> </w:t>
        </w:r>
        <w:proofErr w:type="spellStart"/>
        <w:r w:rsidR="00E031E7" w:rsidRPr="00E031E7">
          <w:rPr>
            <w:bCs/>
            <w:color w:val="EE0000"/>
          </w:rPr>
          <w:t>lực</w:t>
        </w:r>
        <w:proofErr w:type="spellEnd"/>
        <w:r w:rsidR="00E031E7" w:rsidRPr="00E031E7">
          <w:rPr>
            <w:bCs/>
            <w:color w:val="EE0000"/>
          </w:rPr>
          <w:t xml:space="preserve"> </w:t>
        </w:r>
        <w:proofErr w:type="spellStart"/>
        <w:r w:rsidR="00E031E7" w:rsidRPr="00E031E7">
          <w:rPr>
            <w:bCs/>
            <w:color w:val="EE0000"/>
          </w:rPr>
          <w:t>phù</w:t>
        </w:r>
        <w:proofErr w:type="spellEnd"/>
        <w:r w:rsidR="00E031E7" w:rsidRPr="00E031E7">
          <w:rPr>
            <w:bCs/>
            <w:color w:val="EE0000"/>
          </w:rPr>
          <w:t xml:space="preserve"> </w:t>
        </w:r>
        <w:proofErr w:type="spellStart"/>
        <w:r w:rsidR="00E031E7" w:rsidRPr="00E031E7">
          <w:rPr>
            <w:bCs/>
            <w:color w:val="EE0000"/>
          </w:rPr>
          <w:t>hợp</w:t>
        </w:r>
        <w:proofErr w:type="spellEnd"/>
        <w:r w:rsidR="00E031E7" w:rsidRPr="00E031E7">
          <w:rPr>
            <w:bCs/>
            <w:color w:val="EE0000"/>
          </w:rPr>
          <w:t xml:space="preserve"> </w:t>
        </w:r>
        <w:proofErr w:type="spellStart"/>
        <w:r w:rsidR="00E031E7" w:rsidRPr="00E031E7">
          <w:rPr>
            <w:bCs/>
            <w:color w:val="EE0000"/>
          </w:rPr>
          <w:t>với</w:t>
        </w:r>
        <w:proofErr w:type="spellEnd"/>
        <w:r w:rsidR="00E031E7" w:rsidRPr="00E031E7">
          <w:rPr>
            <w:bCs/>
            <w:color w:val="EE0000"/>
          </w:rPr>
          <w:t xml:space="preserve"> </w:t>
        </w:r>
        <w:proofErr w:type="spellStart"/>
        <w:r w:rsidR="00E031E7" w:rsidRPr="00E031E7">
          <w:rPr>
            <w:bCs/>
            <w:color w:val="EE0000"/>
          </w:rPr>
          <w:t>từng</w:t>
        </w:r>
        <w:proofErr w:type="spellEnd"/>
        <w:r w:rsidR="00E031E7" w:rsidRPr="00E031E7">
          <w:rPr>
            <w:bCs/>
            <w:color w:val="EE0000"/>
          </w:rPr>
          <w:t xml:space="preserve"> </w:t>
        </w:r>
        <w:proofErr w:type="spellStart"/>
        <w:r w:rsidR="00E031E7" w:rsidRPr="00E031E7">
          <w:rPr>
            <w:bCs/>
            <w:color w:val="EE0000"/>
          </w:rPr>
          <w:t>bài</w:t>
        </w:r>
        <w:proofErr w:type="spellEnd"/>
        <w:r w:rsidR="00E031E7" w:rsidRPr="00E031E7">
          <w:rPr>
            <w:bCs/>
            <w:color w:val="EE0000"/>
          </w:rPr>
          <w:t xml:space="preserve"> </w:t>
        </w:r>
        <w:proofErr w:type="spellStart"/>
        <w:r w:rsidR="00E031E7" w:rsidRPr="00E031E7">
          <w:rPr>
            <w:bCs/>
            <w:color w:val="EE0000"/>
          </w:rPr>
          <w:t>toán</w:t>
        </w:r>
        <w:proofErr w:type="spellEnd"/>
        <w:r w:rsidR="00E031E7" w:rsidRPr="00E031E7">
          <w:rPr>
            <w:bCs/>
            <w:color w:val="EE0000"/>
          </w:rPr>
          <w:t xml:space="preserve">; </w:t>
        </w:r>
        <w:proofErr w:type="spellStart"/>
        <w:r w:rsidR="00E031E7" w:rsidRPr="00E031E7">
          <w:rPr>
            <w:bCs/>
            <w:color w:val="EE0000"/>
          </w:rPr>
          <w:t>rút</w:t>
        </w:r>
        <w:proofErr w:type="spellEnd"/>
        <w:r w:rsidR="00E031E7" w:rsidRPr="00E031E7">
          <w:rPr>
            <w:bCs/>
            <w:color w:val="EE0000"/>
          </w:rPr>
          <w:t xml:space="preserve"> </w:t>
        </w:r>
        <w:proofErr w:type="spellStart"/>
        <w:r w:rsidR="00E031E7" w:rsidRPr="00E031E7">
          <w:rPr>
            <w:bCs/>
            <w:color w:val="EE0000"/>
          </w:rPr>
          <w:t>ngắn</w:t>
        </w:r>
        <w:proofErr w:type="spellEnd"/>
        <w:r w:rsidR="00E031E7" w:rsidRPr="00E031E7">
          <w:rPr>
            <w:bCs/>
            <w:color w:val="EE0000"/>
          </w:rPr>
          <w:t xml:space="preserve"> </w:t>
        </w:r>
        <w:proofErr w:type="spellStart"/>
        <w:r w:rsidR="00E031E7" w:rsidRPr="00E031E7">
          <w:rPr>
            <w:bCs/>
            <w:color w:val="EE0000"/>
          </w:rPr>
          <w:t>thời</w:t>
        </w:r>
        <w:proofErr w:type="spellEnd"/>
        <w:r w:rsidR="00E031E7" w:rsidRPr="00E031E7">
          <w:rPr>
            <w:bCs/>
            <w:color w:val="EE0000"/>
          </w:rPr>
          <w:t xml:space="preserve"> </w:t>
        </w:r>
        <w:proofErr w:type="spellStart"/>
        <w:r w:rsidR="00E031E7" w:rsidRPr="00E031E7">
          <w:rPr>
            <w:bCs/>
            <w:color w:val="EE0000"/>
          </w:rPr>
          <w:t>gian</w:t>
        </w:r>
        <w:proofErr w:type="spellEnd"/>
        <w:r w:rsidR="00E031E7" w:rsidRPr="00E031E7">
          <w:rPr>
            <w:bCs/>
            <w:color w:val="EE0000"/>
          </w:rPr>
          <w:t xml:space="preserve"> </w:t>
        </w:r>
        <w:proofErr w:type="spellStart"/>
        <w:r w:rsidR="00E031E7" w:rsidRPr="00E031E7">
          <w:rPr>
            <w:bCs/>
            <w:color w:val="EE0000"/>
          </w:rPr>
          <w:t>tìm</w:t>
        </w:r>
        <w:proofErr w:type="spellEnd"/>
        <w:r w:rsidR="00E031E7" w:rsidRPr="00E031E7">
          <w:rPr>
            <w:bCs/>
            <w:color w:val="EE0000"/>
          </w:rPr>
          <w:t xml:space="preserve"> </w:t>
        </w:r>
        <w:proofErr w:type="spellStart"/>
        <w:r w:rsidR="00E031E7" w:rsidRPr="00E031E7">
          <w:rPr>
            <w:bCs/>
            <w:color w:val="EE0000"/>
          </w:rPr>
          <w:t>kiếm</w:t>
        </w:r>
        <w:proofErr w:type="spellEnd"/>
        <w:r w:rsidR="00E031E7" w:rsidRPr="00E031E7">
          <w:rPr>
            <w:bCs/>
            <w:color w:val="EE0000"/>
          </w:rPr>
          <w:t xml:space="preserve"> </w:t>
        </w:r>
        <w:proofErr w:type="spellStart"/>
        <w:r w:rsidR="00E031E7" w:rsidRPr="00E031E7">
          <w:rPr>
            <w:bCs/>
            <w:color w:val="EE0000"/>
          </w:rPr>
          <w:t>và</w:t>
        </w:r>
        <w:proofErr w:type="spellEnd"/>
        <w:r w:rsidR="00E031E7" w:rsidRPr="00E031E7">
          <w:rPr>
            <w:bCs/>
            <w:color w:val="EE0000"/>
          </w:rPr>
          <w:t xml:space="preserve"> </w:t>
        </w:r>
        <w:proofErr w:type="spellStart"/>
        <w:r w:rsidR="00E031E7" w:rsidRPr="00E031E7">
          <w:rPr>
            <w:bCs/>
            <w:color w:val="EE0000"/>
          </w:rPr>
          <w:t>nâng</w:t>
        </w:r>
        <w:proofErr w:type="spellEnd"/>
        <w:r w:rsidR="00E031E7" w:rsidRPr="00E031E7">
          <w:rPr>
            <w:bCs/>
            <w:color w:val="EE0000"/>
          </w:rPr>
          <w:t xml:space="preserve"> </w:t>
        </w:r>
        <w:proofErr w:type="spellStart"/>
        <w:r w:rsidR="00E031E7" w:rsidRPr="00E031E7">
          <w:rPr>
            <w:bCs/>
            <w:color w:val="EE0000"/>
          </w:rPr>
          <w:t>cao</w:t>
        </w:r>
        <w:proofErr w:type="spellEnd"/>
        <w:r w:rsidR="00E031E7" w:rsidRPr="00E031E7">
          <w:rPr>
            <w:bCs/>
            <w:color w:val="EE0000"/>
          </w:rPr>
          <w:t xml:space="preserve"> </w:t>
        </w:r>
        <w:proofErr w:type="spellStart"/>
        <w:r w:rsidR="00E031E7" w:rsidRPr="00E031E7">
          <w:rPr>
            <w:bCs/>
            <w:color w:val="EE0000"/>
          </w:rPr>
          <w:t>chất</w:t>
        </w:r>
        <w:proofErr w:type="spellEnd"/>
        <w:r w:rsidR="00E031E7" w:rsidRPr="00E031E7">
          <w:rPr>
            <w:bCs/>
            <w:color w:val="EE0000"/>
          </w:rPr>
          <w:t xml:space="preserve"> </w:t>
        </w:r>
        <w:proofErr w:type="spellStart"/>
        <w:r w:rsidR="00E031E7" w:rsidRPr="00E031E7">
          <w:rPr>
            <w:bCs/>
            <w:color w:val="EE0000"/>
          </w:rPr>
          <w:t>lượng</w:t>
        </w:r>
        <w:proofErr w:type="spellEnd"/>
        <w:r w:rsidR="00E031E7" w:rsidRPr="00E031E7">
          <w:rPr>
            <w:bCs/>
            <w:color w:val="EE0000"/>
          </w:rPr>
          <w:t xml:space="preserve"> </w:t>
        </w:r>
        <w:proofErr w:type="spellStart"/>
        <w:r w:rsidR="00E031E7" w:rsidRPr="00E031E7">
          <w:rPr>
            <w:bCs/>
            <w:color w:val="EE0000"/>
          </w:rPr>
          <w:t>quyết</w:t>
        </w:r>
        <w:proofErr w:type="spellEnd"/>
        <w:r w:rsidR="00E031E7" w:rsidRPr="00E031E7">
          <w:rPr>
            <w:bCs/>
            <w:color w:val="EE0000"/>
          </w:rPr>
          <w:t xml:space="preserve"> </w:t>
        </w:r>
        <w:proofErr w:type="spellStart"/>
        <w:r w:rsidR="00E031E7" w:rsidRPr="00E031E7">
          <w:rPr>
            <w:bCs/>
            <w:color w:val="EE0000"/>
          </w:rPr>
          <w:t>định</w:t>
        </w:r>
        <w:proofErr w:type="spellEnd"/>
        <w:r w:rsidR="00E031E7" w:rsidRPr="00E031E7">
          <w:rPr>
            <w:bCs/>
            <w:color w:val="EE0000"/>
          </w:rPr>
          <w:t xml:space="preserve"> </w:t>
        </w:r>
        <w:proofErr w:type="spellStart"/>
        <w:r w:rsidR="00E031E7" w:rsidRPr="00E031E7">
          <w:rPr>
            <w:bCs/>
            <w:color w:val="EE0000"/>
          </w:rPr>
          <w:t>nhưng</w:t>
        </w:r>
        <w:proofErr w:type="spellEnd"/>
        <w:r w:rsidR="00E031E7" w:rsidRPr="00E031E7">
          <w:rPr>
            <w:bCs/>
            <w:color w:val="EE0000"/>
          </w:rPr>
          <w:t xml:space="preserve"> </w:t>
        </w:r>
        <w:proofErr w:type="spellStart"/>
        <w:r w:rsidR="00E031E7" w:rsidRPr="00E031E7">
          <w:rPr>
            <w:bCs/>
            <w:color w:val="EE0000"/>
          </w:rPr>
          <w:t>không</w:t>
        </w:r>
        <w:proofErr w:type="spellEnd"/>
        <w:r w:rsidR="00E031E7" w:rsidRPr="00E031E7">
          <w:rPr>
            <w:bCs/>
            <w:color w:val="EE0000"/>
          </w:rPr>
          <w:t xml:space="preserve"> </w:t>
        </w:r>
        <w:proofErr w:type="spellStart"/>
        <w:r w:rsidR="00E031E7" w:rsidRPr="00E031E7">
          <w:rPr>
            <w:bCs/>
            <w:color w:val="EE0000"/>
          </w:rPr>
          <w:t>thay</w:t>
        </w:r>
        <w:proofErr w:type="spellEnd"/>
        <w:r w:rsidR="00E031E7" w:rsidRPr="00E031E7">
          <w:rPr>
            <w:bCs/>
            <w:color w:val="EE0000"/>
          </w:rPr>
          <w:t xml:space="preserve"> </w:t>
        </w:r>
        <w:proofErr w:type="spellStart"/>
        <w:r w:rsidR="00E031E7" w:rsidRPr="00E031E7">
          <w:rPr>
            <w:bCs/>
            <w:color w:val="EE0000"/>
          </w:rPr>
          <w:t>thế</w:t>
        </w:r>
        <w:proofErr w:type="spellEnd"/>
        <w:r w:rsidR="00E031E7" w:rsidRPr="00E031E7">
          <w:rPr>
            <w:bCs/>
            <w:color w:val="EE0000"/>
          </w:rPr>
          <w:t xml:space="preserve"> </w:t>
        </w:r>
        <w:proofErr w:type="spellStart"/>
        <w:r w:rsidR="00E031E7" w:rsidRPr="00E031E7">
          <w:rPr>
            <w:bCs/>
            <w:color w:val="EE0000"/>
          </w:rPr>
          <w:t>quyết</w:t>
        </w:r>
        <w:proofErr w:type="spellEnd"/>
        <w:r w:rsidR="00E031E7" w:rsidRPr="00E031E7">
          <w:rPr>
            <w:bCs/>
            <w:color w:val="EE0000"/>
          </w:rPr>
          <w:t xml:space="preserve"> </w:t>
        </w:r>
        <w:proofErr w:type="spellStart"/>
        <w:r w:rsidR="00E031E7" w:rsidRPr="00E031E7">
          <w:rPr>
            <w:bCs/>
            <w:color w:val="EE0000"/>
          </w:rPr>
          <w:t>định</w:t>
        </w:r>
        <w:proofErr w:type="spellEnd"/>
        <w:r w:rsidR="00E031E7" w:rsidRPr="00E031E7">
          <w:rPr>
            <w:bCs/>
            <w:color w:val="EE0000"/>
          </w:rPr>
          <w:t xml:space="preserve"> </w:t>
        </w:r>
        <w:proofErr w:type="spellStart"/>
        <w:r w:rsidR="00E031E7" w:rsidRPr="00E031E7">
          <w:rPr>
            <w:bCs/>
            <w:color w:val="EE0000"/>
          </w:rPr>
          <w:t>của</w:t>
        </w:r>
        <w:proofErr w:type="spellEnd"/>
        <w:r w:rsidR="00E031E7" w:rsidRPr="00E031E7">
          <w:rPr>
            <w:bCs/>
            <w:color w:val="EE0000"/>
          </w:rPr>
          <w:t xml:space="preserve"> con </w:t>
        </w:r>
        <w:proofErr w:type="spellStart"/>
        <w:r w:rsidR="00E031E7" w:rsidRPr="00E031E7">
          <w:rPr>
            <w:bCs/>
            <w:color w:val="EE0000"/>
          </w:rPr>
          <w:t>người</w:t>
        </w:r>
      </w:ins>
      <w:proofErr w:type="spellEnd"/>
      <w:del w:id="1532" w:author="Administrator" w:date="2026-08-16T19:01:00Z" w16du:dateUtc="2026-08-16T12:01:00Z">
        <w:r w:rsidRPr="00CB4E16" w:rsidDel="00FF7582">
          <w:rPr>
            <w:color w:val="000000" w:themeColor="text1"/>
          </w:rPr>
          <w:delText>Hỗ trợ tìm đúng chuyên gia, công nghệ, đối tác và nguồn lực; rút ngắn thời gian lựa chọn nhưng không thay thế quyết định của con người</w:delText>
        </w:r>
      </w:del>
      <w:r w:rsidRPr="00CB4E16">
        <w:rPr>
          <w:color w:val="000000" w:themeColor="text1"/>
        </w:rPr>
        <w:t>.</w:t>
      </w:r>
    </w:p>
    <w:p w14:paraId="46DC1AB5" w14:textId="77777777" w:rsidR="004F082D" w:rsidRDefault="00000000" w:rsidP="00A35F88">
      <w:pPr>
        <w:spacing w:before="120"/>
        <w:jc w:val="both"/>
        <w:rPr>
          <w:ins w:id="1533" w:author="Administrator" w:date="2026-08-16T19:05:00Z" w16du:dateUtc="2026-08-16T12:05:00Z"/>
          <w:b/>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p>
    <w:p w14:paraId="705BD8C9" w14:textId="3BBD7548" w:rsidR="00056B66" w:rsidRDefault="00000000" w:rsidP="004F082D">
      <w:pPr>
        <w:pStyle w:val="ListParagraph"/>
        <w:numPr>
          <w:ilvl w:val="0"/>
          <w:numId w:val="81"/>
        </w:numPr>
        <w:spacing w:before="120"/>
        <w:jc w:val="both"/>
        <w:rPr>
          <w:ins w:id="1534" w:author="Administrator" w:date="2026-08-16T19:05:00Z" w16du:dateUtc="2026-08-16T12:05:00Z"/>
          <w:color w:val="000000" w:themeColor="text1"/>
        </w:rPr>
      </w:pPr>
      <w:proofErr w:type="spellStart"/>
      <w:r w:rsidRPr="004F082D">
        <w:rPr>
          <w:color w:val="000000" w:themeColor="text1"/>
          <w:rPrChange w:id="1535" w:author="Administrator" w:date="2026-08-16T19:05:00Z" w16du:dateUtc="2026-08-16T12:05:00Z">
            <w:rPr/>
          </w:rPrChange>
        </w:rPr>
        <w:t>Tìm</w:t>
      </w:r>
      <w:proofErr w:type="spellEnd"/>
      <w:r w:rsidRPr="004F082D">
        <w:rPr>
          <w:color w:val="000000" w:themeColor="text1"/>
          <w:rPrChange w:id="1536" w:author="Administrator" w:date="2026-08-16T19:05:00Z" w16du:dateUtc="2026-08-16T12:05:00Z">
            <w:rPr/>
          </w:rPrChange>
        </w:rPr>
        <w:t xml:space="preserve"> </w:t>
      </w:r>
      <w:proofErr w:type="spellStart"/>
      <w:r w:rsidRPr="004F082D">
        <w:rPr>
          <w:color w:val="000000" w:themeColor="text1"/>
          <w:rPrChange w:id="1537" w:author="Administrator" w:date="2026-08-16T19:05:00Z" w16du:dateUtc="2026-08-16T12:05:00Z">
            <w:rPr/>
          </w:rPrChange>
        </w:rPr>
        <w:t>kiếm</w:t>
      </w:r>
      <w:proofErr w:type="spellEnd"/>
      <w:r w:rsidRPr="004F082D">
        <w:rPr>
          <w:color w:val="000000" w:themeColor="text1"/>
          <w:rPrChange w:id="1538" w:author="Administrator" w:date="2026-08-16T19:05:00Z" w16du:dateUtc="2026-08-16T12:05:00Z">
            <w:rPr/>
          </w:rPrChange>
        </w:rPr>
        <w:t xml:space="preserve"> </w:t>
      </w:r>
      <w:proofErr w:type="spellStart"/>
      <w:r w:rsidRPr="004F082D">
        <w:rPr>
          <w:color w:val="000000" w:themeColor="text1"/>
          <w:rPrChange w:id="1539" w:author="Administrator" w:date="2026-08-16T19:05:00Z" w16du:dateUtc="2026-08-16T12:05:00Z">
            <w:rPr/>
          </w:rPrChange>
        </w:rPr>
        <w:t>đa</w:t>
      </w:r>
      <w:proofErr w:type="spellEnd"/>
      <w:r w:rsidRPr="004F082D">
        <w:rPr>
          <w:color w:val="000000" w:themeColor="text1"/>
          <w:rPrChange w:id="1540" w:author="Administrator" w:date="2026-08-16T19:05:00Z" w16du:dateUtc="2026-08-16T12:05:00Z">
            <w:rPr/>
          </w:rPrChange>
        </w:rPr>
        <w:t xml:space="preserve"> </w:t>
      </w:r>
      <w:proofErr w:type="spellStart"/>
      <w:r w:rsidRPr="004F082D">
        <w:rPr>
          <w:color w:val="000000" w:themeColor="text1"/>
          <w:rPrChange w:id="1541" w:author="Administrator" w:date="2026-08-16T19:05:00Z" w16du:dateUtc="2026-08-16T12:05:00Z">
            <w:rPr/>
          </w:rPrChange>
        </w:rPr>
        <w:t>tiêu</w:t>
      </w:r>
      <w:proofErr w:type="spellEnd"/>
      <w:r w:rsidRPr="004F082D">
        <w:rPr>
          <w:color w:val="000000" w:themeColor="text1"/>
          <w:rPrChange w:id="1542" w:author="Administrator" w:date="2026-08-16T19:05:00Z" w16du:dateUtc="2026-08-16T12:05:00Z">
            <w:rPr/>
          </w:rPrChange>
        </w:rPr>
        <w:t xml:space="preserve"> </w:t>
      </w:r>
      <w:proofErr w:type="spellStart"/>
      <w:r w:rsidRPr="004F082D">
        <w:rPr>
          <w:color w:val="000000" w:themeColor="text1"/>
          <w:rPrChange w:id="1543" w:author="Administrator" w:date="2026-08-16T19:05:00Z" w16du:dateUtc="2026-08-16T12:05:00Z">
            <w:rPr/>
          </w:rPrChange>
        </w:rPr>
        <w:t>chí</w:t>
      </w:r>
      <w:proofErr w:type="spellEnd"/>
      <w:r w:rsidRPr="004F082D">
        <w:rPr>
          <w:color w:val="000000" w:themeColor="text1"/>
          <w:rPrChange w:id="1544" w:author="Administrator" w:date="2026-08-16T19:05:00Z" w16du:dateUtc="2026-08-16T12:05:00Z">
            <w:rPr/>
          </w:rPrChange>
        </w:rPr>
        <w:t xml:space="preserve">; </w:t>
      </w:r>
      <w:proofErr w:type="spellStart"/>
      <w:r w:rsidRPr="004F082D">
        <w:rPr>
          <w:color w:val="000000" w:themeColor="text1"/>
          <w:rPrChange w:id="1545" w:author="Administrator" w:date="2026-08-16T19:05:00Z" w16du:dateUtc="2026-08-16T12:05:00Z">
            <w:rPr/>
          </w:rPrChange>
        </w:rPr>
        <w:t>xếp</w:t>
      </w:r>
      <w:proofErr w:type="spellEnd"/>
      <w:r w:rsidRPr="004F082D">
        <w:rPr>
          <w:color w:val="000000" w:themeColor="text1"/>
          <w:rPrChange w:id="1546" w:author="Administrator" w:date="2026-08-16T19:05:00Z" w16du:dateUtc="2026-08-16T12:05:00Z">
            <w:rPr/>
          </w:rPrChange>
        </w:rPr>
        <w:t xml:space="preserve"> </w:t>
      </w:r>
      <w:proofErr w:type="spellStart"/>
      <w:r w:rsidRPr="004F082D">
        <w:rPr>
          <w:color w:val="000000" w:themeColor="text1"/>
          <w:rPrChange w:id="1547" w:author="Administrator" w:date="2026-08-16T19:05:00Z" w16du:dateUtc="2026-08-16T12:05:00Z">
            <w:rPr/>
          </w:rPrChange>
        </w:rPr>
        <w:t>hạng</w:t>
      </w:r>
      <w:proofErr w:type="spellEnd"/>
      <w:r w:rsidRPr="004F082D">
        <w:rPr>
          <w:color w:val="000000" w:themeColor="text1"/>
          <w:rPrChange w:id="1548" w:author="Administrator" w:date="2026-08-16T19:05:00Z" w16du:dateUtc="2026-08-16T12:05:00Z">
            <w:rPr/>
          </w:rPrChange>
        </w:rPr>
        <w:t xml:space="preserve"> </w:t>
      </w:r>
      <w:proofErr w:type="spellStart"/>
      <w:r w:rsidRPr="004F082D">
        <w:rPr>
          <w:color w:val="000000" w:themeColor="text1"/>
          <w:rPrChange w:id="1549" w:author="Administrator" w:date="2026-08-16T19:05:00Z" w16du:dateUtc="2026-08-16T12:05:00Z">
            <w:rPr/>
          </w:rPrChange>
        </w:rPr>
        <w:t>theo</w:t>
      </w:r>
      <w:proofErr w:type="spellEnd"/>
      <w:r w:rsidRPr="004F082D">
        <w:rPr>
          <w:color w:val="000000" w:themeColor="text1"/>
          <w:rPrChange w:id="1550" w:author="Administrator" w:date="2026-08-16T19:05:00Z" w16du:dateUtc="2026-08-16T12:05:00Z">
            <w:rPr/>
          </w:rPrChange>
        </w:rPr>
        <w:t xml:space="preserve"> </w:t>
      </w:r>
      <w:proofErr w:type="spellStart"/>
      <w:r w:rsidRPr="004F082D">
        <w:rPr>
          <w:color w:val="000000" w:themeColor="text1"/>
          <w:rPrChange w:id="1551" w:author="Administrator" w:date="2026-08-16T19:05:00Z" w16du:dateUtc="2026-08-16T12:05:00Z">
            <w:rPr/>
          </w:rPrChange>
        </w:rPr>
        <w:t>năng</w:t>
      </w:r>
      <w:proofErr w:type="spellEnd"/>
      <w:r w:rsidRPr="004F082D">
        <w:rPr>
          <w:color w:val="000000" w:themeColor="text1"/>
          <w:rPrChange w:id="1552" w:author="Administrator" w:date="2026-08-16T19:05:00Z" w16du:dateUtc="2026-08-16T12:05:00Z">
            <w:rPr/>
          </w:rPrChange>
        </w:rPr>
        <w:t xml:space="preserve"> </w:t>
      </w:r>
      <w:proofErr w:type="spellStart"/>
      <w:r w:rsidRPr="004F082D">
        <w:rPr>
          <w:color w:val="000000" w:themeColor="text1"/>
          <w:rPrChange w:id="1553" w:author="Administrator" w:date="2026-08-16T19:05:00Z" w16du:dateUtc="2026-08-16T12:05:00Z">
            <w:rPr/>
          </w:rPrChange>
        </w:rPr>
        <w:t>lực</w:t>
      </w:r>
      <w:proofErr w:type="spellEnd"/>
      <w:r w:rsidRPr="004F082D">
        <w:rPr>
          <w:color w:val="000000" w:themeColor="text1"/>
          <w:rPrChange w:id="1554" w:author="Administrator" w:date="2026-08-16T19:05:00Z" w16du:dateUtc="2026-08-16T12:05:00Z">
            <w:rPr/>
          </w:rPrChange>
        </w:rPr>
        <w:t xml:space="preserve">, </w:t>
      </w:r>
      <w:proofErr w:type="spellStart"/>
      <w:r w:rsidRPr="004F082D">
        <w:rPr>
          <w:color w:val="000000" w:themeColor="text1"/>
          <w:rPrChange w:id="1555" w:author="Administrator" w:date="2026-08-16T19:05:00Z" w16du:dateUtc="2026-08-16T12:05:00Z">
            <w:rPr/>
          </w:rPrChange>
        </w:rPr>
        <w:t>kinh</w:t>
      </w:r>
      <w:proofErr w:type="spellEnd"/>
      <w:r w:rsidRPr="004F082D">
        <w:rPr>
          <w:color w:val="000000" w:themeColor="text1"/>
          <w:rPrChange w:id="1556" w:author="Administrator" w:date="2026-08-16T19:05:00Z" w16du:dateUtc="2026-08-16T12:05:00Z">
            <w:rPr/>
          </w:rPrChange>
        </w:rPr>
        <w:t xml:space="preserve"> </w:t>
      </w:r>
      <w:proofErr w:type="spellStart"/>
      <w:r w:rsidRPr="004F082D">
        <w:rPr>
          <w:color w:val="000000" w:themeColor="text1"/>
          <w:rPrChange w:id="1557" w:author="Administrator" w:date="2026-08-16T19:05:00Z" w16du:dateUtc="2026-08-16T12:05:00Z">
            <w:rPr/>
          </w:rPrChange>
        </w:rPr>
        <w:t>nghiệm</w:t>
      </w:r>
      <w:proofErr w:type="spellEnd"/>
      <w:r w:rsidRPr="004F082D">
        <w:rPr>
          <w:color w:val="000000" w:themeColor="text1"/>
          <w:rPrChange w:id="1558" w:author="Administrator" w:date="2026-08-16T19:05:00Z" w16du:dateUtc="2026-08-16T12:05:00Z">
            <w:rPr/>
          </w:rPrChange>
        </w:rPr>
        <w:t xml:space="preserve">, </w:t>
      </w:r>
      <w:proofErr w:type="spellStart"/>
      <w:r w:rsidRPr="004F082D">
        <w:rPr>
          <w:color w:val="000000" w:themeColor="text1"/>
          <w:rPrChange w:id="1559" w:author="Administrator" w:date="2026-08-16T19:05:00Z" w16du:dateUtc="2026-08-16T12:05:00Z">
            <w:rPr/>
          </w:rPrChange>
        </w:rPr>
        <w:t>mức</w:t>
      </w:r>
      <w:proofErr w:type="spellEnd"/>
      <w:r w:rsidRPr="004F082D">
        <w:rPr>
          <w:color w:val="000000" w:themeColor="text1"/>
          <w:rPrChange w:id="1560" w:author="Administrator" w:date="2026-08-16T19:05:00Z" w16du:dateUtc="2026-08-16T12:05:00Z">
            <w:rPr/>
          </w:rPrChange>
        </w:rPr>
        <w:t xml:space="preserve"> </w:t>
      </w:r>
      <w:proofErr w:type="spellStart"/>
      <w:r w:rsidRPr="004F082D">
        <w:rPr>
          <w:color w:val="000000" w:themeColor="text1"/>
          <w:rPrChange w:id="1561" w:author="Administrator" w:date="2026-08-16T19:05:00Z" w16du:dateUtc="2026-08-16T12:05:00Z">
            <w:rPr/>
          </w:rPrChange>
        </w:rPr>
        <w:t>độ</w:t>
      </w:r>
      <w:proofErr w:type="spellEnd"/>
      <w:r w:rsidRPr="004F082D">
        <w:rPr>
          <w:color w:val="000000" w:themeColor="text1"/>
          <w:rPrChange w:id="1562" w:author="Administrator" w:date="2026-08-16T19:05:00Z" w16du:dateUtc="2026-08-16T12:05:00Z">
            <w:rPr/>
          </w:rPrChange>
        </w:rPr>
        <w:t xml:space="preserve"> </w:t>
      </w:r>
      <w:proofErr w:type="spellStart"/>
      <w:r w:rsidRPr="004F082D">
        <w:rPr>
          <w:color w:val="000000" w:themeColor="text1"/>
          <w:rPrChange w:id="1563" w:author="Administrator" w:date="2026-08-16T19:05:00Z" w16du:dateUtc="2026-08-16T12:05:00Z">
            <w:rPr/>
          </w:rPrChange>
        </w:rPr>
        <w:t>phù</w:t>
      </w:r>
      <w:proofErr w:type="spellEnd"/>
      <w:r w:rsidRPr="004F082D">
        <w:rPr>
          <w:color w:val="000000" w:themeColor="text1"/>
          <w:rPrChange w:id="1564" w:author="Administrator" w:date="2026-08-16T19:05:00Z" w16du:dateUtc="2026-08-16T12:05:00Z">
            <w:rPr/>
          </w:rPrChange>
        </w:rPr>
        <w:t xml:space="preserve"> </w:t>
      </w:r>
      <w:proofErr w:type="spellStart"/>
      <w:r w:rsidRPr="004F082D">
        <w:rPr>
          <w:color w:val="000000" w:themeColor="text1"/>
          <w:rPrChange w:id="1565" w:author="Administrator" w:date="2026-08-16T19:05:00Z" w16du:dateUtc="2026-08-16T12:05:00Z">
            <w:rPr/>
          </w:rPrChange>
        </w:rPr>
        <w:t>hợp</w:t>
      </w:r>
      <w:proofErr w:type="spellEnd"/>
      <w:r w:rsidRPr="004F082D">
        <w:rPr>
          <w:color w:val="000000" w:themeColor="text1"/>
          <w:rPrChange w:id="1566" w:author="Administrator" w:date="2026-08-16T19:05:00Z" w16du:dateUtc="2026-08-16T12:05:00Z">
            <w:rPr/>
          </w:rPrChange>
        </w:rPr>
        <w:t xml:space="preserve"> </w:t>
      </w:r>
      <w:proofErr w:type="spellStart"/>
      <w:r w:rsidRPr="004F082D">
        <w:rPr>
          <w:color w:val="000000" w:themeColor="text1"/>
          <w:rPrChange w:id="1567" w:author="Administrator" w:date="2026-08-16T19:05:00Z" w16du:dateUtc="2026-08-16T12:05:00Z">
            <w:rPr/>
          </w:rPrChange>
        </w:rPr>
        <w:t>và</w:t>
      </w:r>
      <w:proofErr w:type="spellEnd"/>
      <w:r w:rsidRPr="004F082D">
        <w:rPr>
          <w:color w:val="000000" w:themeColor="text1"/>
          <w:rPrChange w:id="1568" w:author="Administrator" w:date="2026-08-16T19:05:00Z" w16du:dateUtc="2026-08-16T12:05:00Z">
            <w:rPr/>
          </w:rPrChange>
        </w:rPr>
        <w:t xml:space="preserve"> </w:t>
      </w:r>
      <w:proofErr w:type="spellStart"/>
      <w:r w:rsidRPr="004F082D">
        <w:rPr>
          <w:color w:val="000000" w:themeColor="text1"/>
          <w:rPrChange w:id="1569" w:author="Administrator" w:date="2026-08-16T19:05:00Z" w16du:dateUtc="2026-08-16T12:05:00Z">
            <w:rPr/>
          </w:rPrChange>
        </w:rPr>
        <w:t>điều</w:t>
      </w:r>
      <w:proofErr w:type="spellEnd"/>
      <w:r w:rsidRPr="004F082D">
        <w:rPr>
          <w:color w:val="000000" w:themeColor="text1"/>
          <w:rPrChange w:id="1570" w:author="Administrator" w:date="2026-08-16T19:05:00Z" w16du:dateUtc="2026-08-16T12:05:00Z">
            <w:rPr/>
          </w:rPrChange>
        </w:rPr>
        <w:t xml:space="preserve"> </w:t>
      </w:r>
      <w:proofErr w:type="spellStart"/>
      <w:r w:rsidRPr="004F082D">
        <w:rPr>
          <w:color w:val="000000" w:themeColor="text1"/>
          <w:rPrChange w:id="1571" w:author="Administrator" w:date="2026-08-16T19:05:00Z" w16du:dateUtc="2026-08-16T12:05:00Z">
            <w:rPr/>
          </w:rPrChange>
        </w:rPr>
        <w:t>kiện</w:t>
      </w:r>
      <w:proofErr w:type="spellEnd"/>
      <w:r w:rsidRPr="004F082D">
        <w:rPr>
          <w:color w:val="000000" w:themeColor="text1"/>
          <w:rPrChange w:id="1572" w:author="Administrator" w:date="2026-08-16T19:05:00Z" w16du:dateUtc="2026-08-16T12:05:00Z">
            <w:rPr/>
          </w:rPrChange>
        </w:rPr>
        <w:t xml:space="preserve"> </w:t>
      </w:r>
      <w:proofErr w:type="spellStart"/>
      <w:r w:rsidRPr="004F082D">
        <w:rPr>
          <w:color w:val="000000" w:themeColor="text1"/>
          <w:rPrChange w:id="1573" w:author="Administrator" w:date="2026-08-16T19:05:00Z" w16du:dateUtc="2026-08-16T12:05:00Z">
            <w:rPr/>
          </w:rPrChange>
        </w:rPr>
        <w:t>tham</w:t>
      </w:r>
      <w:proofErr w:type="spellEnd"/>
      <w:r w:rsidRPr="004F082D">
        <w:rPr>
          <w:color w:val="000000" w:themeColor="text1"/>
          <w:rPrChange w:id="1574" w:author="Administrator" w:date="2026-08-16T19:05:00Z" w16du:dateUtc="2026-08-16T12:05:00Z">
            <w:rPr/>
          </w:rPrChange>
        </w:rPr>
        <w:t xml:space="preserve"> </w:t>
      </w:r>
      <w:proofErr w:type="spellStart"/>
      <w:r w:rsidRPr="004F082D">
        <w:rPr>
          <w:color w:val="000000" w:themeColor="text1"/>
          <w:rPrChange w:id="1575" w:author="Administrator" w:date="2026-08-16T19:05:00Z" w16du:dateUtc="2026-08-16T12:05:00Z">
            <w:rPr/>
          </w:rPrChange>
        </w:rPr>
        <w:t>gia</w:t>
      </w:r>
      <w:proofErr w:type="spellEnd"/>
      <w:r w:rsidRPr="004F082D">
        <w:rPr>
          <w:color w:val="000000" w:themeColor="text1"/>
          <w:rPrChange w:id="1576" w:author="Administrator" w:date="2026-08-16T19:05:00Z" w16du:dateUtc="2026-08-16T12:05:00Z">
            <w:rPr/>
          </w:rPrChange>
        </w:rPr>
        <w:t xml:space="preserve">; </w:t>
      </w:r>
      <w:proofErr w:type="spellStart"/>
      <w:r w:rsidRPr="004F082D">
        <w:rPr>
          <w:color w:val="000000" w:themeColor="text1"/>
          <w:rPrChange w:id="1577" w:author="Administrator" w:date="2026-08-16T19:05:00Z" w16du:dateUtc="2026-08-16T12:05:00Z">
            <w:rPr/>
          </w:rPrChange>
        </w:rPr>
        <w:t>giải</w:t>
      </w:r>
      <w:proofErr w:type="spellEnd"/>
      <w:r w:rsidRPr="004F082D">
        <w:rPr>
          <w:color w:val="000000" w:themeColor="text1"/>
          <w:rPrChange w:id="1578" w:author="Administrator" w:date="2026-08-16T19:05:00Z" w16du:dateUtc="2026-08-16T12:05:00Z">
            <w:rPr/>
          </w:rPrChange>
        </w:rPr>
        <w:t xml:space="preserve"> </w:t>
      </w:r>
      <w:proofErr w:type="spellStart"/>
      <w:r w:rsidRPr="004F082D">
        <w:rPr>
          <w:color w:val="000000" w:themeColor="text1"/>
          <w:rPrChange w:id="1579" w:author="Administrator" w:date="2026-08-16T19:05:00Z" w16du:dateUtc="2026-08-16T12:05:00Z">
            <w:rPr/>
          </w:rPrChange>
        </w:rPr>
        <w:t>thích</w:t>
      </w:r>
      <w:proofErr w:type="spellEnd"/>
      <w:r w:rsidRPr="004F082D">
        <w:rPr>
          <w:color w:val="000000" w:themeColor="text1"/>
          <w:rPrChange w:id="1580" w:author="Administrator" w:date="2026-08-16T19:05:00Z" w16du:dateUtc="2026-08-16T12:05:00Z">
            <w:rPr/>
          </w:rPrChange>
        </w:rPr>
        <w:t xml:space="preserve"> </w:t>
      </w:r>
      <w:proofErr w:type="spellStart"/>
      <w:r w:rsidRPr="004F082D">
        <w:rPr>
          <w:color w:val="000000" w:themeColor="text1"/>
          <w:rPrChange w:id="1581" w:author="Administrator" w:date="2026-08-16T19:05:00Z" w16du:dateUtc="2026-08-16T12:05:00Z">
            <w:rPr/>
          </w:rPrChange>
        </w:rPr>
        <w:t>tiêu</w:t>
      </w:r>
      <w:proofErr w:type="spellEnd"/>
      <w:r w:rsidRPr="004F082D">
        <w:rPr>
          <w:color w:val="000000" w:themeColor="text1"/>
          <w:rPrChange w:id="1582" w:author="Administrator" w:date="2026-08-16T19:05:00Z" w16du:dateUtc="2026-08-16T12:05:00Z">
            <w:rPr/>
          </w:rPrChange>
        </w:rPr>
        <w:t xml:space="preserve"> </w:t>
      </w:r>
      <w:proofErr w:type="spellStart"/>
      <w:r w:rsidRPr="004F082D">
        <w:rPr>
          <w:color w:val="000000" w:themeColor="text1"/>
          <w:rPrChange w:id="1583" w:author="Administrator" w:date="2026-08-16T19:05:00Z" w16du:dateUtc="2026-08-16T12:05:00Z">
            <w:rPr/>
          </w:rPrChange>
        </w:rPr>
        <w:t>chí</w:t>
      </w:r>
      <w:proofErr w:type="spellEnd"/>
      <w:r w:rsidRPr="004F082D">
        <w:rPr>
          <w:color w:val="000000" w:themeColor="text1"/>
          <w:rPrChange w:id="1584" w:author="Administrator" w:date="2026-08-16T19:05:00Z" w16du:dateUtc="2026-08-16T12:05:00Z">
            <w:rPr/>
          </w:rPrChange>
        </w:rPr>
        <w:t xml:space="preserve"> </w:t>
      </w:r>
      <w:proofErr w:type="spellStart"/>
      <w:r w:rsidRPr="004F082D">
        <w:rPr>
          <w:color w:val="000000" w:themeColor="text1"/>
          <w:rPrChange w:id="1585" w:author="Administrator" w:date="2026-08-16T19:05:00Z" w16du:dateUtc="2026-08-16T12:05:00Z">
            <w:rPr/>
          </w:rPrChange>
        </w:rPr>
        <w:t>khớp</w:t>
      </w:r>
      <w:proofErr w:type="spellEnd"/>
      <w:r w:rsidRPr="004F082D">
        <w:rPr>
          <w:color w:val="000000" w:themeColor="text1"/>
          <w:rPrChange w:id="1586" w:author="Administrator" w:date="2026-08-16T19:05:00Z" w16du:dateUtc="2026-08-16T12:05:00Z">
            <w:rPr/>
          </w:rPrChange>
        </w:rPr>
        <w:t>/</w:t>
      </w:r>
      <w:proofErr w:type="spellStart"/>
      <w:r w:rsidRPr="004F082D">
        <w:rPr>
          <w:color w:val="000000" w:themeColor="text1"/>
          <w:rPrChange w:id="1587" w:author="Administrator" w:date="2026-08-16T19:05:00Z" w16du:dateUtc="2026-08-16T12:05:00Z">
            <w:rPr/>
          </w:rPrChange>
        </w:rPr>
        <w:t>thiếu</w:t>
      </w:r>
      <w:proofErr w:type="spellEnd"/>
      <w:r w:rsidRPr="004F082D">
        <w:rPr>
          <w:color w:val="000000" w:themeColor="text1"/>
          <w:rPrChange w:id="1588" w:author="Administrator" w:date="2026-08-16T19:05:00Z" w16du:dateUtc="2026-08-16T12:05:00Z">
            <w:rPr/>
          </w:rPrChange>
        </w:rPr>
        <w:t xml:space="preserve">; </w:t>
      </w:r>
      <w:proofErr w:type="spellStart"/>
      <w:r w:rsidRPr="004F082D">
        <w:rPr>
          <w:color w:val="000000" w:themeColor="text1"/>
          <w:rPrChange w:id="1589" w:author="Administrator" w:date="2026-08-16T19:05:00Z" w16du:dateUtc="2026-08-16T12:05:00Z">
            <w:rPr/>
          </w:rPrChange>
        </w:rPr>
        <w:t>kiểm</w:t>
      </w:r>
      <w:proofErr w:type="spellEnd"/>
      <w:r w:rsidRPr="004F082D">
        <w:rPr>
          <w:color w:val="000000" w:themeColor="text1"/>
          <w:rPrChange w:id="1590" w:author="Administrator" w:date="2026-08-16T19:05:00Z" w16du:dateUtc="2026-08-16T12:05:00Z">
            <w:rPr/>
          </w:rPrChange>
        </w:rPr>
        <w:t xml:space="preserve"> </w:t>
      </w:r>
      <w:proofErr w:type="spellStart"/>
      <w:r w:rsidRPr="004F082D">
        <w:rPr>
          <w:color w:val="000000" w:themeColor="text1"/>
          <w:rPrChange w:id="1591" w:author="Administrator" w:date="2026-08-16T19:05:00Z" w16du:dateUtc="2026-08-16T12:05:00Z">
            <w:rPr/>
          </w:rPrChange>
        </w:rPr>
        <w:t>soát</w:t>
      </w:r>
      <w:proofErr w:type="spellEnd"/>
      <w:r w:rsidRPr="004F082D">
        <w:rPr>
          <w:color w:val="000000" w:themeColor="text1"/>
          <w:rPrChange w:id="1592" w:author="Administrator" w:date="2026-08-16T19:05:00Z" w16du:dateUtc="2026-08-16T12:05:00Z">
            <w:rPr/>
          </w:rPrChange>
        </w:rPr>
        <w:t xml:space="preserve"> </w:t>
      </w:r>
      <w:proofErr w:type="spellStart"/>
      <w:r w:rsidRPr="004F082D">
        <w:rPr>
          <w:color w:val="000000" w:themeColor="text1"/>
          <w:rPrChange w:id="1593" w:author="Administrator" w:date="2026-08-16T19:05:00Z" w16du:dateUtc="2026-08-16T12:05:00Z">
            <w:rPr/>
          </w:rPrChange>
        </w:rPr>
        <w:t>đồng</w:t>
      </w:r>
      <w:proofErr w:type="spellEnd"/>
      <w:r w:rsidRPr="004F082D">
        <w:rPr>
          <w:color w:val="000000" w:themeColor="text1"/>
          <w:rPrChange w:id="1594" w:author="Administrator" w:date="2026-08-16T19:05:00Z" w16du:dateUtc="2026-08-16T12:05:00Z">
            <w:rPr/>
          </w:rPrChange>
        </w:rPr>
        <w:t xml:space="preserve"> ý, </w:t>
      </w:r>
      <w:proofErr w:type="spellStart"/>
      <w:r w:rsidRPr="004F082D">
        <w:rPr>
          <w:color w:val="000000" w:themeColor="text1"/>
          <w:rPrChange w:id="1595" w:author="Administrator" w:date="2026-08-16T19:05:00Z" w16du:dateUtc="2026-08-16T12:05:00Z">
            <w:rPr/>
          </w:rPrChange>
        </w:rPr>
        <w:t>thiên</w:t>
      </w:r>
      <w:proofErr w:type="spellEnd"/>
      <w:r w:rsidRPr="004F082D">
        <w:rPr>
          <w:color w:val="000000" w:themeColor="text1"/>
          <w:rPrChange w:id="1596" w:author="Administrator" w:date="2026-08-16T19:05:00Z" w16du:dateUtc="2026-08-16T12:05:00Z">
            <w:rPr/>
          </w:rPrChange>
        </w:rPr>
        <w:t xml:space="preserve"> </w:t>
      </w:r>
      <w:proofErr w:type="spellStart"/>
      <w:r w:rsidRPr="004F082D">
        <w:rPr>
          <w:color w:val="000000" w:themeColor="text1"/>
          <w:rPrChange w:id="1597" w:author="Administrator" w:date="2026-08-16T19:05:00Z" w16du:dateUtc="2026-08-16T12:05:00Z">
            <w:rPr/>
          </w:rPrChange>
        </w:rPr>
        <w:t>lệch</w:t>
      </w:r>
      <w:proofErr w:type="spellEnd"/>
      <w:r w:rsidRPr="004F082D">
        <w:rPr>
          <w:color w:val="000000" w:themeColor="text1"/>
          <w:rPrChange w:id="1598" w:author="Administrator" w:date="2026-08-16T19:05:00Z" w16du:dateUtc="2026-08-16T12:05:00Z">
            <w:rPr/>
          </w:rPrChange>
        </w:rPr>
        <w:t xml:space="preserve">, </w:t>
      </w:r>
      <w:proofErr w:type="spellStart"/>
      <w:r w:rsidRPr="004F082D">
        <w:rPr>
          <w:color w:val="000000" w:themeColor="text1"/>
          <w:rPrChange w:id="1599" w:author="Administrator" w:date="2026-08-16T19:05:00Z" w16du:dateUtc="2026-08-16T12:05:00Z">
            <w:rPr/>
          </w:rPrChange>
        </w:rPr>
        <w:t>xung</w:t>
      </w:r>
      <w:proofErr w:type="spellEnd"/>
      <w:r w:rsidRPr="004F082D">
        <w:rPr>
          <w:color w:val="000000" w:themeColor="text1"/>
          <w:rPrChange w:id="1600" w:author="Administrator" w:date="2026-08-16T19:05:00Z" w16du:dateUtc="2026-08-16T12:05:00Z">
            <w:rPr/>
          </w:rPrChange>
        </w:rPr>
        <w:t xml:space="preserve"> </w:t>
      </w:r>
      <w:proofErr w:type="spellStart"/>
      <w:r w:rsidRPr="004F082D">
        <w:rPr>
          <w:color w:val="000000" w:themeColor="text1"/>
          <w:rPrChange w:id="1601" w:author="Administrator" w:date="2026-08-16T19:05:00Z" w16du:dateUtc="2026-08-16T12:05:00Z">
            <w:rPr/>
          </w:rPrChange>
        </w:rPr>
        <w:t>đột</w:t>
      </w:r>
      <w:proofErr w:type="spellEnd"/>
      <w:r w:rsidRPr="004F082D">
        <w:rPr>
          <w:color w:val="000000" w:themeColor="text1"/>
          <w:rPrChange w:id="1602" w:author="Administrator" w:date="2026-08-16T19:05:00Z" w16du:dateUtc="2026-08-16T12:05:00Z">
            <w:rPr/>
          </w:rPrChange>
        </w:rPr>
        <w:t xml:space="preserve"> </w:t>
      </w:r>
      <w:proofErr w:type="spellStart"/>
      <w:r w:rsidRPr="004F082D">
        <w:rPr>
          <w:color w:val="000000" w:themeColor="text1"/>
          <w:rPrChange w:id="1603" w:author="Administrator" w:date="2026-08-16T19:05:00Z" w16du:dateUtc="2026-08-16T12:05:00Z">
            <w:rPr/>
          </w:rPrChange>
        </w:rPr>
        <w:t>lợi</w:t>
      </w:r>
      <w:proofErr w:type="spellEnd"/>
      <w:r w:rsidRPr="004F082D">
        <w:rPr>
          <w:color w:val="000000" w:themeColor="text1"/>
          <w:rPrChange w:id="1604" w:author="Administrator" w:date="2026-08-16T19:05:00Z" w16du:dateUtc="2026-08-16T12:05:00Z">
            <w:rPr/>
          </w:rPrChange>
        </w:rPr>
        <w:t xml:space="preserve"> </w:t>
      </w:r>
      <w:proofErr w:type="spellStart"/>
      <w:r w:rsidRPr="004F082D">
        <w:rPr>
          <w:color w:val="000000" w:themeColor="text1"/>
          <w:rPrChange w:id="1605" w:author="Administrator" w:date="2026-08-16T19:05:00Z" w16du:dateUtc="2026-08-16T12:05:00Z">
            <w:rPr/>
          </w:rPrChange>
        </w:rPr>
        <w:t>ích</w:t>
      </w:r>
      <w:proofErr w:type="spellEnd"/>
      <w:r w:rsidRPr="004F082D">
        <w:rPr>
          <w:color w:val="000000" w:themeColor="text1"/>
          <w:rPrChange w:id="1606" w:author="Administrator" w:date="2026-08-16T19:05:00Z" w16du:dateUtc="2026-08-16T12:05:00Z">
            <w:rPr/>
          </w:rPrChange>
        </w:rPr>
        <w:t xml:space="preserve">; </w:t>
      </w:r>
      <w:proofErr w:type="spellStart"/>
      <w:r w:rsidRPr="004F082D">
        <w:rPr>
          <w:color w:val="000000" w:themeColor="text1"/>
          <w:rPrChange w:id="1607" w:author="Administrator" w:date="2026-08-16T19:05:00Z" w16du:dateUtc="2026-08-16T12:05:00Z">
            <w:rPr/>
          </w:rPrChange>
        </w:rPr>
        <w:t>lưu</w:t>
      </w:r>
      <w:proofErr w:type="spellEnd"/>
      <w:r w:rsidRPr="004F082D">
        <w:rPr>
          <w:color w:val="000000" w:themeColor="text1"/>
          <w:rPrChange w:id="1608" w:author="Administrator" w:date="2026-08-16T19:05:00Z" w16du:dateUtc="2026-08-16T12:05:00Z">
            <w:rPr/>
          </w:rPrChange>
        </w:rPr>
        <w:t xml:space="preserve"> </w:t>
      </w:r>
      <w:proofErr w:type="spellStart"/>
      <w:r w:rsidRPr="004F082D">
        <w:rPr>
          <w:color w:val="000000" w:themeColor="text1"/>
          <w:rPrChange w:id="1609" w:author="Administrator" w:date="2026-08-16T19:05:00Z" w16du:dateUtc="2026-08-16T12:05:00Z">
            <w:rPr/>
          </w:rPrChange>
        </w:rPr>
        <w:t>vết</w:t>
      </w:r>
      <w:proofErr w:type="spellEnd"/>
      <w:r w:rsidRPr="004F082D">
        <w:rPr>
          <w:color w:val="000000" w:themeColor="text1"/>
          <w:rPrChange w:id="1610" w:author="Administrator" w:date="2026-08-16T19:05:00Z" w16du:dateUtc="2026-08-16T12:05:00Z">
            <w:rPr/>
          </w:rPrChange>
        </w:rPr>
        <w:t xml:space="preserve"> </w:t>
      </w:r>
      <w:proofErr w:type="spellStart"/>
      <w:r w:rsidRPr="004F082D">
        <w:rPr>
          <w:color w:val="000000" w:themeColor="text1"/>
          <w:rPrChange w:id="1611" w:author="Administrator" w:date="2026-08-16T19:05:00Z" w16du:dateUtc="2026-08-16T12:05:00Z">
            <w:rPr/>
          </w:rPrChange>
        </w:rPr>
        <w:t>và</w:t>
      </w:r>
      <w:proofErr w:type="spellEnd"/>
      <w:r w:rsidRPr="004F082D">
        <w:rPr>
          <w:color w:val="000000" w:themeColor="text1"/>
          <w:rPrChange w:id="1612" w:author="Administrator" w:date="2026-08-16T19:05:00Z" w16du:dateUtc="2026-08-16T12:05:00Z">
            <w:rPr/>
          </w:rPrChange>
        </w:rPr>
        <w:t xml:space="preserve"> </w:t>
      </w:r>
      <w:proofErr w:type="spellStart"/>
      <w:r w:rsidRPr="004F082D">
        <w:rPr>
          <w:color w:val="000000" w:themeColor="text1"/>
          <w:rPrChange w:id="1613" w:author="Administrator" w:date="2026-08-16T19:05:00Z" w16du:dateUtc="2026-08-16T12:05:00Z">
            <w:rPr/>
          </w:rPrChange>
        </w:rPr>
        <w:t>trình</w:t>
      </w:r>
      <w:proofErr w:type="spellEnd"/>
      <w:r w:rsidRPr="004F082D">
        <w:rPr>
          <w:color w:val="000000" w:themeColor="text1"/>
          <w:rPrChange w:id="1614" w:author="Administrator" w:date="2026-08-16T19:05:00Z" w16du:dateUtc="2026-08-16T12:05:00Z">
            <w:rPr/>
          </w:rPrChange>
        </w:rPr>
        <w:t xml:space="preserve"> </w:t>
      </w:r>
      <w:proofErr w:type="spellStart"/>
      <w:r w:rsidRPr="004F082D">
        <w:rPr>
          <w:color w:val="000000" w:themeColor="text1"/>
          <w:rPrChange w:id="1615" w:author="Administrator" w:date="2026-08-16T19:05:00Z" w16du:dateUtc="2026-08-16T12:05:00Z">
            <w:rPr/>
          </w:rPrChange>
        </w:rPr>
        <w:t>cán</w:t>
      </w:r>
      <w:proofErr w:type="spellEnd"/>
      <w:r w:rsidRPr="004F082D">
        <w:rPr>
          <w:color w:val="000000" w:themeColor="text1"/>
          <w:rPrChange w:id="1616" w:author="Administrator" w:date="2026-08-16T19:05:00Z" w16du:dateUtc="2026-08-16T12:05:00Z">
            <w:rPr/>
          </w:rPrChange>
        </w:rPr>
        <w:t xml:space="preserve"> </w:t>
      </w:r>
      <w:proofErr w:type="spellStart"/>
      <w:r w:rsidRPr="004F082D">
        <w:rPr>
          <w:color w:val="000000" w:themeColor="text1"/>
          <w:rPrChange w:id="1617" w:author="Administrator" w:date="2026-08-16T19:05:00Z" w16du:dateUtc="2026-08-16T12:05:00Z">
            <w:rPr/>
          </w:rPrChange>
        </w:rPr>
        <w:t>bộ</w:t>
      </w:r>
      <w:proofErr w:type="spellEnd"/>
      <w:r w:rsidRPr="004F082D">
        <w:rPr>
          <w:color w:val="000000" w:themeColor="text1"/>
          <w:rPrChange w:id="1618" w:author="Administrator" w:date="2026-08-16T19:05:00Z" w16du:dateUtc="2026-08-16T12:05:00Z">
            <w:rPr/>
          </w:rPrChange>
        </w:rPr>
        <w:t>/</w:t>
      </w:r>
      <w:proofErr w:type="spellStart"/>
      <w:r w:rsidRPr="004F082D">
        <w:rPr>
          <w:color w:val="000000" w:themeColor="text1"/>
          <w:rPrChange w:id="1619" w:author="Administrator" w:date="2026-08-16T19:05:00Z" w16du:dateUtc="2026-08-16T12:05:00Z">
            <w:rPr/>
          </w:rPrChange>
        </w:rPr>
        <w:t>hội</w:t>
      </w:r>
      <w:proofErr w:type="spellEnd"/>
      <w:r w:rsidRPr="004F082D">
        <w:rPr>
          <w:color w:val="000000" w:themeColor="text1"/>
          <w:rPrChange w:id="1620" w:author="Administrator" w:date="2026-08-16T19:05:00Z" w16du:dateUtc="2026-08-16T12:05:00Z">
            <w:rPr/>
          </w:rPrChange>
        </w:rPr>
        <w:t xml:space="preserve"> </w:t>
      </w:r>
      <w:proofErr w:type="spellStart"/>
      <w:r w:rsidRPr="004F082D">
        <w:rPr>
          <w:color w:val="000000" w:themeColor="text1"/>
          <w:rPrChange w:id="1621" w:author="Administrator" w:date="2026-08-16T19:05:00Z" w16du:dateUtc="2026-08-16T12:05:00Z">
            <w:rPr/>
          </w:rPrChange>
        </w:rPr>
        <w:t>đồng</w:t>
      </w:r>
      <w:proofErr w:type="spellEnd"/>
      <w:r w:rsidRPr="004F082D">
        <w:rPr>
          <w:color w:val="000000" w:themeColor="text1"/>
          <w:rPrChange w:id="1622" w:author="Administrator" w:date="2026-08-16T19:05:00Z" w16du:dateUtc="2026-08-16T12:05:00Z">
            <w:rPr/>
          </w:rPrChange>
        </w:rPr>
        <w:t xml:space="preserve"> </w:t>
      </w:r>
      <w:proofErr w:type="spellStart"/>
      <w:r w:rsidRPr="004F082D">
        <w:rPr>
          <w:color w:val="000000" w:themeColor="text1"/>
          <w:rPrChange w:id="1623" w:author="Administrator" w:date="2026-08-16T19:05:00Z" w16du:dateUtc="2026-08-16T12:05:00Z">
            <w:rPr/>
          </w:rPrChange>
        </w:rPr>
        <w:t>phê</w:t>
      </w:r>
      <w:proofErr w:type="spellEnd"/>
      <w:r w:rsidRPr="004F082D">
        <w:rPr>
          <w:color w:val="000000" w:themeColor="text1"/>
          <w:rPrChange w:id="1624" w:author="Administrator" w:date="2026-08-16T19:05:00Z" w16du:dateUtc="2026-08-16T12:05:00Z">
            <w:rPr/>
          </w:rPrChange>
        </w:rPr>
        <w:t xml:space="preserve"> </w:t>
      </w:r>
      <w:proofErr w:type="spellStart"/>
      <w:r w:rsidRPr="004F082D">
        <w:rPr>
          <w:color w:val="000000" w:themeColor="text1"/>
          <w:rPrChange w:id="1625" w:author="Administrator" w:date="2026-08-16T19:05:00Z" w16du:dateUtc="2026-08-16T12:05:00Z">
            <w:rPr/>
          </w:rPrChange>
        </w:rPr>
        <w:t>duyệt</w:t>
      </w:r>
      <w:proofErr w:type="spellEnd"/>
      <w:r w:rsidRPr="004F082D">
        <w:rPr>
          <w:color w:val="000000" w:themeColor="text1"/>
          <w:rPrChange w:id="1626" w:author="Administrator" w:date="2026-08-16T19:05:00Z" w16du:dateUtc="2026-08-16T12:05:00Z">
            <w:rPr/>
          </w:rPrChange>
        </w:rPr>
        <w:t>.</w:t>
      </w:r>
    </w:p>
    <w:p w14:paraId="6B7D043A" w14:textId="77777777" w:rsidR="004F082D" w:rsidRPr="004F082D" w:rsidRDefault="004F082D" w:rsidP="004F082D">
      <w:pPr>
        <w:pStyle w:val="ListParagraph"/>
        <w:numPr>
          <w:ilvl w:val="0"/>
          <w:numId w:val="81"/>
        </w:numPr>
        <w:spacing w:before="120"/>
        <w:jc w:val="both"/>
        <w:rPr>
          <w:ins w:id="1627" w:author="Administrator" w:date="2026-08-16T19:05:00Z" w16du:dateUtc="2026-08-16T12:05:00Z"/>
          <w:color w:val="EE0000"/>
          <w:rPrChange w:id="1628" w:author="Administrator" w:date="2026-08-16T19:06:00Z" w16du:dateUtc="2026-08-16T12:06:00Z">
            <w:rPr>
              <w:ins w:id="1629" w:author="Administrator" w:date="2026-08-16T19:05:00Z" w16du:dateUtc="2026-08-16T12:05:00Z"/>
              <w:color w:val="000000" w:themeColor="text1"/>
            </w:rPr>
          </w:rPrChange>
        </w:rPr>
      </w:pPr>
      <w:proofErr w:type="spellStart"/>
      <w:ins w:id="1630" w:author="Administrator" w:date="2026-08-16T19:05:00Z" w16du:dateUtc="2026-08-16T12:05:00Z">
        <w:r w:rsidRPr="004F082D">
          <w:rPr>
            <w:color w:val="EE0000"/>
            <w:rPrChange w:id="1631" w:author="Administrator" w:date="2026-08-16T19:06:00Z" w16du:dateUtc="2026-08-16T12:06:00Z">
              <w:rPr>
                <w:color w:val="000000" w:themeColor="text1"/>
              </w:rPr>
            </w:rPrChange>
          </w:rPr>
          <w:t>Hỗ</w:t>
        </w:r>
        <w:proofErr w:type="spellEnd"/>
        <w:r w:rsidRPr="004F082D">
          <w:rPr>
            <w:color w:val="EE0000"/>
            <w:rPrChange w:id="1632" w:author="Administrator" w:date="2026-08-16T19:06:00Z" w16du:dateUtc="2026-08-16T12:06:00Z">
              <w:rPr>
                <w:color w:val="000000" w:themeColor="text1"/>
              </w:rPr>
            </w:rPrChange>
          </w:rPr>
          <w:t xml:space="preserve"> </w:t>
        </w:r>
        <w:proofErr w:type="spellStart"/>
        <w:r w:rsidRPr="004F082D">
          <w:rPr>
            <w:color w:val="EE0000"/>
            <w:rPrChange w:id="1633" w:author="Administrator" w:date="2026-08-16T19:06:00Z" w16du:dateUtc="2026-08-16T12:06:00Z">
              <w:rPr>
                <w:color w:val="000000" w:themeColor="text1"/>
              </w:rPr>
            </w:rPrChange>
          </w:rPr>
          <w:t>trợ</w:t>
        </w:r>
        <w:proofErr w:type="spellEnd"/>
        <w:r w:rsidRPr="004F082D">
          <w:rPr>
            <w:color w:val="EE0000"/>
            <w:rPrChange w:id="1634" w:author="Administrator" w:date="2026-08-16T19:06:00Z" w16du:dateUtc="2026-08-16T12:06:00Z">
              <w:rPr>
                <w:color w:val="000000" w:themeColor="text1"/>
              </w:rPr>
            </w:rPrChange>
          </w:rPr>
          <w:t xml:space="preserve"> AI Team Formation: </w:t>
        </w:r>
        <w:proofErr w:type="spellStart"/>
        <w:r w:rsidRPr="004F082D">
          <w:rPr>
            <w:color w:val="EE0000"/>
            <w:rPrChange w:id="1635" w:author="Administrator" w:date="2026-08-16T19:06:00Z" w16du:dateUtc="2026-08-16T12:06:00Z">
              <w:rPr>
                <w:color w:val="000000" w:themeColor="text1"/>
              </w:rPr>
            </w:rPrChange>
          </w:rPr>
          <w:t>tự</w:t>
        </w:r>
        <w:proofErr w:type="spellEnd"/>
        <w:r w:rsidRPr="004F082D">
          <w:rPr>
            <w:color w:val="EE0000"/>
            <w:rPrChange w:id="1636" w:author="Administrator" w:date="2026-08-16T19:06:00Z" w16du:dateUtc="2026-08-16T12:06:00Z">
              <w:rPr>
                <w:color w:val="000000" w:themeColor="text1"/>
              </w:rPr>
            </w:rPrChange>
          </w:rPr>
          <w:t xml:space="preserve"> </w:t>
        </w:r>
        <w:proofErr w:type="spellStart"/>
        <w:r w:rsidRPr="004F082D">
          <w:rPr>
            <w:color w:val="EE0000"/>
            <w:rPrChange w:id="1637" w:author="Administrator" w:date="2026-08-16T19:06:00Z" w16du:dateUtc="2026-08-16T12:06:00Z">
              <w:rPr>
                <w:color w:val="000000" w:themeColor="text1"/>
              </w:rPr>
            </w:rPrChange>
          </w:rPr>
          <w:t>động</w:t>
        </w:r>
        <w:proofErr w:type="spellEnd"/>
        <w:r w:rsidRPr="004F082D">
          <w:rPr>
            <w:color w:val="EE0000"/>
            <w:rPrChange w:id="1638" w:author="Administrator" w:date="2026-08-16T19:06:00Z" w16du:dateUtc="2026-08-16T12:06:00Z">
              <w:rPr>
                <w:color w:val="000000" w:themeColor="text1"/>
              </w:rPr>
            </w:rPrChange>
          </w:rPr>
          <w:t xml:space="preserve"> </w:t>
        </w:r>
        <w:proofErr w:type="spellStart"/>
        <w:r w:rsidRPr="004F082D">
          <w:rPr>
            <w:color w:val="EE0000"/>
            <w:rPrChange w:id="1639" w:author="Administrator" w:date="2026-08-16T19:06:00Z" w16du:dateUtc="2026-08-16T12:06:00Z">
              <w:rPr>
                <w:color w:val="000000" w:themeColor="text1"/>
              </w:rPr>
            </w:rPrChange>
          </w:rPr>
          <w:t>đề</w:t>
        </w:r>
        <w:proofErr w:type="spellEnd"/>
        <w:r w:rsidRPr="004F082D">
          <w:rPr>
            <w:color w:val="EE0000"/>
            <w:rPrChange w:id="1640" w:author="Administrator" w:date="2026-08-16T19:06:00Z" w16du:dateUtc="2026-08-16T12:06:00Z">
              <w:rPr>
                <w:color w:val="000000" w:themeColor="text1"/>
              </w:rPr>
            </w:rPrChange>
          </w:rPr>
          <w:t xml:space="preserve"> </w:t>
        </w:r>
        <w:proofErr w:type="spellStart"/>
        <w:r w:rsidRPr="004F082D">
          <w:rPr>
            <w:color w:val="EE0000"/>
            <w:rPrChange w:id="1641" w:author="Administrator" w:date="2026-08-16T19:06:00Z" w16du:dateUtc="2026-08-16T12:06:00Z">
              <w:rPr>
                <w:color w:val="000000" w:themeColor="text1"/>
              </w:rPr>
            </w:rPrChange>
          </w:rPr>
          <w:t>xuất</w:t>
        </w:r>
        <w:proofErr w:type="spellEnd"/>
        <w:r w:rsidRPr="004F082D">
          <w:rPr>
            <w:color w:val="EE0000"/>
            <w:rPrChange w:id="1642" w:author="Administrator" w:date="2026-08-16T19:06:00Z" w16du:dateUtc="2026-08-16T12:06:00Z">
              <w:rPr>
                <w:color w:val="000000" w:themeColor="text1"/>
              </w:rPr>
            </w:rPrChange>
          </w:rPr>
          <w:t xml:space="preserve"> </w:t>
        </w:r>
        <w:proofErr w:type="spellStart"/>
        <w:r w:rsidRPr="004F082D">
          <w:rPr>
            <w:color w:val="EE0000"/>
            <w:rPrChange w:id="1643" w:author="Administrator" w:date="2026-08-16T19:06:00Z" w16du:dateUtc="2026-08-16T12:06:00Z">
              <w:rPr>
                <w:color w:val="000000" w:themeColor="text1"/>
              </w:rPr>
            </w:rPrChange>
          </w:rPr>
          <w:t>các</w:t>
        </w:r>
        <w:proofErr w:type="spellEnd"/>
        <w:r w:rsidRPr="004F082D">
          <w:rPr>
            <w:color w:val="EE0000"/>
            <w:rPrChange w:id="1644" w:author="Administrator" w:date="2026-08-16T19:06:00Z" w16du:dateUtc="2026-08-16T12:06:00Z">
              <w:rPr>
                <w:color w:val="000000" w:themeColor="text1"/>
              </w:rPr>
            </w:rPrChange>
          </w:rPr>
          <w:t xml:space="preserve"> </w:t>
        </w:r>
        <w:proofErr w:type="spellStart"/>
        <w:r w:rsidRPr="004F082D">
          <w:rPr>
            <w:color w:val="EE0000"/>
            <w:rPrChange w:id="1645" w:author="Administrator" w:date="2026-08-16T19:06:00Z" w16du:dateUtc="2026-08-16T12:06:00Z">
              <w:rPr>
                <w:color w:val="000000" w:themeColor="text1"/>
              </w:rPr>
            </w:rPrChange>
          </w:rPr>
          <w:t>tổ</w:t>
        </w:r>
        <w:proofErr w:type="spellEnd"/>
        <w:r w:rsidRPr="004F082D">
          <w:rPr>
            <w:color w:val="EE0000"/>
            <w:rPrChange w:id="1646" w:author="Administrator" w:date="2026-08-16T19:06:00Z" w16du:dateUtc="2026-08-16T12:06:00Z">
              <w:rPr>
                <w:color w:val="000000" w:themeColor="text1"/>
              </w:rPr>
            </w:rPrChange>
          </w:rPr>
          <w:t xml:space="preserve"> </w:t>
        </w:r>
        <w:proofErr w:type="spellStart"/>
        <w:r w:rsidRPr="004F082D">
          <w:rPr>
            <w:color w:val="EE0000"/>
            <w:rPrChange w:id="1647" w:author="Administrator" w:date="2026-08-16T19:06:00Z" w16du:dateUtc="2026-08-16T12:06:00Z">
              <w:rPr>
                <w:color w:val="000000" w:themeColor="text1"/>
              </w:rPr>
            </w:rPrChange>
          </w:rPr>
          <w:t>hợp</w:t>
        </w:r>
        <w:proofErr w:type="spellEnd"/>
        <w:r w:rsidRPr="004F082D">
          <w:rPr>
            <w:color w:val="EE0000"/>
            <w:rPrChange w:id="1648" w:author="Administrator" w:date="2026-08-16T19:06:00Z" w16du:dateUtc="2026-08-16T12:06:00Z">
              <w:rPr>
                <w:color w:val="000000" w:themeColor="text1"/>
              </w:rPr>
            </w:rPrChange>
          </w:rPr>
          <w:t xml:space="preserve"> </w:t>
        </w:r>
        <w:proofErr w:type="spellStart"/>
        <w:r w:rsidRPr="004F082D">
          <w:rPr>
            <w:color w:val="EE0000"/>
            <w:rPrChange w:id="1649" w:author="Administrator" w:date="2026-08-16T19:06:00Z" w16du:dateUtc="2026-08-16T12:06:00Z">
              <w:rPr>
                <w:color w:val="000000" w:themeColor="text1"/>
              </w:rPr>
            </w:rPrChange>
          </w:rPr>
          <w:t>chuyên</w:t>
        </w:r>
        <w:proofErr w:type="spellEnd"/>
        <w:r w:rsidRPr="004F082D">
          <w:rPr>
            <w:color w:val="EE0000"/>
            <w:rPrChange w:id="1650" w:author="Administrator" w:date="2026-08-16T19:06:00Z" w16du:dateUtc="2026-08-16T12:06:00Z">
              <w:rPr>
                <w:color w:val="000000" w:themeColor="text1"/>
              </w:rPr>
            </w:rPrChange>
          </w:rPr>
          <w:t xml:space="preserve"> </w:t>
        </w:r>
        <w:proofErr w:type="spellStart"/>
        <w:r w:rsidRPr="004F082D">
          <w:rPr>
            <w:color w:val="EE0000"/>
            <w:rPrChange w:id="1651" w:author="Administrator" w:date="2026-08-16T19:06:00Z" w16du:dateUtc="2026-08-16T12:06:00Z">
              <w:rPr>
                <w:color w:val="000000" w:themeColor="text1"/>
              </w:rPr>
            </w:rPrChange>
          </w:rPr>
          <w:t>gia</w:t>
        </w:r>
        <w:proofErr w:type="spellEnd"/>
        <w:r w:rsidRPr="004F082D">
          <w:rPr>
            <w:color w:val="EE0000"/>
            <w:rPrChange w:id="1652" w:author="Administrator" w:date="2026-08-16T19:06:00Z" w16du:dateUtc="2026-08-16T12:06:00Z">
              <w:rPr>
                <w:color w:val="000000" w:themeColor="text1"/>
              </w:rPr>
            </w:rPrChange>
          </w:rPr>
          <w:t xml:space="preserve"> – </w:t>
        </w:r>
        <w:proofErr w:type="spellStart"/>
        <w:r w:rsidRPr="004F082D">
          <w:rPr>
            <w:color w:val="EE0000"/>
            <w:rPrChange w:id="1653" w:author="Administrator" w:date="2026-08-16T19:06:00Z" w16du:dateUtc="2026-08-16T12:06:00Z">
              <w:rPr>
                <w:color w:val="000000" w:themeColor="text1"/>
              </w:rPr>
            </w:rPrChange>
          </w:rPr>
          <w:t>tổ</w:t>
        </w:r>
        <w:proofErr w:type="spellEnd"/>
        <w:r w:rsidRPr="004F082D">
          <w:rPr>
            <w:color w:val="EE0000"/>
            <w:rPrChange w:id="1654" w:author="Administrator" w:date="2026-08-16T19:06:00Z" w16du:dateUtc="2026-08-16T12:06:00Z">
              <w:rPr>
                <w:color w:val="000000" w:themeColor="text1"/>
              </w:rPr>
            </w:rPrChange>
          </w:rPr>
          <w:t xml:space="preserve"> </w:t>
        </w:r>
        <w:proofErr w:type="spellStart"/>
        <w:r w:rsidRPr="004F082D">
          <w:rPr>
            <w:color w:val="EE0000"/>
            <w:rPrChange w:id="1655" w:author="Administrator" w:date="2026-08-16T19:06:00Z" w16du:dateUtc="2026-08-16T12:06:00Z">
              <w:rPr>
                <w:color w:val="000000" w:themeColor="text1"/>
              </w:rPr>
            </w:rPrChange>
          </w:rPr>
          <w:t>chức</w:t>
        </w:r>
        <w:proofErr w:type="spellEnd"/>
        <w:r w:rsidRPr="004F082D">
          <w:rPr>
            <w:color w:val="EE0000"/>
            <w:rPrChange w:id="1656" w:author="Administrator" w:date="2026-08-16T19:06:00Z" w16du:dateUtc="2026-08-16T12:06:00Z">
              <w:rPr>
                <w:color w:val="000000" w:themeColor="text1"/>
              </w:rPr>
            </w:rPrChange>
          </w:rPr>
          <w:t xml:space="preserve"> – </w:t>
        </w:r>
        <w:proofErr w:type="spellStart"/>
        <w:r w:rsidRPr="004F082D">
          <w:rPr>
            <w:color w:val="EE0000"/>
            <w:rPrChange w:id="1657" w:author="Administrator" w:date="2026-08-16T19:06:00Z" w16du:dateUtc="2026-08-16T12:06:00Z">
              <w:rPr>
                <w:color w:val="000000" w:themeColor="text1"/>
              </w:rPr>
            </w:rPrChange>
          </w:rPr>
          <w:t>công</w:t>
        </w:r>
        <w:proofErr w:type="spellEnd"/>
        <w:r w:rsidRPr="004F082D">
          <w:rPr>
            <w:color w:val="EE0000"/>
            <w:rPrChange w:id="1658" w:author="Administrator" w:date="2026-08-16T19:06:00Z" w16du:dateUtc="2026-08-16T12:06:00Z">
              <w:rPr>
                <w:color w:val="000000" w:themeColor="text1"/>
              </w:rPr>
            </w:rPrChange>
          </w:rPr>
          <w:t xml:space="preserve"> </w:t>
        </w:r>
        <w:proofErr w:type="spellStart"/>
        <w:r w:rsidRPr="004F082D">
          <w:rPr>
            <w:color w:val="EE0000"/>
            <w:rPrChange w:id="1659" w:author="Administrator" w:date="2026-08-16T19:06:00Z" w16du:dateUtc="2026-08-16T12:06:00Z">
              <w:rPr>
                <w:color w:val="000000" w:themeColor="text1"/>
              </w:rPr>
            </w:rPrChange>
          </w:rPr>
          <w:t>nghệ</w:t>
        </w:r>
        <w:proofErr w:type="spellEnd"/>
        <w:r w:rsidRPr="004F082D">
          <w:rPr>
            <w:color w:val="EE0000"/>
            <w:rPrChange w:id="1660" w:author="Administrator" w:date="2026-08-16T19:06:00Z" w16du:dateUtc="2026-08-16T12:06:00Z">
              <w:rPr>
                <w:color w:val="000000" w:themeColor="text1"/>
              </w:rPr>
            </w:rPrChange>
          </w:rPr>
          <w:t xml:space="preserve"> – </w:t>
        </w:r>
        <w:proofErr w:type="spellStart"/>
        <w:r w:rsidRPr="004F082D">
          <w:rPr>
            <w:color w:val="EE0000"/>
            <w:rPrChange w:id="1661" w:author="Administrator" w:date="2026-08-16T19:06:00Z" w16du:dateUtc="2026-08-16T12:06:00Z">
              <w:rPr>
                <w:color w:val="000000" w:themeColor="text1"/>
              </w:rPr>
            </w:rPrChange>
          </w:rPr>
          <w:t>hạ</w:t>
        </w:r>
        <w:proofErr w:type="spellEnd"/>
        <w:r w:rsidRPr="004F082D">
          <w:rPr>
            <w:color w:val="EE0000"/>
            <w:rPrChange w:id="1662" w:author="Administrator" w:date="2026-08-16T19:06:00Z" w16du:dateUtc="2026-08-16T12:06:00Z">
              <w:rPr>
                <w:color w:val="000000" w:themeColor="text1"/>
              </w:rPr>
            </w:rPrChange>
          </w:rPr>
          <w:t xml:space="preserve"> </w:t>
        </w:r>
        <w:proofErr w:type="spellStart"/>
        <w:r w:rsidRPr="004F082D">
          <w:rPr>
            <w:color w:val="EE0000"/>
            <w:rPrChange w:id="1663" w:author="Administrator" w:date="2026-08-16T19:06:00Z" w16du:dateUtc="2026-08-16T12:06:00Z">
              <w:rPr>
                <w:color w:val="000000" w:themeColor="text1"/>
              </w:rPr>
            </w:rPrChange>
          </w:rPr>
          <w:t>tầng</w:t>
        </w:r>
        <w:proofErr w:type="spellEnd"/>
        <w:r w:rsidRPr="004F082D">
          <w:rPr>
            <w:color w:val="EE0000"/>
            <w:rPrChange w:id="1664" w:author="Administrator" w:date="2026-08-16T19:06:00Z" w16du:dateUtc="2026-08-16T12:06:00Z">
              <w:rPr>
                <w:color w:val="000000" w:themeColor="text1"/>
              </w:rPr>
            </w:rPrChange>
          </w:rPr>
          <w:t xml:space="preserve"> – </w:t>
        </w:r>
        <w:proofErr w:type="spellStart"/>
        <w:r w:rsidRPr="004F082D">
          <w:rPr>
            <w:color w:val="EE0000"/>
            <w:rPrChange w:id="1665" w:author="Administrator" w:date="2026-08-16T19:06:00Z" w16du:dateUtc="2026-08-16T12:06:00Z">
              <w:rPr>
                <w:color w:val="000000" w:themeColor="text1"/>
              </w:rPr>
            </w:rPrChange>
          </w:rPr>
          <w:t>nguồn</w:t>
        </w:r>
        <w:proofErr w:type="spellEnd"/>
        <w:r w:rsidRPr="004F082D">
          <w:rPr>
            <w:color w:val="EE0000"/>
            <w:rPrChange w:id="1666" w:author="Administrator" w:date="2026-08-16T19:06:00Z" w16du:dateUtc="2026-08-16T12:06:00Z">
              <w:rPr>
                <w:color w:val="000000" w:themeColor="text1"/>
              </w:rPr>
            </w:rPrChange>
          </w:rPr>
          <w:t xml:space="preserve"> </w:t>
        </w:r>
        <w:proofErr w:type="spellStart"/>
        <w:r w:rsidRPr="004F082D">
          <w:rPr>
            <w:color w:val="EE0000"/>
            <w:rPrChange w:id="1667" w:author="Administrator" w:date="2026-08-16T19:06:00Z" w16du:dateUtc="2026-08-16T12:06:00Z">
              <w:rPr>
                <w:color w:val="000000" w:themeColor="text1"/>
              </w:rPr>
            </w:rPrChange>
          </w:rPr>
          <w:t>lực</w:t>
        </w:r>
        <w:proofErr w:type="spellEnd"/>
        <w:r w:rsidRPr="004F082D">
          <w:rPr>
            <w:color w:val="EE0000"/>
            <w:rPrChange w:id="1668" w:author="Administrator" w:date="2026-08-16T19:06:00Z" w16du:dateUtc="2026-08-16T12:06:00Z">
              <w:rPr>
                <w:color w:val="000000" w:themeColor="text1"/>
              </w:rPr>
            </w:rPrChange>
          </w:rPr>
          <w:t xml:space="preserve"> </w:t>
        </w:r>
        <w:proofErr w:type="spellStart"/>
        <w:r w:rsidRPr="004F082D">
          <w:rPr>
            <w:color w:val="EE0000"/>
            <w:rPrChange w:id="1669" w:author="Administrator" w:date="2026-08-16T19:06:00Z" w16du:dateUtc="2026-08-16T12:06:00Z">
              <w:rPr>
                <w:color w:val="000000" w:themeColor="text1"/>
              </w:rPr>
            </w:rPrChange>
          </w:rPr>
          <w:t>có</w:t>
        </w:r>
        <w:proofErr w:type="spellEnd"/>
        <w:r w:rsidRPr="004F082D">
          <w:rPr>
            <w:color w:val="EE0000"/>
            <w:rPrChange w:id="1670" w:author="Administrator" w:date="2026-08-16T19:06:00Z" w16du:dateUtc="2026-08-16T12:06:00Z">
              <w:rPr>
                <w:color w:val="000000" w:themeColor="text1"/>
              </w:rPr>
            </w:rPrChange>
          </w:rPr>
          <w:t xml:space="preserve"> </w:t>
        </w:r>
        <w:proofErr w:type="spellStart"/>
        <w:r w:rsidRPr="004F082D">
          <w:rPr>
            <w:color w:val="EE0000"/>
            <w:rPrChange w:id="1671" w:author="Administrator" w:date="2026-08-16T19:06:00Z" w16du:dateUtc="2026-08-16T12:06:00Z">
              <w:rPr>
                <w:color w:val="000000" w:themeColor="text1"/>
              </w:rPr>
            </w:rPrChange>
          </w:rPr>
          <w:t>khả</w:t>
        </w:r>
        <w:proofErr w:type="spellEnd"/>
        <w:r w:rsidRPr="004F082D">
          <w:rPr>
            <w:color w:val="EE0000"/>
            <w:rPrChange w:id="1672" w:author="Administrator" w:date="2026-08-16T19:06:00Z" w16du:dateUtc="2026-08-16T12:06:00Z">
              <w:rPr>
                <w:color w:val="000000" w:themeColor="text1"/>
              </w:rPr>
            </w:rPrChange>
          </w:rPr>
          <w:t xml:space="preserve"> </w:t>
        </w:r>
        <w:proofErr w:type="spellStart"/>
        <w:r w:rsidRPr="004F082D">
          <w:rPr>
            <w:color w:val="EE0000"/>
            <w:rPrChange w:id="1673" w:author="Administrator" w:date="2026-08-16T19:06:00Z" w16du:dateUtc="2026-08-16T12:06:00Z">
              <w:rPr>
                <w:color w:val="000000" w:themeColor="text1"/>
              </w:rPr>
            </w:rPrChange>
          </w:rPr>
          <w:t>năng</w:t>
        </w:r>
        <w:proofErr w:type="spellEnd"/>
        <w:r w:rsidRPr="004F082D">
          <w:rPr>
            <w:color w:val="EE0000"/>
            <w:rPrChange w:id="1674" w:author="Administrator" w:date="2026-08-16T19:06:00Z" w16du:dateUtc="2026-08-16T12:06:00Z">
              <w:rPr>
                <w:color w:val="000000" w:themeColor="text1"/>
              </w:rPr>
            </w:rPrChange>
          </w:rPr>
          <w:t xml:space="preserve"> </w:t>
        </w:r>
        <w:proofErr w:type="spellStart"/>
        <w:r w:rsidRPr="004F082D">
          <w:rPr>
            <w:color w:val="EE0000"/>
            <w:rPrChange w:id="1675" w:author="Administrator" w:date="2026-08-16T19:06:00Z" w16du:dateUtc="2026-08-16T12:06:00Z">
              <w:rPr>
                <w:color w:val="000000" w:themeColor="text1"/>
              </w:rPr>
            </w:rPrChange>
          </w:rPr>
          <w:t>phối</w:t>
        </w:r>
        <w:proofErr w:type="spellEnd"/>
        <w:r w:rsidRPr="004F082D">
          <w:rPr>
            <w:color w:val="EE0000"/>
            <w:rPrChange w:id="1676" w:author="Administrator" w:date="2026-08-16T19:06:00Z" w16du:dateUtc="2026-08-16T12:06:00Z">
              <w:rPr>
                <w:color w:val="000000" w:themeColor="text1"/>
              </w:rPr>
            </w:rPrChange>
          </w:rPr>
          <w:t xml:space="preserve"> </w:t>
        </w:r>
        <w:proofErr w:type="spellStart"/>
        <w:r w:rsidRPr="004F082D">
          <w:rPr>
            <w:color w:val="EE0000"/>
            <w:rPrChange w:id="1677" w:author="Administrator" w:date="2026-08-16T19:06:00Z" w16du:dateUtc="2026-08-16T12:06:00Z">
              <w:rPr>
                <w:color w:val="000000" w:themeColor="text1"/>
              </w:rPr>
            </w:rPrChange>
          </w:rPr>
          <w:t>hợp</w:t>
        </w:r>
        <w:proofErr w:type="spellEnd"/>
        <w:r w:rsidRPr="004F082D">
          <w:rPr>
            <w:color w:val="EE0000"/>
            <w:rPrChange w:id="1678" w:author="Administrator" w:date="2026-08-16T19:06:00Z" w16du:dateUtc="2026-08-16T12:06:00Z">
              <w:rPr>
                <w:color w:val="000000" w:themeColor="text1"/>
              </w:rPr>
            </w:rPrChange>
          </w:rPr>
          <w:t xml:space="preserve"> </w:t>
        </w:r>
        <w:proofErr w:type="spellStart"/>
        <w:r w:rsidRPr="004F082D">
          <w:rPr>
            <w:color w:val="EE0000"/>
            <w:rPrChange w:id="1679" w:author="Administrator" w:date="2026-08-16T19:06:00Z" w16du:dateUtc="2026-08-16T12:06:00Z">
              <w:rPr>
                <w:color w:val="000000" w:themeColor="text1"/>
              </w:rPr>
            </w:rPrChange>
          </w:rPr>
          <w:t>giải</w:t>
        </w:r>
        <w:proofErr w:type="spellEnd"/>
        <w:r w:rsidRPr="004F082D">
          <w:rPr>
            <w:color w:val="EE0000"/>
            <w:rPrChange w:id="1680" w:author="Administrator" w:date="2026-08-16T19:06:00Z" w16du:dateUtc="2026-08-16T12:06:00Z">
              <w:rPr>
                <w:color w:val="000000" w:themeColor="text1"/>
              </w:rPr>
            </w:rPrChange>
          </w:rPr>
          <w:t xml:space="preserve"> </w:t>
        </w:r>
        <w:proofErr w:type="spellStart"/>
        <w:r w:rsidRPr="004F082D">
          <w:rPr>
            <w:color w:val="EE0000"/>
            <w:rPrChange w:id="1681" w:author="Administrator" w:date="2026-08-16T19:06:00Z" w16du:dateUtc="2026-08-16T12:06:00Z">
              <w:rPr>
                <w:color w:val="000000" w:themeColor="text1"/>
              </w:rPr>
            </w:rPrChange>
          </w:rPr>
          <w:t>quyết</w:t>
        </w:r>
        <w:proofErr w:type="spellEnd"/>
        <w:r w:rsidRPr="004F082D">
          <w:rPr>
            <w:color w:val="EE0000"/>
            <w:rPrChange w:id="1682" w:author="Administrator" w:date="2026-08-16T19:06:00Z" w16du:dateUtc="2026-08-16T12:06:00Z">
              <w:rPr>
                <w:color w:val="000000" w:themeColor="text1"/>
              </w:rPr>
            </w:rPrChange>
          </w:rPr>
          <w:t xml:space="preserve"> </w:t>
        </w:r>
        <w:proofErr w:type="spellStart"/>
        <w:r w:rsidRPr="004F082D">
          <w:rPr>
            <w:color w:val="EE0000"/>
            <w:rPrChange w:id="1683" w:author="Administrator" w:date="2026-08-16T19:06:00Z" w16du:dateUtc="2026-08-16T12:06:00Z">
              <w:rPr>
                <w:color w:val="000000" w:themeColor="text1"/>
              </w:rPr>
            </w:rPrChange>
          </w:rPr>
          <w:t>một</w:t>
        </w:r>
        <w:proofErr w:type="spellEnd"/>
        <w:r w:rsidRPr="004F082D">
          <w:rPr>
            <w:color w:val="EE0000"/>
            <w:rPrChange w:id="1684" w:author="Administrator" w:date="2026-08-16T19:06:00Z" w16du:dateUtc="2026-08-16T12:06:00Z">
              <w:rPr>
                <w:color w:val="000000" w:themeColor="text1"/>
              </w:rPr>
            </w:rPrChange>
          </w:rPr>
          <w:t xml:space="preserve"> </w:t>
        </w:r>
        <w:proofErr w:type="spellStart"/>
        <w:r w:rsidRPr="004F082D">
          <w:rPr>
            <w:color w:val="EE0000"/>
            <w:rPrChange w:id="1685" w:author="Administrator" w:date="2026-08-16T19:06:00Z" w16du:dateUtc="2026-08-16T12:06:00Z">
              <w:rPr>
                <w:color w:val="000000" w:themeColor="text1"/>
              </w:rPr>
            </w:rPrChange>
          </w:rPr>
          <w:t>bài</w:t>
        </w:r>
        <w:proofErr w:type="spellEnd"/>
        <w:r w:rsidRPr="004F082D">
          <w:rPr>
            <w:color w:val="EE0000"/>
            <w:rPrChange w:id="1686" w:author="Administrator" w:date="2026-08-16T19:06:00Z" w16du:dateUtc="2026-08-16T12:06:00Z">
              <w:rPr>
                <w:color w:val="000000" w:themeColor="text1"/>
              </w:rPr>
            </w:rPrChange>
          </w:rPr>
          <w:t xml:space="preserve"> </w:t>
        </w:r>
        <w:proofErr w:type="spellStart"/>
        <w:r w:rsidRPr="004F082D">
          <w:rPr>
            <w:color w:val="EE0000"/>
            <w:rPrChange w:id="1687" w:author="Administrator" w:date="2026-08-16T19:06:00Z" w16du:dateUtc="2026-08-16T12:06:00Z">
              <w:rPr>
                <w:color w:val="000000" w:themeColor="text1"/>
              </w:rPr>
            </w:rPrChange>
          </w:rPr>
          <w:t>toán</w:t>
        </w:r>
        <w:proofErr w:type="spellEnd"/>
        <w:r w:rsidRPr="004F082D">
          <w:rPr>
            <w:color w:val="EE0000"/>
            <w:rPrChange w:id="1688" w:author="Administrator" w:date="2026-08-16T19:06:00Z" w16du:dateUtc="2026-08-16T12:06:00Z">
              <w:rPr>
                <w:color w:val="000000" w:themeColor="text1"/>
              </w:rPr>
            </w:rPrChange>
          </w:rPr>
          <w:t xml:space="preserve">; </w:t>
        </w:r>
        <w:proofErr w:type="spellStart"/>
        <w:r w:rsidRPr="004F082D">
          <w:rPr>
            <w:color w:val="EE0000"/>
            <w:rPrChange w:id="1689" w:author="Administrator" w:date="2026-08-16T19:06:00Z" w16du:dateUtc="2026-08-16T12:06:00Z">
              <w:rPr>
                <w:color w:val="000000" w:themeColor="text1"/>
              </w:rPr>
            </w:rPrChange>
          </w:rPr>
          <w:t>đánh</w:t>
        </w:r>
        <w:proofErr w:type="spellEnd"/>
        <w:r w:rsidRPr="004F082D">
          <w:rPr>
            <w:color w:val="EE0000"/>
            <w:rPrChange w:id="1690" w:author="Administrator" w:date="2026-08-16T19:06:00Z" w16du:dateUtc="2026-08-16T12:06:00Z">
              <w:rPr>
                <w:color w:val="000000" w:themeColor="text1"/>
              </w:rPr>
            </w:rPrChange>
          </w:rPr>
          <w:t xml:space="preserve"> </w:t>
        </w:r>
        <w:proofErr w:type="spellStart"/>
        <w:r w:rsidRPr="004F082D">
          <w:rPr>
            <w:color w:val="EE0000"/>
            <w:rPrChange w:id="1691" w:author="Administrator" w:date="2026-08-16T19:06:00Z" w16du:dateUtc="2026-08-16T12:06:00Z">
              <w:rPr>
                <w:color w:val="000000" w:themeColor="text1"/>
              </w:rPr>
            </w:rPrChange>
          </w:rPr>
          <w:t>giá</w:t>
        </w:r>
        <w:proofErr w:type="spellEnd"/>
        <w:r w:rsidRPr="004F082D">
          <w:rPr>
            <w:color w:val="EE0000"/>
            <w:rPrChange w:id="1692" w:author="Administrator" w:date="2026-08-16T19:06:00Z" w16du:dateUtc="2026-08-16T12:06:00Z">
              <w:rPr>
                <w:color w:val="000000" w:themeColor="text1"/>
              </w:rPr>
            </w:rPrChange>
          </w:rPr>
          <w:t xml:space="preserve"> </w:t>
        </w:r>
        <w:proofErr w:type="spellStart"/>
        <w:r w:rsidRPr="004F082D">
          <w:rPr>
            <w:color w:val="EE0000"/>
            <w:rPrChange w:id="1693" w:author="Administrator" w:date="2026-08-16T19:06:00Z" w16du:dateUtc="2026-08-16T12:06:00Z">
              <w:rPr>
                <w:color w:val="000000" w:themeColor="text1"/>
              </w:rPr>
            </w:rPrChange>
          </w:rPr>
          <w:t>mức</w:t>
        </w:r>
        <w:proofErr w:type="spellEnd"/>
        <w:r w:rsidRPr="004F082D">
          <w:rPr>
            <w:color w:val="EE0000"/>
            <w:rPrChange w:id="1694" w:author="Administrator" w:date="2026-08-16T19:06:00Z" w16du:dateUtc="2026-08-16T12:06:00Z">
              <w:rPr>
                <w:color w:val="000000" w:themeColor="text1"/>
              </w:rPr>
            </w:rPrChange>
          </w:rPr>
          <w:t xml:space="preserve"> </w:t>
        </w:r>
        <w:proofErr w:type="spellStart"/>
        <w:r w:rsidRPr="004F082D">
          <w:rPr>
            <w:color w:val="EE0000"/>
            <w:rPrChange w:id="1695" w:author="Administrator" w:date="2026-08-16T19:06:00Z" w16du:dateUtc="2026-08-16T12:06:00Z">
              <w:rPr>
                <w:color w:val="000000" w:themeColor="text1"/>
              </w:rPr>
            </w:rPrChange>
          </w:rPr>
          <w:t>độ</w:t>
        </w:r>
        <w:proofErr w:type="spellEnd"/>
        <w:r w:rsidRPr="004F082D">
          <w:rPr>
            <w:color w:val="EE0000"/>
            <w:rPrChange w:id="1696" w:author="Administrator" w:date="2026-08-16T19:06:00Z" w16du:dateUtc="2026-08-16T12:06:00Z">
              <w:rPr>
                <w:color w:val="000000" w:themeColor="text1"/>
              </w:rPr>
            </w:rPrChange>
          </w:rPr>
          <w:t xml:space="preserve"> </w:t>
        </w:r>
        <w:proofErr w:type="spellStart"/>
        <w:r w:rsidRPr="004F082D">
          <w:rPr>
            <w:color w:val="EE0000"/>
            <w:rPrChange w:id="1697" w:author="Administrator" w:date="2026-08-16T19:06:00Z" w16du:dateUtc="2026-08-16T12:06:00Z">
              <w:rPr>
                <w:color w:val="000000" w:themeColor="text1"/>
              </w:rPr>
            </w:rPrChange>
          </w:rPr>
          <w:t>bổ</w:t>
        </w:r>
        <w:proofErr w:type="spellEnd"/>
        <w:r w:rsidRPr="004F082D">
          <w:rPr>
            <w:color w:val="EE0000"/>
            <w:rPrChange w:id="1698" w:author="Administrator" w:date="2026-08-16T19:06:00Z" w16du:dateUtc="2026-08-16T12:06:00Z">
              <w:rPr>
                <w:color w:val="000000" w:themeColor="text1"/>
              </w:rPr>
            </w:rPrChange>
          </w:rPr>
          <w:t xml:space="preserve"> </w:t>
        </w:r>
        <w:proofErr w:type="spellStart"/>
        <w:r w:rsidRPr="004F082D">
          <w:rPr>
            <w:color w:val="EE0000"/>
            <w:rPrChange w:id="1699" w:author="Administrator" w:date="2026-08-16T19:06:00Z" w16du:dateUtc="2026-08-16T12:06:00Z">
              <w:rPr>
                <w:color w:val="000000" w:themeColor="text1"/>
              </w:rPr>
            </w:rPrChange>
          </w:rPr>
          <w:t>trợ</w:t>
        </w:r>
        <w:proofErr w:type="spellEnd"/>
        <w:r w:rsidRPr="004F082D">
          <w:rPr>
            <w:color w:val="EE0000"/>
            <w:rPrChange w:id="1700" w:author="Administrator" w:date="2026-08-16T19:06:00Z" w16du:dateUtc="2026-08-16T12:06:00Z">
              <w:rPr>
                <w:color w:val="000000" w:themeColor="text1"/>
              </w:rPr>
            </w:rPrChange>
          </w:rPr>
          <w:t xml:space="preserve"> </w:t>
        </w:r>
        <w:proofErr w:type="spellStart"/>
        <w:r w:rsidRPr="004F082D">
          <w:rPr>
            <w:color w:val="EE0000"/>
            <w:rPrChange w:id="1701" w:author="Administrator" w:date="2026-08-16T19:06:00Z" w16du:dateUtc="2026-08-16T12:06:00Z">
              <w:rPr>
                <w:color w:val="000000" w:themeColor="text1"/>
              </w:rPr>
            </w:rPrChange>
          </w:rPr>
          <w:t>chuyên</w:t>
        </w:r>
        <w:proofErr w:type="spellEnd"/>
        <w:r w:rsidRPr="004F082D">
          <w:rPr>
            <w:color w:val="EE0000"/>
            <w:rPrChange w:id="1702" w:author="Administrator" w:date="2026-08-16T19:06:00Z" w16du:dateUtc="2026-08-16T12:06:00Z">
              <w:rPr>
                <w:color w:val="000000" w:themeColor="text1"/>
              </w:rPr>
            </w:rPrChange>
          </w:rPr>
          <w:t xml:space="preserve"> </w:t>
        </w:r>
        <w:proofErr w:type="spellStart"/>
        <w:r w:rsidRPr="004F082D">
          <w:rPr>
            <w:color w:val="EE0000"/>
            <w:rPrChange w:id="1703" w:author="Administrator" w:date="2026-08-16T19:06:00Z" w16du:dateUtc="2026-08-16T12:06:00Z">
              <w:rPr>
                <w:color w:val="000000" w:themeColor="text1"/>
              </w:rPr>
            </w:rPrChange>
          </w:rPr>
          <w:t>môn</w:t>
        </w:r>
        <w:proofErr w:type="spellEnd"/>
        <w:r w:rsidRPr="004F082D">
          <w:rPr>
            <w:color w:val="EE0000"/>
            <w:rPrChange w:id="1704" w:author="Administrator" w:date="2026-08-16T19:06:00Z" w16du:dateUtc="2026-08-16T12:06:00Z">
              <w:rPr>
                <w:color w:val="000000" w:themeColor="text1"/>
              </w:rPr>
            </w:rPrChange>
          </w:rPr>
          <w:t xml:space="preserve">, </w:t>
        </w:r>
        <w:proofErr w:type="spellStart"/>
        <w:r w:rsidRPr="004F082D">
          <w:rPr>
            <w:color w:val="EE0000"/>
            <w:rPrChange w:id="1705" w:author="Administrator" w:date="2026-08-16T19:06:00Z" w16du:dateUtc="2026-08-16T12:06:00Z">
              <w:rPr>
                <w:color w:val="000000" w:themeColor="text1"/>
              </w:rPr>
            </w:rPrChange>
          </w:rPr>
          <w:t>kinh</w:t>
        </w:r>
        <w:proofErr w:type="spellEnd"/>
        <w:r w:rsidRPr="004F082D">
          <w:rPr>
            <w:color w:val="EE0000"/>
            <w:rPrChange w:id="1706" w:author="Administrator" w:date="2026-08-16T19:06:00Z" w16du:dateUtc="2026-08-16T12:06:00Z">
              <w:rPr>
                <w:color w:val="000000" w:themeColor="text1"/>
              </w:rPr>
            </w:rPrChange>
          </w:rPr>
          <w:t xml:space="preserve"> </w:t>
        </w:r>
        <w:proofErr w:type="spellStart"/>
        <w:r w:rsidRPr="004F082D">
          <w:rPr>
            <w:color w:val="EE0000"/>
            <w:rPrChange w:id="1707" w:author="Administrator" w:date="2026-08-16T19:06:00Z" w16du:dateUtc="2026-08-16T12:06:00Z">
              <w:rPr>
                <w:color w:val="000000" w:themeColor="text1"/>
              </w:rPr>
            </w:rPrChange>
          </w:rPr>
          <w:t>nghiệm</w:t>
        </w:r>
        <w:proofErr w:type="spellEnd"/>
        <w:r w:rsidRPr="004F082D">
          <w:rPr>
            <w:color w:val="EE0000"/>
            <w:rPrChange w:id="1708" w:author="Administrator" w:date="2026-08-16T19:06:00Z" w16du:dateUtc="2026-08-16T12:06:00Z">
              <w:rPr>
                <w:color w:val="000000" w:themeColor="text1"/>
              </w:rPr>
            </w:rPrChange>
          </w:rPr>
          <w:t xml:space="preserve"> </w:t>
        </w:r>
        <w:proofErr w:type="spellStart"/>
        <w:r w:rsidRPr="004F082D">
          <w:rPr>
            <w:color w:val="EE0000"/>
            <w:rPrChange w:id="1709" w:author="Administrator" w:date="2026-08-16T19:06:00Z" w16du:dateUtc="2026-08-16T12:06:00Z">
              <w:rPr>
                <w:color w:val="000000" w:themeColor="text1"/>
              </w:rPr>
            </w:rPrChange>
          </w:rPr>
          <w:t>hợp</w:t>
        </w:r>
        <w:proofErr w:type="spellEnd"/>
        <w:r w:rsidRPr="004F082D">
          <w:rPr>
            <w:color w:val="EE0000"/>
            <w:rPrChange w:id="1710" w:author="Administrator" w:date="2026-08-16T19:06:00Z" w16du:dateUtc="2026-08-16T12:06:00Z">
              <w:rPr>
                <w:color w:val="000000" w:themeColor="text1"/>
              </w:rPr>
            </w:rPrChange>
          </w:rPr>
          <w:t xml:space="preserve"> </w:t>
        </w:r>
        <w:proofErr w:type="spellStart"/>
        <w:r w:rsidRPr="004F082D">
          <w:rPr>
            <w:color w:val="EE0000"/>
            <w:rPrChange w:id="1711" w:author="Administrator" w:date="2026-08-16T19:06:00Z" w16du:dateUtc="2026-08-16T12:06:00Z">
              <w:rPr>
                <w:color w:val="000000" w:themeColor="text1"/>
              </w:rPr>
            </w:rPrChange>
          </w:rPr>
          <w:t>tác</w:t>
        </w:r>
        <w:proofErr w:type="spellEnd"/>
        <w:r w:rsidRPr="004F082D">
          <w:rPr>
            <w:color w:val="EE0000"/>
            <w:rPrChange w:id="1712" w:author="Administrator" w:date="2026-08-16T19:06:00Z" w16du:dateUtc="2026-08-16T12:06:00Z">
              <w:rPr>
                <w:color w:val="000000" w:themeColor="text1"/>
              </w:rPr>
            </w:rPrChange>
          </w:rPr>
          <w:t xml:space="preserve">, </w:t>
        </w:r>
        <w:proofErr w:type="spellStart"/>
        <w:r w:rsidRPr="004F082D">
          <w:rPr>
            <w:color w:val="EE0000"/>
            <w:rPrChange w:id="1713" w:author="Administrator" w:date="2026-08-16T19:06:00Z" w16du:dateUtc="2026-08-16T12:06:00Z">
              <w:rPr>
                <w:color w:val="000000" w:themeColor="text1"/>
              </w:rPr>
            </w:rPrChange>
          </w:rPr>
          <w:t>năng</w:t>
        </w:r>
        <w:proofErr w:type="spellEnd"/>
        <w:r w:rsidRPr="004F082D">
          <w:rPr>
            <w:color w:val="EE0000"/>
            <w:rPrChange w:id="1714" w:author="Administrator" w:date="2026-08-16T19:06:00Z" w16du:dateUtc="2026-08-16T12:06:00Z">
              <w:rPr>
                <w:color w:val="000000" w:themeColor="text1"/>
              </w:rPr>
            </w:rPrChange>
          </w:rPr>
          <w:t xml:space="preserve"> </w:t>
        </w:r>
        <w:proofErr w:type="spellStart"/>
        <w:r w:rsidRPr="004F082D">
          <w:rPr>
            <w:color w:val="EE0000"/>
            <w:rPrChange w:id="1715" w:author="Administrator" w:date="2026-08-16T19:06:00Z" w16du:dateUtc="2026-08-16T12:06:00Z">
              <w:rPr>
                <w:color w:val="000000" w:themeColor="text1"/>
              </w:rPr>
            </w:rPrChange>
          </w:rPr>
          <w:t>lực</w:t>
        </w:r>
        <w:proofErr w:type="spellEnd"/>
        <w:r w:rsidRPr="004F082D">
          <w:rPr>
            <w:color w:val="EE0000"/>
            <w:rPrChange w:id="1716" w:author="Administrator" w:date="2026-08-16T19:06:00Z" w16du:dateUtc="2026-08-16T12:06:00Z">
              <w:rPr>
                <w:color w:val="000000" w:themeColor="text1"/>
              </w:rPr>
            </w:rPrChange>
          </w:rPr>
          <w:t xml:space="preserve"> </w:t>
        </w:r>
        <w:proofErr w:type="spellStart"/>
        <w:r w:rsidRPr="004F082D">
          <w:rPr>
            <w:color w:val="EE0000"/>
            <w:rPrChange w:id="1717" w:author="Administrator" w:date="2026-08-16T19:06:00Z" w16du:dateUtc="2026-08-16T12:06:00Z">
              <w:rPr>
                <w:color w:val="000000" w:themeColor="text1"/>
              </w:rPr>
            </w:rPrChange>
          </w:rPr>
          <w:t>thực</w:t>
        </w:r>
        <w:proofErr w:type="spellEnd"/>
        <w:r w:rsidRPr="004F082D">
          <w:rPr>
            <w:color w:val="EE0000"/>
            <w:rPrChange w:id="1718" w:author="Administrator" w:date="2026-08-16T19:06:00Z" w16du:dateUtc="2026-08-16T12:06:00Z">
              <w:rPr>
                <w:color w:val="000000" w:themeColor="text1"/>
              </w:rPr>
            </w:rPrChange>
          </w:rPr>
          <w:t xml:space="preserve"> </w:t>
        </w:r>
        <w:proofErr w:type="spellStart"/>
        <w:r w:rsidRPr="004F082D">
          <w:rPr>
            <w:color w:val="EE0000"/>
            <w:rPrChange w:id="1719" w:author="Administrator" w:date="2026-08-16T19:06:00Z" w16du:dateUtc="2026-08-16T12:06:00Z">
              <w:rPr>
                <w:color w:val="000000" w:themeColor="text1"/>
              </w:rPr>
            </w:rPrChange>
          </w:rPr>
          <w:t>hiện</w:t>
        </w:r>
        <w:proofErr w:type="spellEnd"/>
        <w:r w:rsidRPr="004F082D">
          <w:rPr>
            <w:color w:val="EE0000"/>
            <w:rPrChange w:id="1720" w:author="Administrator" w:date="2026-08-16T19:06:00Z" w16du:dateUtc="2026-08-16T12:06:00Z">
              <w:rPr>
                <w:color w:val="000000" w:themeColor="text1"/>
              </w:rPr>
            </w:rPrChange>
          </w:rPr>
          <w:t xml:space="preserve">, </w:t>
        </w:r>
        <w:proofErr w:type="spellStart"/>
        <w:r w:rsidRPr="004F082D">
          <w:rPr>
            <w:color w:val="EE0000"/>
            <w:rPrChange w:id="1721" w:author="Administrator" w:date="2026-08-16T19:06:00Z" w16du:dateUtc="2026-08-16T12:06:00Z">
              <w:rPr>
                <w:color w:val="000000" w:themeColor="text1"/>
              </w:rPr>
            </w:rPrChange>
          </w:rPr>
          <w:t>xung</w:t>
        </w:r>
        <w:proofErr w:type="spellEnd"/>
        <w:r w:rsidRPr="004F082D">
          <w:rPr>
            <w:color w:val="EE0000"/>
            <w:rPrChange w:id="1722" w:author="Administrator" w:date="2026-08-16T19:06:00Z" w16du:dateUtc="2026-08-16T12:06:00Z">
              <w:rPr>
                <w:color w:val="000000" w:themeColor="text1"/>
              </w:rPr>
            </w:rPrChange>
          </w:rPr>
          <w:t xml:space="preserve"> </w:t>
        </w:r>
        <w:proofErr w:type="spellStart"/>
        <w:r w:rsidRPr="004F082D">
          <w:rPr>
            <w:color w:val="EE0000"/>
            <w:rPrChange w:id="1723" w:author="Administrator" w:date="2026-08-16T19:06:00Z" w16du:dateUtc="2026-08-16T12:06:00Z">
              <w:rPr>
                <w:color w:val="000000" w:themeColor="text1"/>
              </w:rPr>
            </w:rPrChange>
          </w:rPr>
          <w:t>đột</w:t>
        </w:r>
        <w:proofErr w:type="spellEnd"/>
        <w:r w:rsidRPr="004F082D">
          <w:rPr>
            <w:color w:val="EE0000"/>
            <w:rPrChange w:id="1724" w:author="Administrator" w:date="2026-08-16T19:06:00Z" w16du:dateUtc="2026-08-16T12:06:00Z">
              <w:rPr>
                <w:color w:val="000000" w:themeColor="text1"/>
              </w:rPr>
            </w:rPrChange>
          </w:rPr>
          <w:t xml:space="preserve"> </w:t>
        </w:r>
        <w:proofErr w:type="spellStart"/>
        <w:r w:rsidRPr="004F082D">
          <w:rPr>
            <w:color w:val="EE0000"/>
            <w:rPrChange w:id="1725" w:author="Administrator" w:date="2026-08-16T19:06:00Z" w16du:dateUtc="2026-08-16T12:06:00Z">
              <w:rPr>
                <w:color w:val="000000" w:themeColor="text1"/>
              </w:rPr>
            </w:rPrChange>
          </w:rPr>
          <w:t>lợi</w:t>
        </w:r>
        <w:proofErr w:type="spellEnd"/>
        <w:r w:rsidRPr="004F082D">
          <w:rPr>
            <w:color w:val="EE0000"/>
            <w:rPrChange w:id="1726" w:author="Administrator" w:date="2026-08-16T19:06:00Z" w16du:dateUtc="2026-08-16T12:06:00Z">
              <w:rPr>
                <w:color w:val="000000" w:themeColor="text1"/>
              </w:rPr>
            </w:rPrChange>
          </w:rPr>
          <w:t xml:space="preserve"> </w:t>
        </w:r>
        <w:proofErr w:type="spellStart"/>
        <w:r w:rsidRPr="004F082D">
          <w:rPr>
            <w:color w:val="EE0000"/>
            <w:rPrChange w:id="1727" w:author="Administrator" w:date="2026-08-16T19:06:00Z" w16du:dateUtc="2026-08-16T12:06:00Z">
              <w:rPr>
                <w:color w:val="000000" w:themeColor="text1"/>
              </w:rPr>
            </w:rPrChange>
          </w:rPr>
          <w:t>ích</w:t>
        </w:r>
        <w:proofErr w:type="spellEnd"/>
        <w:r w:rsidRPr="004F082D">
          <w:rPr>
            <w:color w:val="EE0000"/>
            <w:rPrChange w:id="1728" w:author="Administrator" w:date="2026-08-16T19:06:00Z" w16du:dateUtc="2026-08-16T12:06:00Z">
              <w:rPr>
                <w:color w:val="000000" w:themeColor="text1"/>
              </w:rPr>
            </w:rPrChange>
          </w:rPr>
          <w:t xml:space="preserve">, </w:t>
        </w:r>
        <w:proofErr w:type="spellStart"/>
        <w:r w:rsidRPr="004F082D">
          <w:rPr>
            <w:color w:val="EE0000"/>
            <w:rPrChange w:id="1729" w:author="Administrator" w:date="2026-08-16T19:06:00Z" w16du:dateUtc="2026-08-16T12:06:00Z">
              <w:rPr>
                <w:color w:val="000000" w:themeColor="text1"/>
              </w:rPr>
            </w:rPrChange>
          </w:rPr>
          <w:t>tính</w:t>
        </w:r>
        <w:proofErr w:type="spellEnd"/>
        <w:r w:rsidRPr="004F082D">
          <w:rPr>
            <w:color w:val="EE0000"/>
            <w:rPrChange w:id="1730" w:author="Administrator" w:date="2026-08-16T19:06:00Z" w16du:dateUtc="2026-08-16T12:06:00Z">
              <w:rPr>
                <w:color w:val="000000" w:themeColor="text1"/>
              </w:rPr>
            </w:rPrChange>
          </w:rPr>
          <w:t xml:space="preserve"> </w:t>
        </w:r>
        <w:proofErr w:type="spellStart"/>
        <w:r w:rsidRPr="004F082D">
          <w:rPr>
            <w:color w:val="EE0000"/>
            <w:rPrChange w:id="1731" w:author="Administrator" w:date="2026-08-16T19:06:00Z" w16du:dateUtc="2026-08-16T12:06:00Z">
              <w:rPr>
                <w:color w:val="000000" w:themeColor="text1"/>
              </w:rPr>
            </w:rPrChange>
          </w:rPr>
          <w:t>sẵn</w:t>
        </w:r>
        <w:proofErr w:type="spellEnd"/>
        <w:r w:rsidRPr="004F082D">
          <w:rPr>
            <w:color w:val="EE0000"/>
            <w:rPrChange w:id="1732" w:author="Administrator" w:date="2026-08-16T19:06:00Z" w16du:dateUtc="2026-08-16T12:06:00Z">
              <w:rPr>
                <w:color w:val="000000" w:themeColor="text1"/>
              </w:rPr>
            </w:rPrChange>
          </w:rPr>
          <w:t xml:space="preserve"> </w:t>
        </w:r>
        <w:proofErr w:type="spellStart"/>
        <w:r w:rsidRPr="004F082D">
          <w:rPr>
            <w:color w:val="EE0000"/>
            <w:rPrChange w:id="1733" w:author="Administrator" w:date="2026-08-16T19:06:00Z" w16du:dateUtc="2026-08-16T12:06:00Z">
              <w:rPr>
                <w:color w:val="000000" w:themeColor="text1"/>
              </w:rPr>
            </w:rPrChange>
          </w:rPr>
          <w:t>sàng</w:t>
        </w:r>
        <w:proofErr w:type="spellEnd"/>
        <w:r w:rsidRPr="004F082D">
          <w:rPr>
            <w:color w:val="EE0000"/>
            <w:rPrChange w:id="1734" w:author="Administrator" w:date="2026-08-16T19:06:00Z" w16du:dateUtc="2026-08-16T12:06:00Z">
              <w:rPr>
                <w:color w:val="000000" w:themeColor="text1"/>
              </w:rPr>
            </w:rPrChange>
          </w:rPr>
          <w:t xml:space="preserve"> </w:t>
        </w:r>
        <w:proofErr w:type="spellStart"/>
        <w:r w:rsidRPr="004F082D">
          <w:rPr>
            <w:color w:val="EE0000"/>
            <w:rPrChange w:id="1735" w:author="Administrator" w:date="2026-08-16T19:06:00Z" w16du:dateUtc="2026-08-16T12:06:00Z">
              <w:rPr>
                <w:color w:val="000000" w:themeColor="text1"/>
              </w:rPr>
            </w:rPrChange>
          </w:rPr>
          <w:t>và</w:t>
        </w:r>
        <w:proofErr w:type="spellEnd"/>
        <w:r w:rsidRPr="004F082D">
          <w:rPr>
            <w:color w:val="EE0000"/>
            <w:rPrChange w:id="1736" w:author="Administrator" w:date="2026-08-16T19:06:00Z" w16du:dateUtc="2026-08-16T12:06:00Z">
              <w:rPr>
                <w:color w:val="000000" w:themeColor="text1"/>
              </w:rPr>
            </w:rPrChange>
          </w:rPr>
          <w:t xml:space="preserve"> </w:t>
        </w:r>
        <w:proofErr w:type="spellStart"/>
        <w:r w:rsidRPr="004F082D">
          <w:rPr>
            <w:color w:val="EE0000"/>
            <w:rPrChange w:id="1737" w:author="Administrator" w:date="2026-08-16T19:06:00Z" w16du:dateUtc="2026-08-16T12:06:00Z">
              <w:rPr>
                <w:color w:val="000000" w:themeColor="text1"/>
              </w:rPr>
            </w:rPrChange>
          </w:rPr>
          <w:t>mức</w:t>
        </w:r>
        <w:proofErr w:type="spellEnd"/>
        <w:r w:rsidRPr="004F082D">
          <w:rPr>
            <w:color w:val="EE0000"/>
            <w:rPrChange w:id="1738" w:author="Administrator" w:date="2026-08-16T19:06:00Z" w16du:dateUtc="2026-08-16T12:06:00Z">
              <w:rPr>
                <w:color w:val="000000" w:themeColor="text1"/>
              </w:rPr>
            </w:rPrChange>
          </w:rPr>
          <w:t xml:space="preserve"> </w:t>
        </w:r>
        <w:proofErr w:type="spellStart"/>
        <w:r w:rsidRPr="004F082D">
          <w:rPr>
            <w:color w:val="EE0000"/>
            <w:rPrChange w:id="1739" w:author="Administrator" w:date="2026-08-16T19:06:00Z" w16du:dateUtc="2026-08-16T12:06:00Z">
              <w:rPr>
                <w:color w:val="000000" w:themeColor="text1"/>
              </w:rPr>
            </w:rPrChange>
          </w:rPr>
          <w:t>độ</w:t>
        </w:r>
        <w:proofErr w:type="spellEnd"/>
        <w:r w:rsidRPr="004F082D">
          <w:rPr>
            <w:color w:val="EE0000"/>
            <w:rPrChange w:id="1740" w:author="Administrator" w:date="2026-08-16T19:06:00Z" w16du:dateUtc="2026-08-16T12:06:00Z">
              <w:rPr>
                <w:color w:val="000000" w:themeColor="text1"/>
              </w:rPr>
            </w:rPrChange>
          </w:rPr>
          <w:t xml:space="preserve"> </w:t>
        </w:r>
        <w:proofErr w:type="spellStart"/>
        <w:r w:rsidRPr="004F082D">
          <w:rPr>
            <w:color w:val="EE0000"/>
            <w:rPrChange w:id="1741" w:author="Administrator" w:date="2026-08-16T19:06:00Z" w16du:dateUtc="2026-08-16T12:06:00Z">
              <w:rPr>
                <w:color w:val="000000" w:themeColor="text1"/>
              </w:rPr>
            </w:rPrChange>
          </w:rPr>
          <w:t>phù</w:t>
        </w:r>
        <w:proofErr w:type="spellEnd"/>
        <w:r w:rsidRPr="004F082D">
          <w:rPr>
            <w:color w:val="EE0000"/>
            <w:rPrChange w:id="1742" w:author="Administrator" w:date="2026-08-16T19:06:00Z" w16du:dateUtc="2026-08-16T12:06:00Z">
              <w:rPr>
                <w:color w:val="000000" w:themeColor="text1"/>
              </w:rPr>
            </w:rPrChange>
          </w:rPr>
          <w:t xml:space="preserve"> </w:t>
        </w:r>
        <w:proofErr w:type="spellStart"/>
        <w:r w:rsidRPr="004F082D">
          <w:rPr>
            <w:color w:val="EE0000"/>
            <w:rPrChange w:id="1743" w:author="Administrator" w:date="2026-08-16T19:06:00Z" w16du:dateUtc="2026-08-16T12:06:00Z">
              <w:rPr>
                <w:color w:val="000000" w:themeColor="text1"/>
              </w:rPr>
            </w:rPrChange>
          </w:rPr>
          <w:t>hợp</w:t>
        </w:r>
        <w:proofErr w:type="spellEnd"/>
        <w:r w:rsidRPr="004F082D">
          <w:rPr>
            <w:color w:val="EE0000"/>
            <w:rPrChange w:id="1744" w:author="Administrator" w:date="2026-08-16T19:06:00Z" w16du:dateUtc="2026-08-16T12:06:00Z">
              <w:rPr>
                <w:color w:val="000000" w:themeColor="text1"/>
              </w:rPr>
            </w:rPrChange>
          </w:rPr>
          <w:t xml:space="preserve"> </w:t>
        </w:r>
        <w:proofErr w:type="spellStart"/>
        <w:r w:rsidRPr="004F082D">
          <w:rPr>
            <w:color w:val="EE0000"/>
            <w:rPrChange w:id="1745" w:author="Administrator" w:date="2026-08-16T19:06:00Z" w16du:dateUtc="2026-08-16T12:06:00Z">
              <w:rPr>
                <w:color w:val="000000" w:themeColor="text1"/>
              </w:rPr>
            </w:rPrChange>
          </w:rPr>
          <w:t>tổng</w:t>
        </w:r>
        <w:proofErr w:type="spellEnd"/>
        <w:r w:rsidRPr="004F082D">
          <w:rPr>
            <w:color w:val="EE0000"/>
            <w:rPrChange w:id="1746" w:author="Administrator" w:date="2026-08-16T19:06:00Z" w16du:dateUtc="2026-08-16T12:06:00Z">
              <w:rPr>
                <w:color w:val="000000" w:themeColor="text1"/>
              </w:rPr>
            </w:rPrChange>
          </w:rPr>
          <w:t xml:space="preserve"> </w:t>
        </w:r>
        <w:proofErr w:type="spellStart"/>
        <w:r w:rsidRPr="004F082D">
          <w:rPr>
            <w:color w:val="EE0000"/>
            <w:rPrChange w:id="1747" w:author="Administrator" w:date="2026-08-16T19:06:00Z" w16du:dateUtc="2026-08-16T12:06:00Z">
              <w:rPr>
                <w:color w:val="000000" w:themeColor="text1"/>
              </w:rPr>
            </w:rPrChange>
          </w:rPr>
          <w:t>thể</w:t>
        </w:r>
        <w:proofErr w:type="spellEnd"/>
        <w:r w:rsidRPr="004F082D">
          <w:rPr>
            <w:color w:val="EE0000"/>
            <w:rPrChange w:id="1748" w:author="Administrator" w:date="2026-08-16T19:06:00Z" w16du:dateUtc="2026-08-16T12:06:00Z">
              <w:rPr>
                <w:color w:val="000000" w:themeColor="text1"/>
              </w:rPr>
            </w:rPrChange>
          </w:rPr>
          <w:t xml:space="preserve"> </w:t>
        </w:r>
        <w:proofErr w:type="spellStart"/>
        <w:r w:rsidRPr="004F082D">
          <w:rPr>
            <w:color w:val="EE0000"/>
            <w:rPrChange w:id="1749" w:author="Administrator" w:date="2026-08-16T19:06:00Z" w16du:dateUtc="2026-08-16T12:06:00Z">
              <w:rPr>
                <w:color w:val="000000" w:themeColor="text1"/>
              </w:rPr>
            </w:rPrChange>
          </w:rPr>
          <w:t>của</w:t>
        </w:r>
        <w:proofErr w:type="spellEnd"/>
        <w:r w:rsidRPr="004F082D">
          <w:rPr>
            <w:color w:val="EE0000"/>
            <w:rPrChange w:id="1750" w:author="Administrator" w:date="2026-08-16T19:06:00Z" w16du:dateUtc="2026-08-16T12:06:00Z">
              <w:rPr>
                <w:color w:val="000000" w:themeColor="text1"/>
              </w:rPr>
            </w:rPrChange>
          </w:rPr>
          <w:t xml:space="preserve"> </w:t>
        </w:r>
        <w:proofErr w:type="spellStart"/>
        <w:r w:rsidRPr="004F082D">
          <w:rPr>
            <w:color w:val="EE0000"/>
            <w:rPrChange w:id="1751" w:author="Administrator" w:date="2026-08-16T19:06:00Z" w16du:dateUtc="2026-08-16T12:06:00Z">
              <w:rPr>
                <w:color w:val="000000" w:themeColor="text1"/>
              </w:rPr>
            </w:rPrChange>
          </w:rPr>
          <w:t>nhóm</w:t>
        </w:r>
        <w:proofErr w:type="spellEnd"/>
        <w:r w:rsidRPr="004F082D">
          <w:rPr>
            <w:color w:val="EE0000"/>
            <w:rPrChange w:id="1752" w:author="Administrator" w:date="2026-08-16T19:06:00Z" w16du:dateUtc="2026-08-16T12:06:00Z">
              <w:rPr>
                <w:color w:val="000000" w:themeColor="text1"/>
              </w:rPr>
            </w:rPrChange>
          </w:rPr>
          <w:t>.</w:t>
        </w:r>
      </w:ins>
    </w:p>
    <w:p w14:paraId="5442DC26" w14:textId="713206C6" w:rsidR="004F082D" w:rsidRPr="004F082D" w:rsidRDefault="004F082D">
      <w:pPr>
        <w:pStyle w:val="ListParagraph"/>
        <w:numPr>
          <w:ilvl w:val="0"/>
          <w:numId w:val="81"/>
        </w:numPr>
        <w:spacing w:before="120"/>
        <w:jc w:val="both"/>
        <w:rPr>
          <w:color w:val="EE0000"/>
          <w:rPrChange w:id="1753" w:author="Administrator" w:date="2026-08-16T19:06:00Z" w16du:dateUtc="2026-08-16T12:06:00Z">
            <w:rPr/>
          </w:rPrChange>
        </w:rPr>
        <w:pPrChange w:id="1754" w:author="Administrator" w:date="2026-08-16T19:05:00Z" w16du:dateUtc="2026-08-16T12:05:00Z">
          <w:pPr>
            <w:spacing w:before="120"/>
            <w:jc w:val="both"/>
          </w:pPr>
        </w:pPrChange>
      </w:pPr>
      <w:ins w:id="1755" w:author="Administrator" w:date="2026-08-16T19:05:00Z" w16du:dateUtc="2026-08-16T12:05:00Z">
        <w:r w:rsidRPr="004F082D">
          <w:rPr>
            <w:color w:val="EE0000"/>
            <w:rPrChange w:id="1756" w:author="Administrator" w:date="2026-08-16T19:06:00Z" w16du:dateUtc="2026-08-16T12:06:00Z">
              <w:rPr>
                <w:color w:val="000000" w:themeColor="text1"/>
              </w:rPr>
            </w:rPrChange>
          </w:rPr>
          <w:lastRenderedPageBreak/>
          <w:t xml:space="preserve">Cho </w:t>
        </w:r>
        <w:proofErr w:type="spellStart"/>
        <w:r w:rsidRPr="004F082D">
          <w:rPr>
            <w:color w:val="EE0000"/>
            <w:rPrChange w:id="1757" w:author="Administrator" w:date="2026-08-16T19:06:00Z" w16du:dateUtc="2026-08-16T12:06:00Z">
              <w:rPr>
                <w:color w:val="000000" w:themeColor="text1"/>
              </w:rPr>
            </w:rPrChange>
          </w:rPr>
          <w:t>phép</w:t>
        </w:r>
        <w:proofErr w:type="spellEnd"/>
        <w:r w:rsidRPr="004F082D">
          <w:rPr>
            <w:color w:val="EE0000"/>
            <w:rPrChange w:id="1758" w:author="Administrator" w:date="2026-08-16T19:06:00Z" w16du:dateUtc="2026-08-16T12:06:00Z">
              <w:rPr>
                <w:color w:val="000000" w:themeColor="text1"/>
              </w:rPr>
            </w:rPrChange>
          </w:rPr>
          <w:t xml:space="preserve"> so </w:t>
        </w:r>
        <w:proofErr w:type="spellStart"/>
        <w:r w:rsidRPr="004F082D">
          <w:rPr>
            <w:color w:val="EE0000"/>
            <w:rPrChange w:id="1759" w:author="Administrator" w:date="2026-08-16T19:06:00Z" w16du:dateUtc="2026-08-16T12:06:00Z">
              <w:rPr>
                <w:color w:val="000000" w:themeColor="text1"/>
              </w:rPr>
            </w:rPrChange>
          </w:rPr>
          <w:t>sánh</w:t>
        </w:r>
        <w:proofErr w:type="spellEnd"/>
        <w:r w:rsidRPr="004F082D">
          <w:rPr>
            <w:color w:val="EE0000"/>
            <w:rPrChange w:id="1760" w:author="Administrator" w:date="2026-08-16T19:06:00Z" w16du:dateUtc="2026-08-16T12:06:00Z">
              <w:rPr>
                <w:color w:val="000000" w:themeColor="text1"/>
              </w:rPr>
            </w:rPrChange>
          </w:rPr>
          <w:t xml:space="preserve"> </w:t>
        </w:r>
        <w:proofErr w:type="spellStart"/>
        <w:r w:rsidRPr="004F082D">
          <w:rPr>
            <w:color w:val="EE0000"/>
            <w:rPrChange w:id="1761" w:author="Administrator" w:date="2026-08-16T19:06:00Z" w16du:dateUtc="2026-08-16T12:06:00Z">
              <w:rPr>
                <w:color w:val="000000" w:themeColor="text1"/>
              </w:rPr>
            </w:rPrChange>
          </w:rPr>
          <w:t>nhiều</w:t>
        </w:r>
        <w:proofErr w:type="spellEnd"/>
        <w:r w:rsidRPr="004F082D">
          <w:rPr>
            <w:color w:val="EE0000"/>
            <w:rPrChange w:id="1762" w:author="Administrator" w:date="2026-08-16T19:06:00Z" w16du:dateUtc="2026-08-16T12:06:00Z">
              <w:rPr>
                <w:color w:val="000000" w:themeColor="text1"/>
              </w:rPr>
            </w:rPrChange>
          </w:rPr>
          <w:t xml:space="preserve"> </w:t>
        </w:r>
        <w:proofErr w:type="spellStart"/>
        <w:r w:rsidRPr="004F082D">
          <w:rPr>
            <w:color w:val="EE0000"/>
            <w:rPrChange w:id="1763" w:author="Administrator" w:date="2026-08-16T19:06:00Z" w16du:dateUtc="2026-08-16T12:06:00Z">
              <w:rPr>
                <w:color w:val="000000" w:themeColor="text1"/>
              </w:rPr>
            </w:rPrChange>
          </w:rPr>
          <w:t>phương</w:t>
        </w:r>
        <w:proofErr w:type="spellEnd"/>
        <w:r w:rsidRPr="004F082D">
          <w:rPr>
            <w:color w:val="EE0000"/>
            <w:rPrChange w:id="1764" w:author="Administrator" w:date="2026-08-16T19:06:00Z" w16du:dateUtc="2026-08-16T12:06:00Z">
              <w:rPr>
                <w:color w:val="000000" w:themeColor="text1"/>
              </w:rPr>
            </w:rPrChange>
          </w:rPr>
          <w:t xml:space="preserve"> </w:t>
        </w:r>
        <w:proofErr w:type="spellStart"/>
        <w:r w:rsidRPr="004F082D">
          <w:rPr>
            <w:color w:val="EE0000"/>
            <w:rPrChange w:id="1765" w:author="Administrator" w:date="2026-08-16T19:06:00Z" w16du:dateUtc="2026-08-16T12:06:00Z">
              <w:rPr>
                <w:color w:val="000000" w:themeColor="text1"/>
              </w:rPr>
            </w:rPrChange>
          </w:rPr>
          <w:t>án</w:t>
        </w:r>
        <w:proofErr w:type="spellEnd"/>
        <w:r w:rsidRPr="004F082D">
          <w:rPr>
            <w:color w:val="EE0000"/>
            <w:rPrChange w:id="1766" w:author="Administrator" w:date="2026-08-16T19:06:00Z" w16du:dateUtc="2026-08-16T12:06:00Z">
              <w:rPr>
                <w:color w:val="000000" w:themeColor="text1"/>
              </w:rPr>
            </w:rPrChange>
          </w:rPr>
          <w:t xml:space="preserve"> </w:t>
        </w:r>
        <w:proofErr w:type="spellStart"/>
        <w:r w:rsidRPr="004F082D">
          <w:rPr>
            <w:color w:val="EE0000"/>
            <w:rPrChange w:id="1767" w:author="Administrator" w:date="2026-08-16T19:06:00Z" w16du:dateUtc="2026-08-16T12:06:00Z">
              <w:rPr>
                <w:color w:val="000000" w:themeColor="text1"/>
              </w:rPr>
            </w:rPrChange>
          </w:rPr>
          <w:t>nhóm</w:t>
        </w:r>
        <w:proofErr w:type="spellEnd"/>
        <w:r w:rsidRPr="004F082D">
          <w:rPr>
            <w:color w:val="EE0000"/>
            <w:rPrChange w:id="1768" w:author="Administrator" w:date="2026-08-16T19:06:00Z" w16du:dateUtc="2026-08-16T12:06:00Z">
              <w:rPr>
                <w:color w:val="000000" w:themeColor="text1"/>
              </w:rPr>
            </w:rPrChange>
          </w:rPr>
          <w:t xml:space="preserve"> </w:t>
        </w:r>
        <w:proofErr w:type="spellStart"/>
        <w:r w:rsidRPr="004F082D">
          <w:rPr>
            <w:color w:val="EE0000"/>
            <w:rPrChange w:id="1769" w:author="Administrator" w:date="2026-08-16T19:06:00Z" w16du:dateUtc="2026-08-16T12:06:00Z">
              <w:rPr>
                <w:color w:val="000000" w:themeColor="text1"/>
              </w:rPr>
            </w:rPrChange>
          </w:rPr>
          <w:t>thực</w:t>
        </w:r>
        <w:proofErr w:type="spellEnd"/>
        <w:r w:rsidRPr="004F082D">
          <w:rPr>
            <w:color w:val="EE0000"/>
            <w:rPrChange w:id="1770" w:author="Administrator" w:date="2026-08-16T19:06:00Z" w16du:dateUtc="2026-08-16T12:06:00Z">
              <w:rPr>
                <w:color w:val="000000" w:themeColor="text1"/>
              </w:rPr>
            </w:rPrChange>
          </w:rPr>
          <w:t xml:space="preserve"> </w:t>
        </w:r>
        <w:proofErr w:type="spellStart"/>
        <w:r w:rsidRPr="004F082D">
          <w:rPr>
            <w:color w:val="EE0000"/>
            <w:rPrChange w:id="1771" w:author="Administrator" w:date="2026-08-16T19:06:00Z" w16du:dateUtc="2026-08-16T12:06:00Z">
              <w:rPr>
                <w:color w:val="000000" w:themeColor="text1"/>
              </w:rPr>
            </w:rPrChange>
          </w:rPr>
          <w:t>hiện</w:t>
        </w:r>
        <w:proofErr w:type="spellEnd"/>
        <w:r w:rsidRPr="004F082D">
          <w:rPr>
            <w:color w:val="EE0000"/>
            <w:rPrChange w:id="1772" w:author="Administrator" w:date="2026-08-16T19:06:00Z" w16du:dateUtc="2026-08-16T12:06:00Z">
              <w:rPr>
                <w:color w:val="000000" w:themeColor="text1"/>
              </w:rPr>
            </w:rPrChange>
          </w:rPr>
          <w:t xml:space="preserve"> </w:t>
        </w:r>
        <w:proofErr w:type="spellStart"/>
        <w:r w:rsidRPr="004F082D">
          <w:rPr>
            <w:color w:val="EE0000"/>
            <w:rPrChange w:id="1773" w:author="Administrator" w:date="2026-08-16T19:06:00Z" w16du:dateUtc="2026-08-16T12:06:00Z">
              <w:rPr>
                <w:color w:val="000000" w:themeColor="text1"/>
              </w:rPr>
            </w:rPrChange>
          </w:rPr>
          <w:t>và</w:t>
        </w:r>
        <w:proofErr w:type="spellEnd"/>
        <w:r w:rsidRPr="004F082D">
          <w:rPr>
            <w:color w:val="EE0000"/>
            <w:rPrChange w:id="1774" w:author="Administrator" w:date="2026-08-16T19:06:00Z" w16du:dateUtc="2026-08-16T12:06:00Z">
              <w:rPr>
                <w:color w:val="000000" w:themeColor="text1"/>
              </w:rPr>
            </w:rPrChange>
          </w:rPr>
          <w:t xml:space="preserve"> </w:t>
        </w:r>
        <w:proofErr w:type="spellStart"/>
        <w:r w:rsidRPr="004F082D">
          <w:rPr>
            <w:color w:val="EE0000"/>
            <w:rPrChange w:id="1775" w:author="Administrator" w:date="2026-08-16T19:06:00Z" w16du:dateUtc="2026-08-16T12:06:00Z">
              <w:rPr>
                <w:color w:val="000000" w:themeColor="text1"/>
              </w:rPr>
            </w:rPrChange>
          </w:rPr>
          <w:t>giải</w:t>
        </w:r>
        <w:proofErr w:type="spellEnd"/>
        <w:r w:rsidRPr="004F082D">
          <w:rPr>
            <w:color w:val="EE0000"/>
            <w:rPrChange w:id="1776" w:author="Administrator" w:date="2026-08-16T19:06:00Z" w16du:dateUtc="2026-08-16T12:06:00Z">
              <w:rPr>
                <w:color w:val="000000" w:themeColor="text1"/>
              </w:rPr>
            </w:rPrChange>
          </w:rPr>
          <w:t xml:space="preserve"> </w:t>
        </w:r>
        <w:proofErr w:type="spellStart"/>
        <w:r w:rsidRPr="004F082D">
          <w:rPr>
            <w:color w:val="EE0000"/>
            <w:rPrChange w:id="1777" w:author="Administrator" w:date="2026-08-16T19:06:00Z" w16du:dateUtc="2026-08-16T12:06:00Z">
              <w:rPr>
                <w:color w:val="000000" w:themeColor="text1"/>
              </w:rPr>
            </w:rPrChange>
          </w:rPr>
          <w:t>thích</w:t>
        </w:r>
        <w:proofErr w:type="spellEnd"/>
        <w:r w:rsidRPr="004F082D">
          <w:rPr>
            <w:color w:val="EE0000"/>
            <w:rPrChange w:id="1778" w:author="Administrator" w:date="2026-08-16T19:06:00Z" w16du:dateUtc="2026-08-16T12:06:00Z">
              <w:rPr>
                <w:color w:val="000000" w:themeColor="text1"/>
              </w:rPr>
            </w:rPrChange>
          </w:rPr>
          <w:t xml:space="preserve"> </w:t>
        </w:r>
        <w:proofErr w:type="spellStart"/>
        <w:r w:rsidRPr="004F082D">
          <w:rPr>
            <w:color w:val="EE0000"/>
            <w:rPrChange w:id="1779" w:author="Administrator" w:date="2026-08-16T19:06:00Z" w16du:dateUtc="2026-08-16T12:06:00Z">
              <w:rPr>
                <w:color w:val="000000" w:themeColor="text1"/>
              </w:rPr>
            </w:rPrChange>
          </w:rPr>
          <w:t>ưu</w:t>
        </w:r>
        <w:proofErr w:type="spellEnd"/>
        <w:r w:rsidRPr="004F082D">
          <w:rPr>
            <w:color w:val="EE0000"/>
            <w:rPrChange w:id="1780" w:author="Administrator" w:date="2026-08-16T19:06:00Z" w16du:dateUtc="2026-08-16T12:06:00Z">
              <w:rPr>
                <w:color w:val="000000" w:themeColor="text1"/>
              </w:rPr>
            </w:rPrChange>
          </w:rPr>
          <w:t xml:space="preserve">, </w:t>
        </w:r>
        <w:proofErr w:type="spellStart"/>
        <w:r w:rsidRPr="004F082D">
          <w:rPr>
            <w:color w:val="EE0000"/>
            <w:rPrChange w:id="1781" w:author="Administrator" w:date="2026-08-16T19:06:00Z" w16du:dateUtc="2026-08-16T12:06:00Z">
              <w:rPr>
                <w:color w:val="000000" w:themeColor="text1"/>
              </w:rPr>
            </w:rPrChange>
          </w:rPr>
          <w:t>nhược</w:t>
        </w:r>
        <w:proofErr w:type="spellEnd"/>
        <w:r w:rsidRPr="004F082D">
          <w:rPr>
            <w:color w:val="EE0000"/>
            <w:rPrChange w:id="1782" w:author="Administrator" w:date="2026-08-16T19:06:00Z" w16du:dateUtc="2026-08-16T12:06:00Z">
              <w:rPr>
                <w:color w:val="000000" w:themeColor="text1"/>
              </w:rPr>
            </w:rPrChange>
          </w:rPr>
          <w:t xml:space="preserve"> </w:t>
        </w:r>
        <w:proofErr w:type="spellStart"/>
        <w:r w:rsidRPr="004F082D">
          <w:rPr>
            <w:color w:val="EE0000"/>
            <w:rPrChange w:id="1783" w:author="Administrator" w:date="2026-08-16T19:06:00Z" w16du:dateUtc="2026-08-16T12:06:00Z">
              <w:rPr>
                <w:color w:val="000000" w:themeColor="text1"/>
              </w:rPr>
            </w:rPrChange>
          </w:rPr>
          <w:t>điểm</w:t>
        </w:r>
        <w:proofErr w:type="spellEnd"/>
        <w:r w:rsidRPr="004F082D">
          <w:rPr>
            <w:color w:val="EE0000"/>
            <w:rPrChange w:id="1784" w:author="Administrator" w:date="2026-08-16T19:06:00Z" w16du:dateUtc="2026-08-16T12:06:00Z">
              <w:rPr>
                <w:color w:val="000000" w:themeColor="text1"/>
              </w:rPr>
            </w:rPrChange>
          </w:rPr>
          <w:t xml:space="preserve"> </w:t>
        </w:r>
        <w:proofErr w:type="spellStart"/>
        <w:r w:rsidRPr="004F082D">
          <w:rPr>
            <w:color w:val="EE0000"/>
            <w:rPrChange w:id="1785" w:author="Administrator" w:date="2026-08-16T19:06:00Z" w16du:dateUtc="2026-08-16T12:06:00Z">
              <w:rPr>
                <w:color w:val="000000" w:themeColor="text1"/>
              </w:rPr>
            </w:rPrChange>
          </w:rPr>
          <w:t>của</w:t>
        </w:r>
        <w:proofErr w:type="spellEnd"/>
        <w:r w:rsidRPr="004F082D">
          <w:rPr>
            <w:color w:val="EE0000"/>
            <w:rPrChange w:id="1786" w:author="Administrator" w:date="2026-08-16T19:06:00Z" w16du:dateUtc="2026-08-16T12:06:00Z">
              <w:rPr>
                <w:color w:val="000000" w:themeColor="text1"/>
              </w:rPr>
            </w:rPrChange>
          </w:rPr>
          <w:t xml:space="preserve"> </w:t>
        </w:r>
        <w:proofErr w:type="spellStart"/>
        <w:r w:rsidRPr="004F082D">
          <w:rPr>
            <w:color w:val="EE0000"/>
            <w:rPrChange w:id="1787" w:author="Administrator" w:date="2026-08-16T19:06:00Z" w16du:dateUtc="2026-08-16T12:06:00Z">
              <w:rPr>
                <w:color w:val="000000" w:themeColor="text1"/>
              </w:rPr>
            </w:rPrChange>
          </w:rPr>
          <w:t>từng</w:t>
        </w:r>
        <w:proofErr w:type="spellEnd"/>
        <w:r w:rsidRPr="004F082D">
          <w:rPr>
            <w:color w:val="EE0000"/>
            <w:rPrChange w:id="1788" w:author="Administrator" w:date="2026-08-16T19:06:00Z" w16du:dateUtc="2026-08-16T12:06:00Z">
              <w:rPr>
                <w:color w:val="000000" w:themeColor="text1"/>
              </w:rPr>
            </w:rPrChange>
          </w:rPr>
          <w:t xml:space="preserve"> </w:t>
        </w:r>
        <w:proofErr w:type="spellStart"/>
        <w:r w:rsidRPr="004F082D">
          <w:rPr>
            <w:color w:val="EE0000"/>
            <w:rPrChange w:id="1789" w:author="Administrator" w:date="2026-08-16T19:06:00Z" w16du:dateUtc="2026-08-16T12:06:00Z">
              <w:rPr>
                <w:color w:val="000000" w:themeColor="text1"/>
              </w:rPr>
            </w:rPrChange>
          </w:rPr>
          <w:t>phương</w:t>
        </w:r>
        <w:proofErr w:type="spellEnd"/>
        <w:r w:rsidRPr="004F082D">
          <w:rPr>
            <w:color w:val="EE0000"/>
            <w:rPrChange w:id="1790" w:author="Administrator" w:date="2026-08-16T19:06:00Z" w16du:dateUtc="2026-08-16T12:06:00Z">
              <w:rPr>
                <w:color w:val="000000" w:themeColor="text1"/>
              </w:rPr>
            </w:rPrChange>
          </w:rPr>
          <w:t xml:space="preserve"> </w:t>
        </w:r>
        <w:proofErr w:type="spellStart"/>
        <w:r w:rsidRPr="004F082D">
          <w:rPr>
            <w:color w:val="EE0000"/>
            <w:rPrChange w:id="1791" w:author="Administrator" w:date="2026-08-16T19:06:00Z" w16du:dateUtc="2026-08-16T12:06:00Z">
              <w:rPr>
                <w:color w:val="000000" w:themeColor="text1"/>
              </w:rPr>
            </w:rPrChange>
          </w:rPr>
          <w:t>án</w:t>
        </w:r>
        <w:proofErr w:type="spellEnd"/>
        <w:r w:rsidRPr="004F082D">
          <w:rPr>
            <w:color w:val="EE0000"/>
            <w:rPrChange w:id="1792" w:author="Administrator" w:date="2026-08-16T19:06:00Z" w16du:dateUtc="2026-08-16T12:06:00Z">
              <w:rPr>
                <w:color w:val="000000" w:themeColor="text1"/>
              </w:rPr>
            </w:rPrChange>
          </w:rPr>
          <w:t xml:space="preserve"> </w:t>
        </w:r>
        <w:proofErr w:type="spellStart"/>
        <w:r w:rsidRPr="004F082D">
          <w:rPr>
            <w:color w:val="EE0000"/>
            <w:rPrChange w:id="1793" w:author="Administrator" w:date="2026-08-16T19:06:00Z" w16du:dateUtc="2026-08-16T12:06:00Z">
              <w:rPr>
                <w:color w:val="000000" w:themeColor="text1"/>
              </w:rPr>
            </w:rPrChange>
          </w:rPr>
          <w:t>trước</w:t>
        </w:r>
        <w:proofErr w:type="spellEnd"/>
        <w:r w:rsidRPr="004F082D">
          <w:rPr>
            <w:color w:val="EE0000"/>
            <w:rPrChange w:id="1794" w:author="Administrator" w:date="2026-08-16T19:06:00Z" w16du:dateUtc="2026-08-16T12:06:00Z">
              <w:rPr>
                <w:color w:val="000000" w:themeColor="text1"/>
              </w:rPr>
            </w:rPrChange>
          </w:rPr>
          <w:t xml:space="preserve"> </w:t>
        </w:r>
        <w:proofErr w:type="spellStart"/>
        <w:r w:rsidRPr="004F082D">
          <w:rPr>
            <w:color w:val="EE0000"/>
            <w:rPrChange w:id="1795" w:author="Administrator" w:date="2026-08-16T19:06:00Z" w16du:dateUtc="2026-08-16T12:06:00Z">
              <w:rPr>
                <w:color w:val="000000" w:themeColor="text1"/>
              </w:rPr>
            </w:rPrChange>
          </w:rPr>
          <w:t>khi</w:t>
        </w:r>
        <w:proofErr w:type="spellEnd"/>
        <w:r w:rsidRPr="004F082D">
          <w:rPr>
            <w:color w:val="EE0000"/>
            <w:rPrChange w:id="1796" w:author="Administrator" w:date="2026-08-16T19:06:00Z" w16du:dateUtc="2026-08-16T12:06:00Z">
              <w:rPr>
                <w:color w:val="000000" w:themeColor="text1"/>
              </w:rPr>
            </w:rPrChange>
          </w:rPr>
          <w:t xml:space="preserve"> </w:t>
        </w:r>
        <w:proofErr w:type="spellStart"/>
        <w:r w:rsidRPr="004F082D">
          <w:rPr>
            <w:color w:val="EE0000"/>
            <w:rPrChange w:id="1797" w:author="Administrator" w:date="2026-08-16T19:06:00Z" w16du:dateUtc="2026-08-16T12:06:00Z">
              <w:rPr>
                <w:color w:val="000000" w:themeColor="text1"/>
              </w:rPr>
            </w:rPrChange>
          </w:rPr>
          <w:t>trình</w:t>
        </w:r>
        <w:proofErr w:type="spellEnd"/>
        <w:r w:rsidRPr="004F082D">
          <w:rPr>
            <w:color w:val="EE0000"/>
            <w:rPrChange w:id="1798" w:author="Administrator" w:date="2026-08-16T19:06:00Z" w16du:dateUtc="2026-08-16T12:06:00Z">
              <w:rPr>
                <w:color w:val="000000" w:themeColor="text1"/>
              </w:rPr>
            </w:rPrChange>
          </w:rPr>
          <w:t xml:space="preserve"> </w:t>
        </w:r>
        <w:proofErr w:type="spellStart"/>
        <w:r w:rsidRPr="004F082D">
          <w:rPr>
            <w:color w:val="EE0000"/>
            <w:rPrChange w:id="1799" w:author="Administrator" w:date="2026-08-16T19:06:00Z" w16du:dateUtc="2026-08-16T12:06:00Z">
              <w:rPr>
                <w:color w:val="000000" w:themeColor="text1"/>
              </w:rPr>
            </w:rPrChange>
          </w:rPr>
          <w:t>cán</w:t>
        </w:r>
        <w:proofErr w:type="spellEnd"/>
        <w:r w:rsidRPr="004F082D">
          <w:rPr>
            <w:color w:val="EE0000"/>
            <w:rPrChange w:id="1800" w:author="Administrator" w:date="2026-08-16T19:06:00Z" w16du:dateUtc="2026-08-16T12:06:00Z">
              <w:rPr>
                <w:color w:val="000000" w:themeColor="text1"/>
              </w:rPr>
            </w:rPrChange>
          </w:rPr>
          <w:t xml:space="preserve"> </w:t>
        </w:r>
        <w:proofErr w:type="spellStart"/>
        <w:r w:rsidRPr="004F082D">
          <w:rPr>
            <w:color w:val="EE0000"/>
            <w:rPrChange w:id="1801" w:author="Administrator" w:date="2026-08-16T19:06:00Z" w16du:dateUtc="2026-08-16T12:06:00Z">
              <w:rPr>
                <w:color w:val="000000" w:themeColor="text1"/>
              </w:rPr>
            </w:rPrChange>
          </w:rPr>
          <w:t>bộ</w:t>
        </w:r>
        <w:proofErr w:type="spellEnd"/>
        <w:r w:rsidRPr="004F082D">
          <w:rPr>
            <w:color w:val="EE0000"/>
            <w:rPrChange w:id="1802" w:author="Administrator" w:date="2026-08-16T19:06:00Z" w16du:dateUtc="2026-08-16T12:06:00Z">
              <w:rPr>
                <w:color w:val="000000" w:themeColor="text1"/>
              </w:rPr>
            </w:rPrChange>
          </w:rPr>
          <w:t xml:space="preserve"> </w:t>
        </w:r>
        <w:proofErr w:type="spellStart"/>
        <w:r w:rsidRPr="004F082D">
          <w:rPr>
            <w:color w:val="EE0000"/>
            <w:rPrChange w:id="1803" w:author="Administrator" w:date="2026-08-16T19:06:00Z" w16du:dateUtc="2026-08-16T12:06:00Z">
              <w:rPr>
                <w:color w:val="000000" w:themeColor="text1"/>
              </w:rPr>
            </w:rPrChange>
          </w:rPr>
          <w:t>hoặc</w:t>
        </w:r>
        <w:proofErr w:type="spellEnd"/>
        <w:r w:rsidRPr="004F082D">
          <w:rPr>
            <w:color w:val="EE0000"/>
            <w:rPrChange w:id="1804" w:author="Administrator" w:date="2026-08-16T19:06:00Z" w16du:dateUtc="2026-08-16T12:06:00Z">
              <w:rPr>
                <w:color w:val="000000" w:themeColor="text1"/>
              </w:rPr>
            </w:rPrChange>
          </w:rPr>
          <w:t xml:space="preserve"> </w:t>
        </w:r>
        <w:proofErr w:type="spellStart"/>
        <w:r w:rsidRPr="004F082D">
          <w:rPr>
            <w:color w:val="EE0000"/>
            <w:rPrChange w:id="1805" w:author="Administrator" w:date="2026-08-16T19:06:00Z" w16du:dateUtc="2026-08-16T12:06:00Z">
              <w:rPr>
                <w:color w:val="000000" w:themeColor="text1"/>
              </w:rPr>
            </w:rPrChange>
          </w:rPr>
          <w:t>hội</w:t>
        </w:r>
        <w:proofErr w:type="spellEnd"/>
        <w:r w:rsidRPr="004F082D">
          <w:rPr>
            <w:color w:val="EE0000"/>
            <w:rPrChange w:id="1806" w:author="Administrator" w:date="2026-08-16T19:06:00Z" w16du:dateUtc="2026-08-16T12:06:00Z">
              <w:rPr>
                <w:color w:val="000000" w:themeColor="text1"/>
              </w:rPr>
            </w:rPrChange>
          </w:rPr>
          <w:t xml:space="preserve"> </w:t>
        </w:r>
        <w:proofErr w:type="spellStart"/>
        <w:r w:rsidRPr="004F082D">
          <w:rPr>
            <w:color w:val="EE0000"/>
            <w:rPrChange w:id="1807" w:author="Administrator" w:date="2026-08-16T19:06:00Z" w16du:dateUtc="2026-08-16T12:06:00Z">
              <w:rPr>
                <w:color w:val="000000" w:themeColor="text1"/>
              </w:rPr>
            </w:rPrChange>
          </w:rPr>
          <w:t>đồng</w:t>
        </w:r>
        <w:proofErr w:type="spellEnd"/>
        <w:r w:rsidRPr="004F082D">
          <w:rPr>
            <w:color w:val="EE0000"/>
            <w:rPrChange w:id="1808" w:author="Administrator" w:date="2026-08-16T19:06:00Z" w16du:dateUtc="2026-08-16T12:06:00Z">
              <w:rPr>
                <w:color w:val="000000" w:themeColor="text1"/>
              </w:rPr>
            </w:rPrChange>
          </w:rPr>
          <w:t xml:space="preserve"> </w:t>
        </w:r>
        <w:proofErr w:type="spellStart"/>
        <w:r w:rsidRPr="004F082D">
          <w:rPr>
            <w:color w:val="EE0000"/>
            <w:rPrChange w:id="1809" w:author="Administrator" w:date="2026-08-16T19:06:00Z" w16du:dateUtc="2026-08-16T12:06:00Z">
              <w:rPr>
                <w:color w:val="000000" w:themeColor="text1"/>
              </w:rPr>
            </w:rPrChange>
          </w:rPr>
          <w:t>quyết</w:t>
        </w:r>
        <w:proofErr w:type="spellEnd"/>
        <w:r w:rsidRPr="004F082D">
          <w:rPr>
            <w:color w:val="EE0000"/>
            <w:rPrChange w:id="1810" w:author="Administrator" w:date="2026-08-16T19:06:00Z" w16du:dateUtc="2026-08-16T12:06:00Z">
              <w:rPr>
                <w:color w:val="000000" w:themeColor="text1"/>
              </w:rPr>
            </w:rPrChange>
          </w:rPr>
          <w:t xml:space="preserve"> </w:t>
        </w:r>
        <w:proofErr w:type="spellStart"/>
        <w:r w:rsidRPr="004F082D">
          <w:rPr>
            <w:color w:val="EE0000"/>
            <w:rPrChange w:id="1811" w:author="Administrator" w:date="2026-08-16T19:06:00Z" w16du:dateUtc="2026-08-16T12:06:00Z">
              <w:rPr>
                <w:color w:val="000000" w:themeColor="text1"/>
              </w:rPr>
            </w:rPrChange>
          </w:rPr>
          <w:t>định</w:t>
        </w:r>
      </w:ins>
      <w:proofErr w:type="spellEnd"/>
    </w:p>
    <w:p w14:paraId="2CACC7C0" w14:textId="77777777" w:rsidR="008E26C8" w:rsidRDefault="00000000" w:rsidP="00A35F88">
      <w:pPr>
        <w:spacing w:before="120"/>
        <w:jc w:val="both"/>
        <w:rPr>
          <w:ins w:id="1812" w:author="Administrator" w:date="2026-08-16T19:06:00Z" w16du:dateUtc="2026-08-16T12:06:00Z"/>
          <w:b/>
          <w:color w:val="000000" w:themeColor="text1"/>
        </w:rPr>
      </w:pPr>
      <w:proofErr w:type="spellStart"/>
      <w:r w:rsidRPr="00CB4E16">
        <w:rPr>
          <w:b/>
          <w:color w:val="000000" w:themeColor="text1"/>
        </w:rPr>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p>
    <w:p w14:paraId="0E989D12" w14:textId="3841E26A" w:rsidR="00056B66" w:rsidRPr="00E00E28" w:rsidRDefault="00000000">
      <w:pPr>
        <w:pStyle w:val="ListParagraph"/>
        <w:numPr>
          <w:ilvl w:val="0"/>
          <w:numId w:val="82"/>
        </w:numPr>
        <w:spacing w:before="120"/>
        <w:jc w:val="both"/>
        <w:rPr>
          <w:ins w:id="1813" w:author="Administrator" w:date="2026-08-16T19:06:00Z" w16du:dateUtc="2026-08-16T12:06:00Z"/>
          <w:color w:val="000000" w:themeColor="text1"/>
          <w:rPrChange w:id="1814" w:author="Administrator" w:date="2026-08-16T19:06:00Z" w16du:dateUtc="2026-08-16T12:06:00Z">
            <w:rPr>
              <w:ins w:id="1815" w:author="Administrator" w:date="2026-08-16T19:06:00Z" w16du:dateUtc="2026-08-16T12:06:00Z"/>
            </w:rPr>
          </w:rPrChange>
        </w:rPr>
        <w:pPrChange w:id="1816" w:author="Administrator" w:date="2026-08-16T19:06:00Z" w16du:dateUtc="2026-08-16T12:06:00Z">
          <w:pPr>
            <w:spacing w:before="120"/>
            <w:jc w:val="both"/>
          </w:pPr>
        </w:pPrChange>
      </w:pPr>
      <w:r w:rsidRPr="00E00E28">
        <w:rPr>
          <w:color w:val="000000" w:themeColor="text1"/>
          <w:rPrChange w:id="1817" w:author="Administrator" w:date="2026-08-16T19:06:00Z" w16du:dateUtc="2026-08-16T12:06:00Z">
            <w:rPr/>
          </w:rPrChange>
        </w:rPr>
        <w:t xml:space="preserve">Danh </w:t>
      </w:r>
      <w:proofErr w:type="spellStart"/>
      <w:r w:rsidRPr="00E00E28">
        <w:rPr>
          <w:color w:val="000000" w:themeColor="text1"/>
          <w:rPrChange w:id="1818" w:author="Administrator" w:date="2026-08-16T19:06:00Z" w16du:dateUtc="2026-08-16T12:06:00Z">
            <w:rPr/>
          </w:rPrChange>
        </w:rPr>
        <w:t>sách</w:t>
      </w:r>
      <w:proofErr w:type="spellEnd"/>
      <w:r w:rsidRPr="00E00E28">
        <w:rPr>
          <w:color w:val="000000" w:themeColor="text1"/>
          <w:rPrChange w:id="1819" w:author="Administrator" w:date="2026-08-16T19:06:00Z" w16du:dateUtc="2026-08-16T12:06:00Z">
            <w:rPr/>
          </w:rPrChange>
        </w:rPr>
        <w:t xml:space="preserve"> </w:t>
      </w:r>
      <w:proofErr w:type="spellStart"/>
      <w:r w:rsidRPr="00E00E28">
        <w:rPr>
          <w:color w:val="000000" w:themeColor="text1"/>
          <w:rPrChange w:id="1820" w:author="Administrator" w:date="2026-08-16T19:06:00Z" w16du:dateUtc="2026-08-16T12:06:00Z">
            <w:rPr/>
          </w:rPrChange>
        </w:rPr>
        <w:t>gợi</w:t>
      </w:r>
      <w:proofErr w:type="spellEnd"/>
      <w:r w:rsidRPr="00E00E28">
        <w:rPr>
          <w:color w:val="000000" w:themeColor="text1"/>
          <w:rPrChange w:id="1821" w:author="Administrator" w:date="2026-08-16T19:06:00Z" w16du:dateUtc="2026-08-16T12:06:00Z">
            <w:rPr/>
          </w:rPrChange>
        </w:rPr>
        <w:t xml:space="preserve"> ý </w:t>
      </w:r>
      <w:proofErr w:type="spellStart"/>
      <w:r w:rsidRPr="00E00E28">
        <w:rPr>
          <w:color w:val="000000" w:themeColor="text1"/>
          <w:rPrChange w:id="1822" w:author="Administrator" w:date="2026-08-16T19:06:00Z" w16du:dateUtc="2026-08-16T12:06:00Z">
            <w:rPr/>
          </w:rPrChange>
        </w:rPr>
        <w:t>có</w:t>
      </w:r>
      <w:proofErr w:type="spellEnd"/>
      <w:r w:rsidRPr="00E00E28">
        <w:rPr>
          <w:color w:val="000000" w:themeColor="text1"/>
          <w:rPrChange w:id="1823" w:author="Administrator" w:date="2026-08-16T19:06:00Z" w16du:dateUtc="2026-08-16T12:06:00Z">
            <w:rPr/>
          </w:rPrChange>
        </w:rPr>
        <w:t xml:space="preserve"> </w:t>
      </w:r>
      <w:proofErr w:type="spellStart"/>
      <w:r w:rsidRPr="00E00E28">
        <w:rPr>
          <w:color w:val="000000" w:themeColor="text1"/>
          <w:rPrChange w:id="1824" w:author="Administrator" w:date="2026-08-16T19:06:00Z" w16du:dateUtc="2026-08-16T12:06:00Z">
            <w:rPr/>
          </w:rPrChange>
        </w:rPr>
        <w:t>điểm</w:t>
      </w:r>
      <w:proofErr w:type="spellEnd"/>
      <w:r w:rsidRPr="00E00E28">
        <w:rPr>
          <w:color w:val="000000" w:themeColor="text1"/>
          <w:rPrChange w:id="1825" w:author="Administrator" w:date="2026-08-16T19:06:00Z" w16du:dateUtc="2026-08-16T12:06:00Z">
            <w:rPr/>
          </w:rPrChange>
        </w:rPr>
        <w:t xml:space="preserve"> </w:t>
      </w:r>
      <w:proofErr w:type="spellStart"/>
      <w:r w:rsidRPr="00E00E28">
        <w:rPr>
          <w:color w:val="000000" w:themeColor="text1"/>
          <w:rPrChange w:id="1826" w:author="Administrator" w:date="2026-08-16T19:06:00Z" w16du:dateUtc="2026-08-16T12:06:00Z">
            <w:rPr/>
          </w:rPrChange>
        </w:rPr>
        <w:t>và</w:t>
      </w:r>
      <w:proofErr w:type="spellEnd"/>
      <w:r w:rsidRPr="00E00E28">
        <w:rPr>
          <w:color w:val="000000" w:themeColor="text1"/>
          <w:rPrChange w:id="1827" w:author="Administrator" w:date="2026-08-16T19:06:00Z" w16du:dateUtc="2026-08-16T12:06:00Z">
            <w:rPr/>
          </w:rPrChange>
        </w:rPr>
        <w:t xml:space="preserve"> </w:t>
      </w:r>
      <w:proofErr w:type="spellStart"/>
      <w:r w:rsidRPr="00E00E28">
        <w:rPr>
          <w:color w:val="000000" w:themeColor="text1"/>
          <w:rPrChange w:id="1828" w:author="Administrator" w:date="2026-08-16T19:06:00Z" w16du:dateUtc="2026-08-16T12:06:00Z">
            <w:rPr/>
          </w:rPrChange>
        </w:rPr>
        <w:t>lý</w:t>
      </w:r>
      <w:proofErr w:type="spellEnd"/>
      <w:r w:rsidRPr="00E00E28">
        <w:rPr>
          <w:color w:val="000000" w:themeColor="text1"/>
          <w:rPrChange w:id="1829" w:author="Administrator" w:date="2026-08-16T19:06:00Z" w16du:dateUtc="2026-08-16T12:06:00Z">
            <w:rPr/>
          </w:rPrChange>
        </w:rPr>
        <w:t xml:space="preserve"> do; </w:t>
      </w:r>
      <w:proofErr w:type="spellStart"/>
      <w:r w:rsidRPr="00E00E28">
        <w:rPr>
          <w:color w:val="000000" w:themeColor="text1"/>
          <w:rPrChange w:id="1830" w:author="Administrator" w:date="2026-08-16T19:06:00Z" w16du:dateUtc="2026-08-16T12:06:00Z">
            <w:rPr/>
          </w:rPrChange>
        </w:rPr>
        <w:t>báo</w:t>
      </w:r>
      <w:proofErr w:type="spellEnd"/>
      <w:r w:rsidRPr="00E00E28">
        <w:rPr>
          <w:color w:val="000000" w:themeColor="text1"/>
          <w:rPrChange w:id="1831" w:author="Administrator" w:date="2026-08-16T19:06:00Z" w16du:dateUtc="2026-08-16T12:06:00Z">
            <w:rPr/>
          </w:rPrChange>
        </w:rPr>
        <w:t xml:space="preserve"> </w:t>
      </w:r>
      <w:proofErr w:type="spellStart"/>
      <w:r w:rsidRPr="00E00E28">
        <w:rPr>
          <w:color w:val="000000" w:themeColor="text1"/>
          <w:rPrChange w:id="1832" w:author="Administrator" w:date="2026-08-16T19:06:00Z" w16du:dateUtc="2026-08-16T12:06:00Z">
            <w:rPr/>
          </w:rPrChange>
        </w:rPr>
        <w:t>cáo</w:t>
      </w:r>
      <w:proofErr w:type="spellEnd"/>
      <w:r w:rsidRPr="00E00E28">
        <w:rPr>
          <w:color w:val="000000" w:themeColor="text1"/>
          <w:rPrChange w:id="1833" w:author="Administrator" w:date="2026-08-16T19:06:00Z" w16du:dateUtc="2026-08-16T12:06:00Z">
            <w:rPr/>
          </w:rPrChange>
        </w:rPr>
        <w:t xml:space="preserve"> </w:t>
      </w:r>
      <w:proofErr w:type="spellStart"/>
      <w:r w:rsidRPr="00E00E28">
        <w:rPr>
          <w:color w:val="000000" w:themeColor="text1"/>
          <w:rPrChange w:id="1834" w:author="Administrator" w:date="2026-08-16T19:06:00Z" w16du:dateUtc="2026-08-16T12:06:00Z">
            <w:rPr/>
          </w:rPrChange>
        </w:rPr>
        <w:t>tiêu</w:t>
      </w:r>
      <w:proofErr w:type="spellEnd"/>
      <w:r w:rsidRPr="00E00E28">
        <w:rPr>
          <w:color w:val="000000" w:themeColor="text1"/>
          <w:rPrChange w:id="1835" w:author="Administrator" w:date="2026-08-16T19:06:00Z" w16du:dateUtc="2026-08-16T12:06:00Z">
            <w:rPr/>
          </w:rPrChange>
        </w:rPr>
        <w:t xml:space="preserve"> </w:t>
      </w:r>
      <w:proofErr w:type="spellStart"/>
      <w:r w:rsidRPr="00E00E28">
        <w:rPr>
          <w:color w:val="000000" w:themeColor="text1"/>
          <w:rPrChange w:id="1836" w:author="Administrator" w:date="2026-08-16T19:06:00Z" w16du:dateUtc="2026-08-16T12:06:00Z">
            <w:rPr/>
          </w:rPrChange>
        </w:rPr>
        <w:t>chí</w:t>
      </w:r>
      <w:proofErr w:type="spellEnd"/>
      <w:r w:rsidRPr="00E00E28">
        <w:rPr>
          <w:color w:val="000000" w:themeColor="text1"/>
          <w:rPrChange w:id="1837" w:author="Administrator" w:date="2026-08-16T19:06:00Z" w16du:dateUtc="2026-08-16T12:06:00Z">
            <w:rPr/>
          </w:rPrChange>
        </w:rPr>
        <w:t xml:space="preserve"> </w:t>
      </w:r>
      <w:proofErr w:type="spellStart"/>
      <w:r w:rsidRPr="00E00E28">
        <w:rPr>
          <w:color w:val="000000" w:themeColor="text1"/>
          <w:rPrChange w:id="1838" w:author="Administrator" w:date="2026-08-16T19:06:00Z" w16du:dateUtc="2026-08-16T12:06:00Z">
            <w:rPr/>
          </w:rPrChange>
        </w:rPr>
        <w:t>khớp</w:t>
      </w:r>
      <w:proofErr w:type="spellEnd"/>
      <w:r w:rsidRPr="00E00E28">
        <w:rPr>
          <w:color w:val="000000" w:themeColor="text1"/>
          <w:rPrChange w:id="1839" w:author="Administrator" w:date="2026-08-16T19:06:00Z" w16du:dateUtc="2026-08-16T12:06:00Z">
            <w:rPr/>
          </w:rPrChange>
        </w:rPr>
        <w:t>/</w:t>
      </w:r>
      <w:proofErr w:type="spellStart"/>
      <w:r w:rsidRPr="00E00E28">
        <w:rPr>
          <w:color w:val="000000" w:themeColor="text1"/>
          <w:rPrChange w:id="1840" w:author="Administrator" w:date="2026-08-16T19:06:00Z" w16du:dateUtc="2026-08-16T12:06:00Z">
            <w:rPr/>
          </w:rPrChange>
        </w:rPr>
        <w:t>thiếu</w:t>
      </w:r>
      <w:proofErr w:type="spellEnd"/>
      <w:r w:rsidRPr="00E00E28">
        <w:rPr>
          <w:color w:val="000000" w:themeColor="text1"/>
          <w:rPrChange w:id="1841" w:author="Administrator" w:date="2026-08-16T19:06:00Z" w16du:dateUtc="2026-08-16T12:06:00Z">
            <w:rPr/>
          </w:rPrChange>
        </w:rPr>
        <w:t xml:space="preserve"> </w:t>
      </w:r>
      <w:proofErr w:type="spellStart"/>
      <w:r w:rsidRPr="00E00E28">
        <w:rPr>
          <w:color w:val="000000" w:themeColor="text1"/>
          <w:rPrChange w:id="1842" w:author="Administrator" w:date="2026-08-16T19:06:00Z" w16du:dateUtc="2026-08-16T12:06:00Z">
            <w:rPr/>
          </w:rPrChange>
        </w:rPr>
        <w:t>và</w:t>
      </w:r>
      <w:proofErr w:type="spellEnd"/>
      <w:r w:rsidRPr="00E00E28">
        <w:rPr>
          <w:color w:val="000000" w:themeColor="text1"/>
          <w:rPrChange w:id="1843" w:author="Administrator" w:date="2026-08-16T19:06:00Z" w16du:dateUtc="2026-08-16T12:06:00Z">
            <w:rPr/>
          </w:rPrChange>
        </w:rPr>
        <w:t xml:space="preserve"> </w:t>
      </w:r>
      <w:proofErr w:type="spellStart"/>
      <w:r w:rsidRPr="00E00E28">
        <w:rPr>
          <w:color w:val="000000" w:themeColor="text1"/>
          <w:rPrChange w:id="1844" w:author="Administrator" w:date="2026-08-16T19:06:00Z" w16du:dateUtc="2026-08-16T12:06:00Z">
            <w:rPr/>
          </w:rPrChange>
        </w:rPr>
        <w:t>cảnh</w:t>
      </w:r>
      <w:proofErr w:type="spellEnd"/>
      <w:r w:rsidRPr="00E00E28">
        <w:rPr>
          <w:color w:val="000000" w:themeColor="text1"/>
          <w:rPrChange w:id="1845" w:author="Administrator" w:date="2026-08-16T19:06:00Z" w16du:dateUtc="2026-08-16T12:06:00Z">
            <w:rPr/>
          </w:rPrChange>
        </w:rPr>
        <w:t xml:space="preserve"> </w:t>
      </w:r>
      <w:proofErr w:type="spellStart"/>
      <w:r w:rsidRPr="00E00E28">
        <w:rPr>
          <w:color w:val="000000" w:themeColor="text1"/>
          <w:rPrChange w:id="1846" w:author="Administrator" w:date="2026-08-16T19:06:00Z" w16du:dateUtc="2026-08-16T12:06:00Z">
            <w:rPr/>
          </w:rPrChange>
        </w:rPr>
        <w:t>báo</w:t>
      </w:r>
      <w:proofErr w:type="spellEnd"/>
      <w:r w:rsidRPr="00E00E28">
        <w:rPr>
          <w:color w:val="000000" w:themeColor="text1"/>
          <w:rPrChange w:id="1847" w:author="Administrator" w:date="2026-08-16T19:06:00Z" w16du:dateUtc="2026-08-16T12:06:00Z">
            <w:rPr/>
          </w:rPrChange>
        </w:rPr>
        <w:t xml:space="preserve">; </w:t>
      </w:r>
      <w:proofErr w:type="spellStart"/>
      <w:r w:rsidRPr="00E00E28">
        <w:rPr>
          <w:color w:val="000000" w:themeColor="text1"/>
          <w:rPrChange w:id="1848" w:author="Administrator" w:date="2026-08-16T19:06:00Z" w16du:dateUtc="2026-08-16T12:06:00Z">
            <w:rPr/>
          </w:rPrChange>
        </w:rPr>
        <w:t>hồ</w:t>
      </w:r>
      <w:proofErr w:type="spellEnd"/>
      <w:r w:rsidRPr="00E00E28">
        <w:rPr>
          <w:color w:val="000000" w:themeColor="text1"/>
          <w:rPrChange w:id="1849" w:author="Administrator" w:date="2026-08-16T19:06:00Z" w16du:dateUtc="2026-08-16T12:06:00Z">
            <w:rPr/>
          </w:rPrChange>
        </w:rPr>
        <w:t xml:space="preserve"> </w:t>
      </w:r>
      <w:proofErr w:type="spellStart"/>
      <w:r w:rsidRPr="00E00E28">
        <w:rPr>
          <w:color w:val="000000" w:themeColor="text1"/>
          <w:rPrChange w:id="1850" w:author="Administrator" w:date="2026-08-16T19:06:00Z" w16du:dateUtc="2026-08-16T12:06:00Z">
            <w:rPr/>
          </w:rPrChange>
        </w:rPr>
        <w:t>sơ</w:t>
      </w:r>
      <w:proofErr w:type="spellEnd"/>
      <w:r w:rsidRPr="00E00E28">
        <w:rPr>
          <w:color w:val="000000" w:themeColor="text1"/>
          <w:rPrChange w:id="1851" w:author="Administrator" w:date="2026-08-16T19:06:00Z" w16du:dateUtc="2026-08-16T12:06:00Z">
            <w:rPr/>
          </w:rPrChange>
        </w:rPr>
        <w:t xml:space="preserve"> </w:t>
      </w:r>
      <w:proofErr w:type="spellStart"/>
      <w:r w:rsidRPr="00E00E28">
        <w:rPr>
          <w:color w:val="000000" w:themeColor="text1"/>
          <w:rPrChange w:id="1852" w:author="Administrator" w:date="2026-08-16T19:06:00Z" w16du:dateUtc="2026-08-16T12:06:00Z">
            <w:rPr/>
          </w:rPrChange>
        </w:rPr>
        <w:t>quyết</w:t>
      </w:r>
      <w:proofErr w:type="spellEnd"/>
      <w:r w:rsidRPr="00E00E28">
        <w:rPr>
          <w:color w:val="000000" w:themeColor="text1"/>
          <w:rPrChange w:id="1853" w:author="Administrator" w:date="2026-08-16T19:06:00Z" w16du:dateUtc="2026-08-16T12:06:00Z">
            <w:rPr/>
          </w:rPrChange>
        </w:rPr>
        <w:t xml:space="preserve"> </w:t>
      </w:r>
      <w:proofErr w:type="spellStart"/>
      <w:r w:rsidRPr="00E00E28">
        <w:rPr>
          <w:color w:val="000000" w:themeColor="text1"/>
          <w:rPrChange w:id="1854" w:author="Administrator" w:date="2026-08-16T19:06:00Z" w16du:dateUtc="2026-08-16T12:06:00Z">
            <w:rPr/>
          </w:rPrChange>
        </w:rPr>
        <w:t>định</w:t>
      </w:r>
      <w:proofErr w:type="spellEnd"/>
      <w:r w:rsidRPr="00E00E28">
        <w:rPr>
          <w:color w:val="000000" w:themeColor="text1"/>
          <w:rPrChange w:id="1855" w:author="Administrator" w:date="2026-08-16T19:06:00Z" w16du:dateUtc="2026-08-16T12:06:00Z">
            <w:rPr/>
          </w:rPrChange>
        </w:rPr>
        <w:t xml:space="preserve">, </w:t>
      </w:r>
      <w:proofErr w:type="spellStart"/>
      <w:r w:rsidRPr="00E00E28">
        <w:rPr>
          <w:color w:val="000000" w:themeColor="text1"/>
          <w:rPrChange w:id="1856" w:author="Administrator" w:date="2026-08-16T19:06:00Z" w16du:dateUtc="2026-08-16T12:06:00Z">
            <w:rPr/>
          </w:rPrChange>
        </w:rPr>
        <w:t>phản</w:t>
      </w:r>
      <w:proofErr w:type="spellEnd"/>
      <w:r w:rsidRPr="00E00E28">
        <w:rPr>
          <w:color w:val="000000" w:themeColor="text1"/>
          <w:rPrChange w:id="1857" w:author="Administrator" w:date="2026-08-16T19:06:00Z" w16du:dateUtc="2026-08-16T12:06:00Z">
            <w:rPr/>
          </w:rPrChange>
        </w:rPr>
        <w:t xml:space="preserve"> </w:t>
      </w:r>
      <w:proofErr w:type="spellStart"/>
      <w:r w:rsidRPr="00E00E28">
        <w:rPr>
          <w:color w:val="000000" w:themeColor="text1"/>
          <w:rPrChange w:id="1858" w:author="Administrator" w:date="2026-08-16T19:06:00Z" w16du:dateUtc="2026-08-16T12:06:00Z">
            <w:rPr/>
          </w:rPrChange>
        </w:rPr>
        <w:t>hồi</w:t>
      </w:r>
      <w:proofErr w:type="spellEnd"/>
      <w:r w:rsidRPr="00E00E28">
        <w:rPr>
          <w:color w:val="000000" w:themeColor="text1"/>
          <w:rPrChange w:id="1859" w:author="Administrator" w:date="2026-08-16T19:06:00Z" w16du:dateUtc="2026-08-16T12:06:00Z">
            <w:rPr/>
          </w:rPrChange>
        </w:rPr>
        <w:t xml:space="preserve"> </w:t>
      </w:r>
      <w:proofErr w:type="spellStart"/>
      <w:r w:rsidRPr="00E00E28">
        <w:rPr>
          <w:color w:val="000000" w:themeColor="text1"/>
          <w:rPrChange w:id="1860" w:author="Administrator" w:date="2026-08-16T19:06:00Z" w16du:dateUtc="2026-08-16T12:06:00Z">
            <w:rPr/>
          </w:rPrChange>
        </w:rPr>
        <w:t>và</w:t>
      </w:r>
      <w:proofErr w:type="spellEnd"/>
      <w:r w:rsidRPr="00E00E28">
        <w:rPr>
          <w:color w:val="000000" w:themeColor="text1"/>
          <w:rPrChange w:id="1861" w:author="Administrator" w:date="2026-08-16T19:06:00Z" w16du:dateUtc="2026-08-16T12:06:00Z">
            <w:rPr/>
          </w:rPrChange>
        </w:rPr>
        <w:t xml:space="preserve"> </w:t>
      </w:r>
      <w:proofErr w:type="spellStart"/>
      <w:r w:rsidRPr="00E00E28">
        <w:rPr>
          <w:color w:val="000000" w:themeColor="text1"/>
          <w:rPrChange w:id="1862" w:author="Administrator" w:date="2026-08-16T19:06:00Z" w16du:dateUtc="2026-08-16T12:06:00Z">
            <w:rPr/>
          </w:rPrChange>
        </w:rPr>
        <w:t>nhật</w:t>
      </w:r>
      <w:proofErr w:type="spellEnd"/>
      <w:r w:rsidRPr="00E00E28">
        <w:rPr>
          <w:color w:val="000000" w:themeColor="text1"/>
          <w:rPrChange w:id="1863" w:author="Administrator" w:date="2026-08-16T19:06:00Z" w16du:dateUtc="2026-08-16T12:06:00Z">
            <w:rPr/>
          </w:rPrChange>
        </w:rPr>
        <w:t xml:space="preserve"> </w:t>
      </w:r>
      <w:proofErr w:type="spellStart"/>
      <w:r w:rsidRPr="00E00E28">
        <w:rPr>
          <w:color w:val="000000" w:themeColor="text1"/>
          <w:rPrChange w:id="1864" w:author="Administrator" w:date="2026-08-16T19:06:00Z" w16du:dateUtc="2026-08-16T12:06:00Z">
            <w:rPr/>
          </w:rPrChange>
        </w:rPr>
        <w:t>ký</w:t>
      </w:r>
      <w:proofErr w:type="spellEnd"/>
      <w:r w:rsidRPr="00E00E28">
        <w:rPr>
          <w:color w:val="000000" w:themeColor="text1"/>
          <w:rPrChange w:id="1865" w:author="Administrator" w:date="2026-08-16T19:06:00Z" w16du:dateUtc="2026-08-16T12:06:00Z">
            <w:rPr/>
          </w:rPrChange>
        </w:rPr>
        <w:t xml:space="preserve"> </w:t>
      </w:r>
      <w:proofErr w:type="spellStart"/>
      <w:r w:rsidRPr="00E00E28">
        <w:rPr>
          <w:color w:val="000000" w:themeColor="text1"/>
          <w:rPrChange w:id="1866" w:author="Administrator" w:date="2026-08-16T19:06:00Z" w16du:dateUtc="2026-08-16T12:06:00Z">
            <w:rPr/>
          </w:rPrChange>
        </w:rPr>
        <w:t>kiểm</w:t>
      </w:r>
      <w:proofErr w:type="spellEnd"/>
      <w:r w:rsidRPr="00E00E28">
        <w:rPr>
          <w:color w:val="000000" w:themeColor="text1"/>
          <w:rPrChange w:id="1867" w:author="Administrator" w:date="2026-08-16T19:06:00Z" w16du:dateUtc="2026-08-16T12:06:00Z">
            <w:rPr/>
          </w:rPrChange>
        </w:rPr>
        <w:t xml:space="preserve"> </w:t>
      </w:r>
      <w:proofErr w:type="spellStart"/>
      <w:r w:rsidRPr="00E00E28">
        <w:rPr>
          <w:color w:val="000000" w:themeColor="text1"/>
          <w:rPrChange w:id="1868" w:author="Administrator" w:date="2026-08-16T19:06:00Z" w16du:dateUtc="2026-08-16T12:06:00Z">
            <w:rPr/>
          </w:rPrChange>
        </w:rPr>
        <w:t>toán</w:t>
      </w:r>
      <w:proofErr w:type="spellEnd"/>
      <w:r w:rsidRPr="00E00E28">
        <w:rPr>
          <w:color w:val="000000" w:themeColor="text1"/>
          <w:rPrChange w:id="1869" w:author="Administrator" w:date="2026-08-16T19:06:00Z" w16du:dateUtc="2026-08-16T12:06:00Z">
            <w:rPr/>
          </w:rPrChange>
        </w:rPr>
        <w:t xml:space="preserve"> </w:t>
      </w:r>
      <w:proofErr w:type="spellStart"/>
      <w:r w:rsidRPr="00E00E28">
        <w:rPr>
          <w:color w:val="000000" w:themeColor="text1"/>
          <w:rPrChange w:id="1870" w:author="Administrator" w:date="2026-08-16T19:06:00Z" w16du:dateUtc="2026-08-16T12:06:00Z">
            <w:rPr/>
          </w:rPrChange>
        </w:rPr>
        <w:t>phục</w:t>
      </w:r>
      <w:proofErr w:type="spellEnd"/>
      <w:r w:rsidRPr="00E00E28">
        <w:rPr>
          <w:color w:val="000000" w:themeColor="text1"/>
          <w:rPrChange w:id="1871" w:author="Administrator" w:date="2026-08-16T19:06:00Z" w16du:dateUtc="2026-08-16T12:06:00Z">
            <w:rPr/>
          </w:rPrChange>
        </w:rPr>
        <w:t xml:space="preserve"> </w:t>
      </w:r>
      <w:proofErr w:type="spellStart"/>
      <w:r w:rsidRPr="00E00E28">
        <w:rPr>
          <w:color w:val="000000" w:themeColor="text1"/>
          <w:rPrChange w:id="1872" w:author="Administrator" w:date="2026-08-16T19:06:00Z" w16du:dateUtc="2026-08-16T12:06:00Z">
            <w:rPr/>
          </w:rPrChange>
        </w:rPr>
        <w:t>vụ</w:t>
      </w:r>
      <w:proofErr w:type="spellEnd"/>
      <w:r w:rsidRPr="00E00E28">
        <w:rPr>
          <w:color w:val="000000" w:themeColor="text1"/>
          <w:rPrChange w:id="1873" w:author="Administrator" w:date="2026-08-16T19:06:00Z" w16du:dateUtc="2026-08-16T12:06:00Z">
            <w:rPr/>
          </w:rPrChange>
        </w:rPr>
        <w:t xml:space="preserve"> </w:t>
      </w:r>
      <w:proofErr w:type="spellStart"/>
      <w:r w:rsidRPr="00E00E28">
        <w:rPr>
          <w:color w:val="000000" w:themeColor="text1"/>
          <w:rPrChange w:id="1874" w:author="Administrator" w:date="2026-08-16T19:06:00Z" w16du:dateUtc="2026-08-16T12:06:00Z">
            <w:rPr/>
          </w:rPrChange>
        </w:rPr>
        <w:t>cải</w:t>
      </w:r>
      <w:proofErr w:type="spellEnd"/>
      <w:r w:rsidRPr="00E00E28">
        <w:rPr>
          <w:color w:val="000000" w:themeColor="text1"/>
          <w:rPrChange w:id="1875" w:author="Administrator" w:date="2026-08-16T19:06:00Z" w16du:dateUtc="2026-08-16T12:06:00Z">
            <w:rPr/>
          </w:rPrChange>
        </w:rPr>
        <w:t xml:space="preserve"> </w:t>
      </w:r>
      <w:proofErr w:type="spellStart"/>
      <w:r w:rsidRPr="00E00E28">
        <w:rPr>
          <w:color w:val="000000" w:themeColor="text1"/>
          <w:rPrChange w:id="1876" w:author="Administrator" w:date="2026-08-16T19:06:00Z" w16du:dateUtc="2026-08-16T12:06:00Z">
            <w:rPr/>
          </w:rPrChange>
        </w:rPr>
        <w:t>tiến</w:t>
      </w:r>
      <w:proofErr w:type="spellEnd"/>
      <w:r w:rsidRPr="00E00E28">
        <w:rPr>
          <w:color w:val="000000" w:themeColor="text1"/>
          <w:rPrChange w:id="1877" w:author="Administrator" w:date="2026-08-16T19:06:00Z" w16du:dateUtc="2026-08-16T12:06:00Z">
            <w:rPr/>
          </w:rPrChange>
        </w:rPr>
        <w:t xml:space="preserve"> </w:t>
      </w:r>
      <w:proofErr w:type="spellStart"/>
      <w:r w:rsidRPr="00E00E28">
        <w:rPr>
          <w:color w:val="000000" w:themeColor="text1"/>
          <w:rPrChange w:id="1878" w:author="Administrator" w:date="2026-08-16T19:06:00Z" w16du:dateUtc="2026-08-16T12:06:00Z">
            <w:rPr/>
          </w:rPrChange>
        </w:rPr>
        <w:t>mô</w:t>
      </w:r>
      <w:proofErr w:type="spellEnd"/>
      <w:r w:rsidRPr="00E00E28">
        <w:rPr>
          <w:color w:val="000000" w:themeColor="text1"/>
          <w:rPrChange w:id="1879" w:author="Administrator" w:date="2026-08-16T19:06:00Z" w16du:dateUtc="2026-08-16T12:06:00Z">
            <w:rPr/>
          </w:rPrChange>
        </w:rPr>
        <w:t xml:space="preserve"> </w:t>
      </w:r>
      <w:proofErr w:type="spellStart"/>
      <w:r w:rsidRPr="00E00E28">
        <w:rPr>
          <w:color w:val="000000" w:themeColor="text1"/>
          <w:rPrChange w:id="1880" w:author="Administrator" w:date="2026-08-16T19:06:00Z" w16du:dateUtc="2026-08-16T12:06:00Z">
            <w:rPr/>
          </w:rPrChange>
        </w:rPr>
        <w:t>hình</w:t>
      </w:r>
      <w:proofErr w:type="spellEnd"/>
      <w:r w:rsidRPr="00E00E28">
        <w:rPr>
          <w:color w:val="000000" w:themeColor="text1"/>
          <w:rPrChange w:id="1881" w:author="Administrator" w:date="2026-08-16T19:06:00Z" w16du:dateUtc="2026-08-16T12:06:00Z">
            <w:rPr/>
          </w:rPrChange>
        </w:rPr>
        <w:t>.</w:t>
      </w:r>
    </w:p>
    <w:p w14:paraId="0678975E" w14:textId="5A7E8497" w:rsidR="008E26C8" w:rsidRDefault="008E26C8">
      <w:pPr>
        <w:pStyle w:val="ListParagraph"/>
        <w:numPr>
          <w:ilvl w:val="0"/>
          <w:numId w:val="82"/>
        </w:numPr>
        <w:spacing w:before="120"/>
        <w:jc w:val="both"/>
        <w:rPr>
          <w:ins w:id="1882" w:author="Administrator" w:date="2026-08-16T21:35:00Z" w16du:dateUtc="2026-08-16T14:35:00Z"/>
          <w:color w:val="EE0000"/>
        </w:rPr>
      </w:pPr>
      <w:ins w:id="1883" w:author="Administrator" w:date="2026-08-16T19:06:00Z" w16du:dateUtc="2026-08-16T12:06:00Z">
        <w:r w:rsidRPr="00E00E28">
          <w:rPr>
            <w:color w:val="EE0000"/>
            <w:rPrChange w:id="1884" w:author="Administrator" w:date="2026-08-16T19:06:00Z" w16du:dateUtc="2026-08-16T12:06:00Z">
              <w:rPr>
                <w:color w:val="000000" w:themeColor="text1"/>
                <w:sz w:val="24"/>
                <w:szCs w:val="24"/>
              </w:rPr>
            </w:rPrChange>
          </w:rPr>
          <w:t xml:space="preserve">Danh </w:t>
        </w:r>
        <w:proofErr w:type="spellStart"/>
        <w:r w:rsidRPr="00E00E28">
          <w:rPr>
            <w:color w:val="EE0000"/>
            <w:rPrChange w:id="1885" w:author="Administrator" w:date="2026-08-16T19:06:00Z" w16du:dateUtc="2026-08-16T12:06:00Z">
              <w:rPr>
                <w:color w:val="000000" w:themeColor="text1"/>
                <w:sz w:val="24"/>
                <w:szCs w:val="24"/>
              </w:rPr>
            </w:rPrChange>
          </w:rPr>
          <w:t>sách</w:t>
        </w:r>
        <w:proofErr w:type="spellEnd"/>
        <w:r w:rsidRPr="00E00E28">
          <w:rPr>
            <w:color w:val="EE0000"/>
            <w:rPrChange w:id="1886" w:author="Administrator" w:date="2026-08-16T19:06:00Z" w16du:dateUtc="2026-08-16T12:06:00Z">
              <w:rPr>
                <w:color w:val="000000" w:themeColor="text1"/>
                <w:sz w:val="24"/>
                <w:szCs w:val="24"/>
              </w:rPr>
            </w:rPrChange>
          </w:rPr>
          <w:t xml:space="preserve"> </w:t>
        </w:r>
        <w:proofErr w:type="spellStart"/>
        <w:r w:rsidRPr="00E00E28">
          <w:rPr>
            <w:color w:val="EE0000"/>
            <w:rPrChange w:id="1887" w:author="Administrator" w:date="2026-08-16T19:06:00Z" w16du:dateUtc="2026-08-16T12:06:00Z">
              <w:rPr>
                <w:color w:val="000000" w:themeColor="text1"/>
                <w:sz w:val="24"/>
                <w:szCs w:val="24"/>
              </w:rPr>
            </w:rPrChange>
          </w:rPr>
          <w:t>các</w:t>
        </w:r>
        <w:proofErr w:type="spellEnd"/>
        <w:r w:rsidRPr="00E00E28">
          <w:rPr>
            <w:color w:val="EE0000"/>
            <w:rPrChange w:id="1888" w:author="Administrator" w:date="2026-08-16T19:06:00Z" w16du:dateUtc="2026-08-16T12:06:00Z">
              <w:rPr>
                <w:color w:val="000000" w:themeColor="text1"/>
                <w:sz w:val="24"/>
                <w:szCs w:val="24"/>
              </w:rPr>
            </w:rPrChange>
          </w:rPr>
          <w:t xml:space="preserve"> </w:t>
        </w:r>
        <w:proofErr w:type="spellStart"/>
        <w:r w:rsidRPr="00E00E28">
          <w:rPr>
            <w:color w:val="EE0000"/>
            <w:rPrChange w:id="1889" w:author="Administrator" w:date="2026-08-16T19:06:00Z" w16du:dateUtc="2026-08-16T12:06:00Z">
              <w:rPr>
                <w:color w:val="000000" w:themeColor="text1"/>
                <w:sz w:val="24"/>
                <w:szCs w:val="24"/>
              </w:rPr>
            </w:rPrChange>
          </w:rPr>
          <w:t>nhóm</w:t>
        </w:r>
        <w:proofErr w:type="spellEnd"/>
        <w:r w:rsidRPr="00E00E28">
          <w:rPr>
            <w:color w:val="EE0000"/>
            <w:rPrChange w:id="1890" w:author="Administrator" w:date="2026-08-16T19:06:00Z" w16du:dateUtc="2026-08-16T12:06:00Z">
              <w:rPr>
                <w:color w:val="000000" w:themeColor="text1"/>
                <w:sz w:val="24"/>
                <w:szCs w:val="24"/>
              </w:rPr>
            </w:rPrChange>
          </w:rPr>
          <w:t xml:space="preserve"> </w:t>
        </w:r>
        <w:proofErr w:type="spellStart"/>
        <w:r w:rsidRPr="00E00E28">
          <w:rPr>
            <w:color w:val="EE0000"/>
            <w:rPrChange w:id="1891" w:author="Administrator" w:date="2026-08-16T19:06:00Z" w16du:dateUtc="2026-08-16T12:06:00Z">
              <w:rPr>
                <w:color w:val="000000" w:themeColor="text1"/>
                <w:sz w:val="24"/>
                <w:szCs w:val="24"/>
              </w:rPr>
            </w:rPrChange>
          </w:rPr>
          <w:t>thực</w:t>
        </w:r>
        <w:proofErr w:type="spellEnd"/>
        <w:r w:rsidRPr="00E00E28">
          <w:rPr>
            <w:color w:val="EE0000"/>
            <w:rPrChange w:id="1892" w:author="Administrator" w:date="2026-08-16T19:06:00Z" w16du:dateUtc="2026-08-16T12:06:00Z">
              <w:rPr>
                <w:color w:val="000000" w:themeColor="text1"/>
                <w:sz w:val="24"/>
                <w:szCs w:val="24"/>
              </w:rPr>
            </w:rPrChange>
          </w:rPr>
          <w:t xml:space="preserve"> </w:t>
        </w:r>
        <w:proofErr w:type="spellStart"/>
        <w:r w:rsidRPr="00E00E28">
          <w:rPr>
            <w:color w:val="EE0000"/>
            <w:rPrChange w:id="1893" w:author="Administrator" w:date="2026-08-16T19:06:00Z" w16du:dateUtc="2026-08-16T12:06:00Z">
              <w:rPr>
                <w:color w:val="000000" w:themeColor="text1"/>
                <w:sz w:val="24"/>
                <w:szCs w:val="24"/>
              </w:rPr>
            </w:rPrChange>
          </w:rPr>
          <w:t>hiện</w:t>
        </w:r>
        <w:proofErr w:type="spellEnd"/>
        <w:r w:rsidRPr="00E00E28">
          <w:rPr>
            <w:color w:val="EE0000"/>
            <w:rPrChange w:id="1894" w:author="Administrator" w:date="2026-08-16T19:06:00Z" w16du:dateUtc="2026-08-16T12:06:00Z">
              <w:rPr>
                <w:color w:val="000000" w:themeColor="text1"/>
                <w:sz w:val="24"/>
                <w:szCs w:val="24"/>
              </w:rPr>
            </w:rPrChange>
          </w:rPr>
          <w:t xml:space="preserve"> </w:t>
        </w:r>
        <w:proofErr w:type="spellStart"/>
        <w:r w:rsidRPr="00E00E28">
          <w:rPr>
            <w:color w:val="EE0000"/>
            <w:rPrChange w:id="1895" w:author="Administrator" w:date="2026-08-16T19:06:00Z" w16du:dateUtc="2026-08-16T12:06:00Z">
              <w:rPr>
                <w:color w:val="000000" w:themeColor="text1"/>
                <w:sz w:val="24"/>
                <w:szCs w:val="24"/>
              </w:rPr>
            </w:rPrChange>
          </w:rPr>
          <w:t>đề</w:t>
        </w:r>
        <w:proofErr w:type="spellEnd"/>
        <w:r w:rsidRPr="00E00E28">
          <w:rPr>
            <w:color w:val="EE0000"/>
            <w:rPrChange w:id="1896" w:author="Administrator" w:date="2026-08-16T19:06:00Z" w16du:dateUtc="2026-08-16T12:06:00Z">
              <w:rPr>
                <w:color w:val="000000" w:themeColor="text1"/>
                <w:sz w:val="24"/>
                <w:szCs w:val="24"/>
              </w:rPr>
            </w:rPrChange>
          </w:rPr>
          <w:t xml:space="preserve"> </w:t>
        </w:r>
        <w:proofErr w:type="spellStart"/>
        <w:r w:rsidRPr="00E00E28">
          <w:rPr>
            <w:color w:val="EE0000"/>
            <w:rPrChange w:id="1897" w:author="Administrator" w:date="2026-08-16T19:06:00Z" w16du:dateUtc="2026-08-16T12:06:00Z">
              <w:rPr>
                <w:color w:val="000000" w:themeColor="text1"/>
                <w:sz w:val="24"/>
                <w:szCs w:val="24"/>
              </w:rPr>
            </w:rPrChange>
          </w:rPr>
          <w:t>xuất</w:t>
        </w:r>
        <w:proofErr w:type="spellEnd"/>
        <w:r w:rsidRPr="00E00E28">
          <w:rPr>
            <w:color w:val="EE0000"/>
            <w:rPrChange w:id="1898" w:author="Administrator" w:date="2026-08-16T19:06:00Z" w16du:dateUtc="2026-08-16T12:06:00Z">
              <w:rPr>
                <w:color w:val="000000" w:themeColor="text1"/>
                <w:sz w:val="24"/>
                <w:szCs w:val="24"/>
              </w:rPr>
            </w:rPrChange>
          </w:rPr>
          <w:t xml:space="preserve">, </w:t>
        </w:r>
        <w:proofErr w:type="spellStart"/>
        <w:r w:rsidRPr="00E00E28">
          <w:rPr>
            <w:color w:val="EE0000"/>
            <w:rPrChange w:id="1899" w:author="Administrator" w:date="2026-08-16T19:06:00Z" w16du:dateUtc="2026-08-16T12:06:00Z">
              <w:rPr>
                <w:color w:val="000000" w:themeColor="text1"/>
                <w:sz w:val="24"/>
                <w:szCs w:val="24"/>
              </w:rPr>
            </w:rPrChange>
          </w:rPr>
          <w:t>kèm</w:t>
        </w:r>
        <w:proofErr w:type="spellEnd"/>
        <w:r w:rsidRPr="00E00E28">
          <w:rPr>
            <w:color w:val="EE0000"/>
            <w:rPrChange w:id="1900" w:author="Administrator" w:date="2026-08-16T19:06:00Z" w16du:dateUtc="2026-08-16T12:06:00Z">
              <w:rPr>
                <w:color w:val="000000" w:themeColor="text1"/>
                <w:sz w:val="24"/>
                <w:szCs w:val="24"/>
              </w:rPr>
            </w:rPrChange>
          </w:rPr>
          <w:t xml:space="preserve"> Team Match Score, </w:t>
        </w:r>
        <w:proofErr w:type="spellStart"/>
        <w:r w:rsidRPr="00E00E28">
          <w:rPr>
            <w:color w:val="EE0000"/>
            <w:rPrChange w:id="1901" w:author="Administrator" w:date="2026-08-16T19:06:00Z" w16du:dateUtc="2026-08-16T12:06:00Z">
              <w:rPr>
                <w:color w:val="000000" w:themeColor="text1"/>
                <w:sz w:val="24"/>
                <w:szCs w:val="24"/>
              </w:rPr>
            </w:rPrChange>
          </w:rPr>
          <w:t>thành</w:t>
        </w:r>
        <w:proofErr w:type="spellEnd"/>
        <w:r w:rsidRPr="00E00E28">
          <w:rPr>
            <w:color w:val="EE0000"/>
            <w:rPrChange w:id="1902" w:author="Administrator" w:date="2026-08-16T19:06:00Z" w16du:dateUtc="2026-08-16T12:06:00Z">
              <w:rPr>
                <w:color w:val="000000" w:themeColor="text1"/>
                <w:sz w:val="24"/>
                <w:szCs w:val="24"/>
              </w:rPr>
            </w:rPrChange>
          </w:rPr>
          <w:t xml:space="preserve"> </w:t>
        </w:r>
        <w:proofErr w:type="spellStart"/>
        <w:r w:rsidRPr="00E00E28">
          <w:rPr>
            <w:color w:val="EE0000"/>
            <w:rPrChange w:id="1903" w:author="Administrator" w:date="2026-08-16T19:06:00Z" w16du:dateUtc="2026-08-16T12:06:00Z">
              <w:rPr>
                <w:color w:val="000000" w:themeColor="text1"/>
                <w:sz w:val="24"/>
                <w:szCs w:val="24"/>
              </w:rPr>
            </w:rPrChange>
          </w:rPr>
          <w:t>phần</w:t>
        </w:r>
        <w:proofErr w:type="spellEnd"/>
        <w:r w:rsidRPr="00E00E28">
          <w:rPr>
            <w:color w:val="EE0000"/>
            <w:rPrChange w:id="1904" w:author="Administrator" w:date="2026-08-16T19:06:00Z" w16du:dateUtc="2026-08-16T12:06:00Z">
              <w:rPr>
                <w:color w:val="000000" w:themeColor="text1"/>
                <w:sz w:val="24"/>
                <w:szCs w:val="24"/>
              </w:rPr>
            </w:rPrChange>
          </w:rPr>
          <w:t xml:space="preserve"> </w:t>
        </w:r>
        <w:proofErr w:type="spellStart"/>
        <w:r w:rsidRPr="00E00E28">
          <w:rPr>
            <w:color w:val="EE0000"/>
            <w:rPrChange w:id="1905" w:author="Administrator" w:date="2026-08-16T19:06:00Z" w16du:dateUtc="2026-08-16T12:06:00Z">
              <w:rPr>
                <w:color w:val="000000" w:themeColor="text1"/>
                <w:sz w:val="24"/>
                <w:szCs w:val="24"/>
              </w:rPr>
            </w:rPrChange>
          </w:rPr>
          <w:t>nhóm</w:t>
        </w:r>
        <w:proofErr w:type="spellEnd"/>
        <w:r w:rsidRPr="00E00E28">
          <w:rPr>
            <w:color w:val="EE0000"/>
            <w:rPrChange w:id="1906" w:author="Administrator" w:date="2026-08-16T19:06:00Z" w16du:dateUtc="2026-08-16T12:06:00Z">
              <w:rPr>
                <w:color w:val="000000" w:themeColor="text1"/>
                <w:sz w:val="24"/>
                <w:szCs w:val="24"/>
              </w:rPr>
            </w:rPrChange>
          </w:rPr>
          <w:t xml:space="preserve">, </w:t>
        </w:r>
        <w:proofErr w:type="spellStart"/>
        <w:r w:rsidRPr="00E00E28">
          <w:rPr>
            <w:color w:val="EE0000"/>
            <w:rPrChange w:id="1907" w:author="Administrator" w:date="2026-08-16T19:06:00Z" w16du:dateUtc="2026-08-16T12:06:00Z">
              <w:rPr>
                <w:color w:val="000000" w:themeColor="text1"/>
                <w:sz w:val="24"/>
                <w:szCs w:val="24"/>
              </w:rPr>
            </w:rPrChange>
          </w:rPr>
          <w:t>vai</w:t>
        </w:r>
        <w:proofErr w:type="spellEnd"/>
        <w:r w:rsidRPr="00E00E28">
          <w:rPr>
            <w:color w:val="EE0000"/>
            <w:rPrChange w:id="1908" w:author="Administrator" w:date="2026-08-16T19:06:00Z" w16du:dateUtc="2026-08-16T12:06:00Z">
              <w:rPr>
                <w:color w:val="000000" w:themeColor="text1"/>
                <w:sz w:val="24"/>
                <w:szCs w:val="24"/>
              </w:rPr>
            </w:rPrChange>
          </w:rPr>
          <w:t xml:space="preserve"> </w:t>
        </w:r>
        <w:proofErr w:type="spellStart"/>
        <w:r w:rsidRPr="00E00E28">
          <w:rPr>
            <w:color w:val="EE0000"/>
            <w:rPrChange w:id="1909" w:author="Administrator" w:date="2026-08-16T19:06:00Z" w16du:dateUtc="2026-08-16T12:06:00Z">
              <w:rPr>
                <w:color w:val="000000" w:themeColor="text1"/>
                <w:sz w:val="24"/>
                <w:szCs w:val="24"/>
              </w:rPr>
            </w:rPrChange>
          </w:rPr>
          <w:t>trò</w:t>
        </w:r>
        <w:proofErr w:type="spellEnd"/>
        <w:r w:rsidRPr="00E00E28">
          <w:rPr>
            <w:color w:val="EE0000"/>
            <w:rPrChange w:id="1910" w:author="Administrator" w:date="2026-08-16T19:06:00Z" w16du:dateUtc="2026-08-16T12:06:00Z">
              <w:rPr>
                <w:color w:val="000000" w:themeColor="text1"/>
                <w:sz w:val="24"/>
                <w:szCs w:val="24"/>
              </w:rPr>
            </w:rPrChange>
          </w:rPr>
          <w:t xml:space="preserve"> </w:t>
        </w:r>
        <w:proofErr w:type="spellStart"/>
        <w:r w:rsidRPr="00E00E28">
          <w:rPr>
            <w:color w:val="EE0000"/>
            <w:rPrChange w:id="1911" w:author="Administrator" w:date="2026-08-16T19:06:00Z" w16du:dateUtc="2026-08-16T12:06:00Z">
              <w:rPr>
                <w:color w:val="000000" w:themeColor="text1"/>
                <w:sz w:val="24"/>
                <w:szCs w:val="24"/>
              </w:rPr>
            </w:rPrChange>
          </w:rPr>
          <w:t>dự</w:t>
        </w:r>
        <w:proofErr w:type="spellEnd"/>
        <w:r w:rsidRPr="00E00E28">
          <w:rPr>
            <w:color w:val="EE0000"/>
            <w:rPrChange w:id="1912" w:author="Administrator" w:date="2026-08-16T19:06:00Z" w16du:dateUtc="2026-08-16T12:06:00Z">
              <w:rPr>
                <w:color w:val="000000" w:themeColor="text1"/>
                <w:sz w:val="24"/>
                <w:szCs w:val="24"/>
              </w:rPr>
            </w:rPrChange>
          </w:rPr>
          <w:t xml:space="preserve"> </w:t>
        </w:r>
        <w:proofErr w:type="spellStart"/>
        <w:r w:rsidRPr="00E00E28">
          <w:rPr>
            <w:color w:val="EE0000"/>
            <w:rPrChange w:id="1913" w:author="Administrator" w:date="2026-08-16T19:06:00Z" w16du:dateUtc="2026-08-16T12:06:00Z">
              <w:rPr>
                <w:color w:val="000000" w:themeColor="text1"/>
                <w:sz w:val="24"/>
                <w:szCs w:val="24"/>
              </w:rPr>
            </w:rPrChange>
          </w:rPr>
          <w:t>kiến</w:t>
        </w:r>
        <w:proofErr w:type="spellEnd"/>
        <w:r w:rsidRPr="00E00E28">
          <w:rPr>
            <w:color w:val="EE0000"/>
            <w:rPrChange w:id="1914" w:author="Administrator" w:date="2026-08-16T19:06:00Z" w16du:dateUtc="2026-08-16T12:06:00Z">
              <w:rPr>
                <w:color w:val="000000" w:themeColor="text1"/>
                <w:sz w:val="24"/>
                <w:szCs w:val="24"/>
              </w:rPr>
            </w:rPrChange>
          </w:rPr>
          <w:t xml:space="preserve">, </w:t>
        </w:r>
        <w:proofErr w:type="spellStart"/>
        <w:r w:rsidRPr="00E00E28">
          <w:rPr>
            <w:color w:val="EE0000"/>
            <w:rPrChange w:id="1915" w:author="Administrator" w:date="2026-08-16T19:06:00Z" w16du:dateUtc="2026-08-16T12:06:00Z">
              <w:rPr>
                <w:color w:val="000000" w:themeColor="text1"/>
                <w:sz w:val="24"/>
                <w:szCs w:val="24"/>
              </w:rPr>
            </w:rPrChange>
          </w:rPr>
          <w:t>lý</w:t>
        </w:r>
        <w:proofErr w:type="spellEnd"/>
        <w:r w:rsidRPr="00E00E28">
          <w:rPr>
            <w:color w:val="EE0000"/>
            <w:rPrChange w:id="1916" w:author="Administrator" w:date="2026-08-16T19:06:00Z" w16du:dateUtc="2026-08-16T12:06:00Z">
              <w:rPr>
                <w:color w:val="000000" w:themeColor="text1"/>
                <w:sz w:val="24"/>
                <w:szCs w:val="24"/>
              </w:rPr>
            </w:rPrChange>
          </w:rPr>
          <w:t xml:space="preserve"> do </w:t>
        </w:r>
        <w:proofErr w:type="spellStart"/>
        <w:r w:rsidRPr="00E00E28">
          <w:rPr>
            <w:color w:val="EE0000"/>
            <w:rPrChange w:id="1917" w:author="Administrator" w:date="2026-08-16T19:06:00Z" w16du:dateUtc="2026-08-16T12:06:00Z">
              <w:rPr>
                <w:color w:val="000000" w:themeColor="text1"/>
                <w:sz w:val="24"/>
                <w:szCs w:val="24"/>
              </w:rPr>
            </w:rPrChange>
          </w:rPr>
          <w:t>lựa</w:t>
        </w:r>
        <w:proofErr w:type="spellEnd"/>
        <w:r w:rsidRPr="00E00E28">
          <w:rPr>
            <w:color w:val="EE0000"/>
            <w:rPrChange w:id="1918" w:author="Administrator" w:date="2026-08-16T19:06:00Z" w16du:dateUtc="2026-08-16T12:06:00Z">
              <w:rPr>
                <w:color w:val="000000" w:themeColor="text1"/>
                <w:sz w:val="24"/>
                <w:szCs w:val="24"/>
              </w:rPr>
            </w:rPrChange>
          </w:rPr>
          <w:t xml:space="preserve"> </w:t>
        </w:r>
        <w:proofErr w:type="spellStart"/>
        <w:r w:rsidRPr="00E00E28">
          <w:rPr>
            <w:color w:val="EE0000"/>
            <w:rPrChange w:id="1919" w:author="Administrator" w:date="2026-08-16T19:06:00Z" w16du:dateUtc="2026-08-16T12:06:00Z">
              <w:rPr>
                <w:color w:val="000000" w:themeColor="text1"/>
                <w:sz w:val="24"/>
                <w:szCs w:val="24"/>
              </w:rPr>
            </w:rPrChange>
          </w:rPr>
          <w:t>chọn</w:t>
        </w:r>
        <w:proofErr w:type="spellEnd"/>
        <w:r w:rsidRPr="00E00E28">
          <w:rPr>
            <w:color w:val="EE0000"/>
            <w:rPrChange w:id="1920" w:author="Administrator" w:date="2026-08-16T19:06:00Z" w16du:dateUtc="2026-08-16T12:06:00Z">
              <w:rPr>
                <w:color w:val="000000" w:themeColor="text1"/>
                <w:sz w:val="24"/>
                <w:szCs w:val="24"/>
              </w:rPr>
            </w:rPrChange>
          </w:rPr>
          <w:t xml:space="preserve"> </w:t>
        </w:r>
        <w:proofErr w:type="spellStart"/>
        <w:r w:rsidRPr="00E00E28">
          <w:rPr>
            <w:color w:val="EE0000"/>
            <w:rPrChange w:id="1921" w:author="Administrator" w:date="2026-08-16T19:06:00Z" w16du:dateUtc="2026-08-16T12:06:00Z">
              <w:rPr>
                <w:color w:val="000000" w:themeColor="text1"/>
                <w:sz w:val="24"/>
                <w:szCs w:val="24"/>
              </w:rPr>
            </w:rPrChange>
          </w:rPr>
          <w:t>và</w:t>
        </w:r>
        <w:proofErr w:type="spellEnd"/>
        <w:r w:rsidRPr="00E00E28">
          <w:rPr>
            <w:color w:val="EE0000"/>
            <w:rPrChange w:id="1922" w:author="Administrator" w:date="2026-08-16T19:06:00Z" w16du:dateUtc="2026-08-16T12:06:00Z">
              <w:rPr>
                <w:color w:val="000000" w:themeColor="text1"/>
                <w:sz w:val="24"/>
                <w:szCs w:val="24"/>
              </w:rPr>
            </w:rPrChange>
          </w:rPr>
          <w:t xml:space="preserve"> </w:t>
        </w:r>
        <w:proofErr w:type="spellStart"/>
        <w:r w:rsidRPr="00E00E28">
          <w:rPr>
            <w:color w:val="EE0000"/>
            <w:rPrChange w:id="1923" w:author="Administrator" w:date="2026-08-16T19:06:00Z" w16du:dateUtc="2026-08-16T12:06:00Z">
              <w:rPr>
                <w:color w:val="000000" w:themeColor="text1"/>
                <w:sz w:val="24"/>
                <w:szCs w:val="24"/>
              </w:rPr>
            </w:rPrChange>
          </w:rPr>
          <w:t>các</w:t>
        </w:r>
        <w:proofErr w:type="spellEnd"/>
        <w:r w:rsidRPr="00E00E28">
          <w:rPr>
            <w:color w:val="EE0000"/>
            <w:rPrChange w:id="1924" w:author="Administrator" w:date="2026-08-16T19:06:00Z" w16du:dateUtc="2026-08-16T12:06:00Z">
              <w:rPr>
                <w:color w:val="000000" w:themeColor="text1"/>
                <w:sz w:val="24"/>
                <w:szCs w:val="24"/>
              </w:rPr>
            </w:rPrChange>
          </w:rPr>
          <w:t xml:space="preserve"> </w:t>
        </w:r>
        <w:proofErr w:type="spellStart"/>
        <w:r w:rsidRPr="00E00E28">
          <w:rPr>
            <w:color w:val="EE0000"/>
            <w:rPrChange w:id="1925" w:author="Administrator" w:date="2026-08-16T19:06:00Z" w16du:dateUtc="2026-08-16T12:06:00Z">
              <w:rPr>
                <w:color w:val="000000" w:themeColor="text1"/>
                <w:sz w:val="24"/>
                <w:szCs w:val="24"/>
              </w:rPr>
            </w:rPrChange>
          </w:rPr>
          <w:t>khoảng</w:t>
        </w:r>
        <w:proofErr w:type="spellEnd"/>
        <w:r w:rsidRPr="00E00E28">
          <w:rPr>
            <w:color w:val="EE0000"/>
            <w:rPrChange w:id="1926" w:author="Administrator" w:date="2026-08-16T19:06:00Z" w16du:dateUtc="2026-08-16T12:06:00Z">
              <w:rPr>
                <w:color w:val="000000" w:themeColor="text1"/>
                <w:sz w:val="24"/>
                <w:szCs w:val="24"/>
              </w:rPr>
            </w:rPrChange>
          </w:rPr>
          <w:t xml:space="preserve"> </w:t>
        </w:r>
        <w:proofErr w:type="spellStart"/>
        <w:r w:rsidRPr="00E00E28">
          <w:rPr>
            <w:color w:val="EE0000"/>
            <w:rPrChange w:id="1927" w:author="Administrator" w:date="2026-08-16T19:06:00Z" w16du:dateUtc="2026-08-16T12:06:00Z">
              <w:rPr>
                <w:color w:val="000000" w:themeColor="text1"/>
                <w:sz w:val="24"/>
                <w:szCs w:val="24"/>
              </w:rPr>
            </w:rPrChange>
          </w:rPr>
          <w:t>trống</w:t>
        </w:r>
        <w:proofErr w:type="spellEnd"/>
        <w:r w:rsidRPr="00E00E28">
          <w:rPr>
            <w:color w:val="EE0000"/>
            <w:rPrChange w:id="1928" w:author="Administrator" w:date="2026-08-16T19:06:00Z" w16du:dateUtc="2026-08-16T12:06:00Z">
              <w:rPr>
                <w:color w:val="000000" w:themeColor="text1"/>
                <w:sz w:val="24"/>
                <w:szCs w:val="24"/>
              </w:rPr>
            </w:rPrChange>
          </w:rPr>
          <w:t xml:space="preserve"> </w:t>
        </w:r>
        <w:proofErr w:type="spellStart"/>
        <w:r w:rsidRPr="00E00E28">
          <w:rPr>
            <w:color w:val="EE0000"/>
            <w:rPrChange w:id="1929" w:author="Administrator" w:date="2026-08-16T19:06:00Z" w16du:dateUtc="2026-08-16T12:06:00Z">
              <w:rPr>
                <w:color w:val="000000" w:themeColor="text1"/>
                <w:sz w:val="24"/>
                <w:szCs w:val="24"/>
              </w:rPr>
            </w:rPrChange>
          </w:rPr>
          <w:t>năng</w:t>
        </w:r>
        <w:proofErr w:type="spellEnd"/>
        <w:r w:rsidRPr="00E00E28">
          <w:rPr>
            <w:color w:val="EE0000"/>
            <w:rPrChange w:id="1930" w:author="Administrator" w:date="2026-08-16T19:06:00Z" w16du:dateUtc="2026-08-16T12:06:00Z">
              <w:rPr>
                <w:color w:val="000000" w:themeColor="text1"/>
                <w:sz w:val="24"/>
                <w:szCs w:val="24"/>
              </w:rPr>
            </w:rPrChange>
          </w:rPr>
          <w:t xml:space="preserve"> </w:t>
        </w:r>
        <w:proofErr w:type="spellStart"/>
        <w:r w:rsidRPr="00E00E28">
          <w:rPr>
            <w:color w:val="EE0000"/>
            <w:rPrChange w:id="1931" w:author="Administrator" w:date="2026-08-16T19:06:00Z" w16du:dateUtc="2026-08-16T12:06:00Z">
              <w:rPr>
                <w:color w:val="000000" w:themeColor="text1"/>
                <w:sz w:val="24"/>
                <w:szCs w:val="24"/>
              </w:rPr>
            </w:rPrChange>
          </w:rPr>
          <w:t>lực</w:t>
        </w:r>
        <w:proofErr w:type="spellEnd"/>
        <w:r w:rsidRPr="00E00E28">
          <w:rPr>
            <w:color w:val="EE0000"/>
            <w:rPrChange w:id="1932" w:author="Administrator" w:date="2026-08-16T19:06:00Z" w16du:dateUtc="2026-08-16T12:06:00Z">
              <w:rPr>
                <w:color w:val="000000" w:themeColor="text1"/>
                <w:sz w:val="24"/>
                <w:szCs w:val="24"/>
              </w:rPr>
            </w:rPrChange>
          </w:rPr>
          <w:t xml:space="preserve"> </w:t>
        </w:r>
        <w:proofErr w:type="spellStart"/>
        <w:r w:rsidRPr="00E00E28">
          <w:rPr>
            <w:color w:val="EE0000"/>
            <w:rPrChange w:id="1933" w:author="Administrator" w:date="2026-08-16T19:06:00Z" w16du:dateUtc="2026-08-16T12:06:00Z">
              <w:rPr>
                <w:color w:val="000000" w:themeColor="text1"/>
                <w:sz w:val="24"/>
                <w:szCs w:val="24"/>
              </w:rPr>
            </w:rPrChange>
          </w:rPr>
          <w:t>cần</w:t>
        </w:r>
        <w:proofErr w:type="spellEnd"/>
        <w:r w:rsidRPr="00E00E28">
          <w:rPr>
            <w:color w:val="EE0000"/>
            <w:rPrChange w:id="1934" w:author="Administrator" w:date="2026-08-16T19:06:00Z" w16du:dateUtc="2026-08-16T12:06:00Z">
              <w:rPr>
                <w:color w:val="000000" w:themeColor="text1"/>
                <w:sz w:val="24"/>
                <w:szCs w:val="24"/>
              </w:rPr>
            </w:rPrChange>
          </w:rPr>
          <w:t xml:space="preserve"> </w:t>
        </w:r>
        <w:proofErr w:type="spellStart"/>
        <w:r w:rsidRPr="00E00E28">
          <w:rPr>
            <w:color w:val="EE0000"/>
            <w:rPrChange w:id="1935" w:author="Administrator" w:date="2026-08-16T19:06:00Z" w16du:dateUtc="2026-08-16T12:06:00Z">
              <w:rPr>
                <w:color w:val="000000" w:themeColor="text1"/>
                <w:sz w:val="24"/>
                <w:szCs w:val="24"/>
              </w:rPr>
            </w:rPrChange>
          </w:rPr>
          <w:t>bổ</w:t>
        </w:r>
        <w:proofErr w:type="spellEnd"/>
        <w:r w:rsidRPr="00E00E28">
          <w:rPr>
            <w:color w:val="EE0000"/>
            <w:rPrChange w:id="1936" w:author="Administrator" w:date="2026-08-16T19:06:00Z" w16du:dateUtc="2026-08-16T12:06:00Z">
              <w:rPr>
                <w:color w:val="000000" w:themeColor="text1"/>
                <w:sz w:val="24"/>
                <w:szCs w:val="24"/>
              </w:rPr>
            </w:rPrChange>
          </w:rPr>
          <w:t xml:space="preserve"> sung.</w:t>
        </w:r>
      </w:ins>
    </w:p>
    <w:p w14:paraId="28AF794E" w14:textId="77777777" w:rsidR="00BB401E" w:rsidRPr="00BB401E" w:rsidRDefault="00BB401E" w:rsidP="00BB401E">
      <w:pPr>
        <w:spacing w:before="120"/>
        <w:jc w:val="both"/>
        <w:rPr>
          <w:ins w:id="1937" w:author="Administrator" w:date="2026-08-16T21:35:00Z" w16du:dateUtc="2026-08-16T14:35:00Z"/>
          <w:color w:val="EE0000"/>
        </w:rPr>
      </w:pPr>
      <w:proofErr w:type="spellStart"/>
      <w:ins w:id="1938" w:author="Administrator" w:date="2026-08-16T21:35:00Z" w16du:dateUtc="2026-08-16T14:35:00Z">
        <w:r w:rsidRPr="00BB401E">
          <w:rPr>
            <w:color w:val="EE0000"/>
          </w:rPr>
          <w:t>Chỉ</w:t>
        </w:r>
        <w:proofErr w:type="spellEnd"/>
        <w:r w:rsidRPr="00BB401E">
          <w:rPr>
            <w:color w:val="EE0000"/>
          </w:rPr>
          <w:t xml:space="preserve"> </w:t>
        </w:r>
        <w:proofErr w:type="spellStart"/>
        <w:r w:rsidRPr="00BB401E">
          <w:rPr>
            <w:color w:val="EE0000"/>
          </w:rPr>
          <w:t>số</w:t>
        </w:r>
        <w:proofErr w:type="spellEnd"/>
        <w:r w:rsidRPr="00BB401E">
          <w:rPr>
            <w:color w:val="EE0000"/>
          </w:rPr>
          <w:t xml:space="preserve"> </w:t>
        </w:r>
        <w:proofErr w:type="spellStart"/>
        <w:r w:rsidRPr="00BB401E">
          <w:rPr>
            <w:color w:val="EE0000"/>
          </w:rPr>
          <w:t>đánh</w:t>
        </w:r>
        <w:proofErr w:type="spellEnd"/>
        <w:r w:rsidRPr="00BB401E">
          <w:rPr>
            <w:color w:val="EE0000"/>
          </w:rPr>
          <w:t xml:space="preserve"> </w:t>
        </w:r>
        <w:proofErr w:type="spellStart"/>
        <w:r w:rsidRPr="00BB401E">
          <w:rPr>
            <w:color w:val="EE0000"/>
          </w:rPr>
          <w:t>giá</w:t>
        </w:r>
        <w:proofErr w:type="spellEnd"/>
        <w:r w:rsidRPr="00BB401E">
          <w:rPr>
            <w:color w:val="EE0000"/>
          </w:rPr>
          <w:t xml:space="preserve"> AI:</w:t>
        </w:r>
      </w:ins>
    </w:p>
    <w:p w14:paraId="6ECD6E9D" w14:textId="77777777" w:rsidR="00BB401E" w:rsidRPr="00BB401E" w:rsidRDefault="00BB401E" w:rsidP="00BB401E">
      <w:pPr>
        <w:spacing w:before="120"/>
        <w:jc w:val="both"/>
        <w:rPr>
          <w:ins w:id="1939" w:author="Administrator" w:date="2026-08-16T21:35:00Z" w16du:dateUtc="2026-08-16T14:35:00Z"/>
          <w:color w:val="EE0000"/>
        </w:rPr>
      </w:pPr>
      <w:ins w:id="1940" w:author="Administrator" w:date="2026-08-16T21:35:00Z" w16du:dateUtc="2026-08-16T14:35:00Z">
        <w:r w:rsidRPr="00BB401E">
          <w:rPr>
            <w:color w:val="EE0000"/>
          </w:rPr>
          <w:t xml:space="preserve">– Precision@5: </w:t>
        </w:r>
        <w:proofErr w:type="spellStart"/>
        <w:r w:rsidRPr="00BB401E">
          <w:rPr>
            <w:color w:val="EE0000"/>
          </w:rPr>
          <w:t>tỷ</w:t>
        </w:r>
        <w:proofErr w:type="spellEnd"/>
        <w:r w:rsidRPr="00BB401E">
          <w:rPr>
            <w:color w:val="EE0000"/>
          </w:rPr>
          <w:t xml:space="preserve"> </w:t>
        </w:r>
        <w:proofErr w:type="spellStart"/>
        <w:r w:rsidRPr="00BB401E">
          <w:rPr>
            <w:color w:val="EE0000"/>
          </w:rPr>
          <w:t>lệ</w:t>
        </w:r>
        <w:proofErr w:type="spellEnd"/>
        <w:r w:rsidRPr="00BB401E">
          <w:rPr>
            <w:color w:val="EE0000"/>
          </w:rPr>
          <w:t xml:space="preserve"> </w:t>
        </w:r>
        <w:proofErr w:type="spellStart"/>
        <w:r w:rsidRPr="00BB401E">
          <w:rPr>
            <w:color w:val="EE0000"/>
          </w:rPr>
          <w:t>chuyên</w:t>
        </w:r>
        <w:proofErr w:type="spellEnd"/>
        <w:r w:rsidRPr="00BB401E">
          <w:rPr>
            <w:color w:val="EE0000"/>
          </w:rPr>
          <w:t xml:space="preserve"> </w:t>
        </w:r>
        <w:proofErr w:type="spellStart"/>
        <w:r w:rsidRPr="00BB401E">
          <w:rPr>
            <w:color w:val="EE0000"/>
          </w:rPr>
          <w:t>gia</w:t>
        </w:r>
        <w:proofErr w:type="spellEnd"/>
        <w:r w:rsidRPr="00BB401E">
          <w:rPr>
            <w:color w:val="EE0000"/>
          </w:rPr>
          <w:t xml:space="preserve"> </w:t>
        </w:r>
        <w:proofErr w:type="spellStart"/>
        <w:r w:rsidRPr="00BB401E">
          <w:rPr>
            <w:color w:val="EE0000"/>
          </w:rPr>
          <w:t>phù</w:t>
        </w:r>
        <w:proofErr w:type="spellEnd"/>
        <w:r w:rsidRPr="00BB401E">
          <w:rPr>
            <w:color w:val="EE0000"/>
          </w:rPr>
          <w:t xml:space="preserve"> </w:t>
        </w:r>
        <w:proofErr w:type="spellStart"/>
        <w:r w:rsidRPr="00BB401E">
          <w:rPr>
            <w:color w:val="EE0000"/>
          </w:rPr>
          <w:t>hợp</w:t>
        </w:r>
        <w:proofErr w:type="spellEnd"/>
        <w:r w:rsidRPr="00BB401E">
          <w:rPr>
            <w:color w:val="EE0000"/>
          </w:rPr>
          <w:t xml:space="preserve"> </w:t>
        </w:r>
        <w:proofErr w:type="spellStart"/>
        <w:r w:rsidRPr="00BB401E">
          <w:rPr>
            <w:color w:val="EE0000"/>
          </w:rPr>
          <w:t>trong</w:t>
        </w:r>
        <w:proofErr w:type="spellEnd"/>
        <w:r w:rsidRPr="00BB401E">
          <w:rPr>
            <w:color w:val="EE0000"/>
          </w:rPr>
          <w:t xml:space="preserve"> 5 </w:t>
        </w:r>
        <w:proofErr w:type="spellStart"/>
        <w:r w:rsidRPr="00BB401E">
          <w:rPr>
            <w:color w:val="EE0000"/>
          </w:rPr>
          <w:t>kết</w:t>
        </w:r>
        <w:proofErr w:type="spellEnd"/>
        <w:r w:rsidRPr="00BB401E">
          <w:rPr>
            <w:color w:val="EE0000"/>
          </w:rPr>
          <w:t xml:space="preserve"> </w:t>
        </w:r>
        <w:proofErr w:type="spellStart"/>
        <w:r w:rsidRPr="00BB401E">
          <w:rPr>
            <w:color w:val="EE0000"/>
          </w:rPr>
          <w:t>quả</w:t>
        </w:r>
        <w:proofErr w:type="spellEnd"/>
        <w:r w:rsidRPr="00BB401E">
          <w:rPr>
            <w:color w:val="EE0000"/>
          </w:rPr>
          <w:t xml:space="preserve"> </w:t>
        </w:r>
        <w:proofErr w:type="spellStart"/>
        <w:r w:rsidRPr="00BB401E">
          <w:rPr>
            <w:color w:val="EE0000"/>
          </w:rPr>
          <w:t>đề</w:t>
        </w:r>
        <w:proofErr w:type="spellEnd"/>
        <w:r w:rsidRPr="00BB401E">
          <w:rPr>
            <w:color w:val="EE0000"/>
          </w:rPr>
          <w:t xml:space="preserve"> </w:t>
        </w:r>
        <w:proofErr w:type="spellStart"/>
        <w:r w:rsidRPr="00BB401E">
          <w:rPr>
            <w:color w:val="EE0000"/>
          </w:rPr>
          <w:t>xuất</w:t>
        </w:r>
        <w:proofErr w:type="spellEnd"/>
        <w:r w:rsidRPr="00BB401E">
          <w:rPr>
            <w:color w:val="EE0000"/>
          </w:rPr>
          <w:t xml:space="preserve"> </w:t>
        </w:r>
        <w:proofErr w:type="spellStart"/>
        <w:r w:rsidRPr="00BB401E">
          <w:rPr>
            <w:color w:val="EE0000"/>
          </w:rPr>
          <w:t>đầu</w:t>
        </w:r>
        <w:proofErr w:type="spellEnd"/>
        <w:r w:rsidRPr="00BB401E">
          <w:rPr>
            <w:color w:val="EE0000"/>
          </w:rPr>
          <w:t xml:space="preserve"> </w:t>
        </w:r>
        <w:proofErr w:type="spellStart"/>
        <w:r w:rsidRPr="00BB401E">
          <w:rPr>
            <w:color w:val="EE0000"/>
          </w:rPr>
          <w:t>tiên</w:t>
        </w:r>
        <w:proofErr w:type="spellEnd"/>
        <w:r w:rsidRPr="00BB401E">
          <w:rPr>
            <w:color w:val="EE0000"/>
          </w:rPr>
          <w:t>.</w:t>
        </w:r>
      </w:ins>
    </w:p>
    <w:p w14:paraId="5A196F99" w14:textId="77777777" w:rsidR="00BB401E" w:rsidRPr="00BB401E" w:rsidRDefault="00BB401E" w:rsidP="00BB401E">
      <w:pPr>
        <w:spacing w:before="120"/>
        <w:jc w:val="both"/>
        <w:rPr>
          <w:ins w:id="1941" w:author="Administrator" w:date="2026-08-16T21:35:00Z" w16du:dateUtc="2026-08-16T14:35:00Z"/>
          <w:color w:val="EE0000"/>
        </w:rPr>
      </w:pPr>
      <w:ins w:id="1942" w:author="Administrator" w:date="2026-08-16T21:35:00Z" w16du:dateUtc="2026-08-16T14:35:00Z">
        <w:r w:rsidRPr="00BB401E">
          <w:rPr>
            <w:color w:val="EE0000"/>
          </w:rPr>
          <w:t xml:space="preserve">– Recall@10: </w:t>
        </w:r>
        <w:proofErr w:type="spellStart"/>
        <w:r w:rsidRPr="00BB401E">
          <w:rPr>
            <w:color w:val="EE0000"/>
          </w:rPr>
          <w:t>khả</w:t>
        </w:r>
        <w:proofErr w:type="spellEnd"/>
        <w:r w:rsidRPr="00BB401E">
          <w:rPr>
            <w:color w:val="EE0000"/>
          </w:rPr>
          <w:t xml:space="preserve"> </w:t>
        </w:r>
        <w:proofErr w:type="spellStart"/>
        <w:r w:rsidRPr="00BB401E">
          <w:rPr>
            <w:color w:val="EE0000"/>
          </w:rPr>
          <w:t>năng</w:t>
        </w:r>
        <w:proofErr w:type="spellEnd"/>
        <w:r w:rsidRPr="00BB401E">
          <w:rPr>
            <w:color w:val="EE0000"/>
          </w:rPr>
          <w:t xml:space="preserve"> </w:t>
        </w:r>
        <w:proofErr w:type="spellStart"/>
        <w:r w:rsidRPr="00BB401E">
          <w:rPr>
            <w:color w:val="EE0000"/>
          </w:rPr>
          <w:t>tìm</w:t>
        </w:r>
        <w:proofErr w:type="spellEnd"/>
        <w:r w:rsidRPr="00BB401E">
          <w:rPr>
            <w:color w:val="EE0000"/>
          </w:rPr>
          <w:t xml:space="preserve"> </w:t>
        </w:r>
        <w:proofErr w:type="spellStart"/>
        <w:r w:rsidRPr="00BB401E">
          <w:rPr>
            <w:color w:val="EE0000"/>
          </w:rPr>
          <w:t>được</w:t>
        </w:r>
        <w:proofErr w:type="spellEnd"/>
        <w:r w:rsidRPr="00BB401E">
          <w:rPr>
            <w:color w:val="EE0000"/>
          </w:rPr>
          <w:t xml:space="preserve"> </w:t>
        </w:r>
        <w:proofErr w:type="spellStart"/>
        <w:r w:rsidRPr="00BB401E">
          <w:rPr>
            <w:color w:val="EE0000"/>
          </w:rPr>
          <w:t>các</w:t>
        </w:r>
        <w:proofErr w:type="spellEnd"/>
        <w:r w:rsidRPr="00BB401E">
          <w:rPr>
            <w:color w:val="EE0000"/>
          </w:rPr>
          <w:t xml:space="preserve"> </w:t>
        </w:r>
        <w:proofErr w:type="spellStart"/>
        <w:r w:rsidRPr="00BB401E">
          <w:rPr>
            <w:color w:val="EE0000"/>
          </w:rPr>
          <w:t>chuyên</w:t>
        </w:r>
        <w:proofErr w:type="spellEnd"/>
        <w:r w:rsidRPr="00BB401E">
          <w:rPr>
            <w:color w:val="EE0000"/>
          </w:rPr>
          <w:t xml:space="preserve"> </w:t>
        </w:r>
        <w:proofErr w:type="spellStart"/>
        <w:r w:rsidRPr="00BB401E">
          <w:rPr>
            <w:color w:val="EE0000"/>
          </w:rPr>
          <w:t>gia</w:t>
        </w:r>
        <w:proofErr w:type="spellEnd"/>
        <w:r w:rsidRPr="00BB401E">
          <w:rPr>
            <w:color w:val="EE0000"/>
          </w:rPr>
          <w:t xml:space="preserve"> </w:t>
        </w:r>
        <w:proofErr w:type="spellStart"/>
        <w:r w:rsidRPr="00BB401E">
          <w:rPr>
            <w:color w:val="EE0000"/>
          </w:rPr>
          <w:t>phù</w:t>
        </w:r>
        <w:proofErr w:type="spellEnd"/>
        <w:r w:rsidRPr="00BB401E">
          <w:rPr>
            <w:color w:val="EE0000"/>
          </w:rPr>
          <w:t xml:space="preserve"> </w:t>
        </w:r>
        <w:proofErr w:type="spellStart"/>
        <w:r w:rsidRPr="00BB401E">
          <w:rPr>
            <w:color w:val="EE0000"/>
          </w:rPr>
          <w:t>hợp</w:t>
        </w:r>
        <w:proofErr w:type="spellEnd"/>
        <w:r w:rsidRPr="00BB401E">
          <w:rPr>
            <w:color w:val="EE0000"/>
          </w:rPr>
          <w:t xml:space="preserve"> </w:t>
        </w:r>
        <w:proofErr w:type="spellStart"/>
        <w:r w:rsidRPr="00BB401E">
          <w:rPr>
            <w:color w:val="EE0000"/>
          </w:rPr>
          <w:t>trong</w:t>
        </w:r>
        <w:proofErr w:type="spellEnd"/>
        <w:r w:rsidRPr="00BB401E">
          <w:rPr>
            <w:color w:val="EE0000"/>
          </w:rPr>
          <w:t xml:space="preserve"> 10 </w:t>
        </w:r>
        <w:proofErr w:type="spellStart"/>
        <w:r w:rsidRPr="00BB401E">
          <w:rPr>
            <w:color w:val="EE0000"/>
          </w:rPr>
          <w:t>kết</w:t>
        </w:r>
        <w:proofErr w:type="spellEnd"/>
        <w:r w:rsidRPr="00BB401E">
          <w:rPr>
            <w:color w:val="EE0000"/>
          </w:rPr>
          <w:t xml:space="preserve"> </w:t>
        </w:r>
        <w:proofErr w:type="spellStart"/>
        <w:r w:rsidRPr="00BB401E">
          <w:rPr>
            <w:color w:val="EE0000"/>
          </w:rPr>
          <w:t>quả</w:t>
        </w:r>
        <w:proofErr w:type="spellEnd"/>
        <w:r w:rsidRPr="00BB401E">
          <w:rPr>
            <w:color w:val="EE0000"/>
          </w:rPr>
          <w:t xml:space="preserve"> </w:t>
        </w:r>
        <w:proofErr w:type="spellStart"/>
        <w:r w:rsidRPr="00BB401E">
          <w:rPr>
            <w:color w:val="EE0000"/>
          </w:rPr>
          <w:t>đầu</w:t>
        </w:r>
        <w:proofErr w:type="spellEnd"/>
        <w:r w:rsidRPr="00BB401E">
          <w:rPr>
            <w:color w:val="EE0000"/>
          </w:rPr>
          <w:t xml:space="preserve"> </w:t>
        </w:r>
        <w:proofErr w:type="spellStart"/>
        <w:r w:rsidRPr="00BB401E">
          <w:rPr>
            <w:color w:val="EE0000"/>
          </w:rPr>
          <w:t>tiên</w:t>
        </w:r>
        <w:proofErr w:type="spellEnd"/>
        <w:r w:rsidRPr="00BB401E">
          <w:rPr>
            <w:color w:val="EE0000"/>
          </w:rPr>
          <w:t>.</w:t>
        </w:r>
      </w:ins>
    </w:p>
    <w:p w14:paraId="1CDB3672" w14:textId="77777777" w:rsidR="00BB401E" w:rsidRPr="00BB401E" w:rsidRDefault="00BB401E" w:rsidP="00BB401E">
      <w:pPr>
        <w:spacing w:before="120"/>
        <w:jc w:val="both"/>
        <w:rPr>
          <w:ins w:id="1943" w:author="Administrator" w:date="2026-08-16T21:35:00Z" w16du:dateUtc="2026-08-16T14:35:00Z"/>
          <w:color w:val="EE0000"/>
        </w:rPr>
      </w:pPr>
      <w:ins w:id="1944" w:author="Administrator" w:date="2026-08-16T21:35:00Z" w16du:dateUtc="2026-08-16T14:35:00Z">
        <w:r w:rsidRPr="00BB401E">
          <w:rPr>
            <w:color w:val="EE0000"/>
          </w:rPr>
          <w:t xml:space="preserve">– NDCG@10: </w:t>
        </w:r>
        <w:proofErr w:type="spellStart"/>
        <w:r w:rsidRPr="00BB401E">
          <w:rPr>
            <w:color w:val="EE0000"/>
          </w:rPr>
          <w:t>chất</w:t>
        </w:r>
        <w:proofErr w:type="spellEnd"/>
        <w:r w:rsidRPr="00BB401E">
          <w:rPr>
            <w:color w:val="EE0000"/>
          </w:rPr>
          <w:t xml:space="preserve"> </w:t>
        </w:r>
        <w:proofErr w:type="spellStart"/>
        <w:r w:rsidRPr="00BB401E">
          <w:rPr>
            <w:color w:val="EE0000"/>
          </w:rPr>
          <w:t>lượng</w:t>
        </w:r>
        <w:proofErr w:type="spellEnd"/>
        <w:r w:rsidRPr="00BB401E">
          <w:rPr>
            <w:color w:val="EE0000"/>
          </w:rPr>
          <w:t xml:space="preserve"> </w:t>
        </w:r>
        <w:proofErr w:type="spellStart"/>
        <w:r w:rsidRPr="00BB401E">
          <w:rPr>
            <w:color w:val="EE0000"/>
          </w:rPr>
          <w:t>thứ</w:t>
        </w:r>
        <w:proofErr w:type="spellEnd"/>
        <w:r w:rsidRPr="00BB401E">
          <w:rPr>
            <w:color w:val="EE0000"/>
          </w:rPr>
          <w:t xml:space="preserve"> </w:t>
        </w:r>
        <w:proofErr w:type="spellStart"/>
        <w:r w:rsidRPr="00BB401E">
          <w:rPr>
            <w:color w:val="EE0000"/>
          </w:rPr>
          <w:t>tự</w:t>
        </w:r>
        <w:proofErr w:type="spellEnd"/>
        <w:r w:rsidRPr="00BB401E">
          <w:rPr>
            <w:color w:val="EE0000"/>
          </w:rPr>
          <w:t xml:space="preserve"> </w:t>
        </w:r>
        <w:proofErr w:type="spellStart"/>
        <w:r w:rsidRPr="00BB401E">
          <w:rPr>
            <w:color w:val="EE0000"/>
          </w:rPr>
          <w:t>xếp</w:t>
        </w:r>
        <w:proofErr w:type="spellEnd"/>
        <w:r w:rsidRPr="00BB401E">
          <w:rPr>
            <w:color w:val="EE0000"/>
          </w:rPr>
          <w:t xml:space="preserve"> </w:t>
        </w:r>
        <w:proofErr w:type="spellStart"/>
        <w:r w:rsidRPr="00BB401E">
          <w:rPr>
            <w:color w:val="EE0000"/>
          </w:rPr>
          <w:t>hạng</w:t>
        </w:r>
        <w:proofErr w:type="spellEnd"/>
        <w:r w:rsidRPr="00BB401E">
          <w:rPr>
            <w:color w:val="EE0000"/>
          </w:rPr>
          <w:t>.</w:t>
        </w:r>
      </w:ins>
    </w:p>
    <w:p w14:paraId="20C4828A" w14:textId="77777777" w:rsidR="00BB401E" w:rsidRPr="00BB401E" w:rsidRDefault="00BB401E" w:rsidP="00BB401E">
      <w:pPr>
        <w:spacing w:before="120"/>
        <w:jc w:val="both"/>
        <w:rPr>
          <w:ins w:id="1945" w:author="Administrator" w:date="2026-08-16T21:35:00Z" w16du:dateUtc="2026-08-16T14:35:00Z"/>
          <w:color w:val="EE0000"/>
        </w:rPr>
      </w:pPr>
      <w:ins w:id="1946" w:author="Administrator" w:date="2026-08-16T21:35:00Z" w16du:dateUtc="2026-08-16T14:35:00Z">
        <w:r w:rsidRPr="00BB401E">
          <w:rPr>
            <w:color w:val="EE0000"/>
          </w:rPr>
          <w:t xml:space="preserve">– </w:t>
        </w:r>
        <w:proofErr w:type="spellStart"/>
        <w:r w:rsidRPr="00BB401E">
          <w:rPr>
            <w:color w:val="EE0000"/>
          </w:rPr>
          <w:t>Tỷ</w:t>
        </w:r>
        <w:proofErr w:type="spellEnd"/>
        <w:r w:rsidRPr="00BB401E">
          <w:rPr>
            <w:color w:val="EE0000"/>
          </w:rPr>
          <w:t xml:space="preserve"> </w:t>
        </w:r>
        <w:proofErr w:type="spellStart"/>
        <w:r w:rsidRPr="00BB401E">
          <w:rPr>
            <w:color w:val="EE0000"/>
          </w:rPr>
          <w:t>lệ</w:t>
        </w:r>
        <w:proofErr w:type="spellEnd"/>
        <w:r w:rsidRPr="00BB401E">
          <w:rPr>
            <w:color w:val="EE0000"/>
          </w:rPr>
          <w:t xml:space="preserve"> </w:t>
        </w:r>
        <w:proofErr w:type="spellStart"/>
        <w:r w:rsidRPr="00BB401E">
          <w:rPr>
            <w:color w:val="EE0000"/>
          </w:rPr>
          <w:t>chấp</w:t>
        </w:r>
        <w:proofErr w:type="spellEnd"/>
        <w:r w:rsidRPr="00BB401E">
          <w:rPr>
            <w:color w:val="EE0000"/>
          </w:rPr>
          <w:t xml:space="preserve"> </w:t>
        </w:r>
        <w:proofErr w:type="spellStart"/>
        <w:r w:rsidRPr="00BB401E">
          <w:rPr>
            <w:color w:val="EE0000"/>
          </w:rPr>
          <w:t>nhận</w:t>
        </w:r>
        <w:proofErr w:type="spellEnd"/>
        <w:r w:rsidRPr="00BB401E">
          <w:rPr>
            <w:color w:val="EE0000"/>
          </w:rPr>
          <w:t xml:space="preserve"> </w:t>
        </w:r>
        <w:proofErr w:type="spellStart"/>
        <w:r w:rsidRPr="00BB401E">
          <w:rPr>
            <w:color w:val="EE0000"/>
          </w:rPr>
          <w:t>đề</w:t>
        </w:r>
        <w:proofErr w:type="spellEnd"/>
        <w:r w:rsidRPr="00BB401E">
          <w:rPr>
            <w:color w:val="EE0000"/>
          </w:rPr>
          <w:t xml:space="preserve"> </w:t>
        </w:r>
        <w:proofErr w:type="spellStart"/>
        <w:r w:rsidRPr="00BB401E">
          <w:rPr>
            <w:color w:val="EE0000"/>
          </w:rPr>
          <w:t>xuất</w:t>
        </w:r>
        <w:proofErr w:type="spellEnd"/>
        <w:r w:rsidRPr="00BB401E">
          <w:rPr>
            <w:color w:val="EE0000"/>
          </w:rPr>
          <w:t xml:space="preserve"> </w:t>
        </w:r>
        <w:proofErr w:type="spellStart"/>
        <w:r w:rsidRPr="00BB401E">
          <w:rPr>
            <w:color w:val="EE0000"/>
          </w:rPr>
          <w:t>của</w:t>
        </w:r>
        <w:proofErr w:type="spellEnd"/>
        <w:r w:rsidRPr="00BB401E">
          <w:rPr>
            <w:color w:val="EE0000"/>
          </w:rPr>
          <w:t xml:space="preserve"> AI.</w:t>
        </w:r>
      </w:ins>
    </w:p>
    <w:p w14:paraId="2DD0BAC8" w14:textId="77777777" w:rsidR="00BB401E" w:rsidRPr="00BB401E" w:rsidRDefault="00BB401E" w:rsidP="00BB401E">
      <w:pPr>
        <w:spacing w:before="120"/>
        <w:jc w:val="both"/>
        <w:rPr>
          <w:ins w:id="1947" w:author="Administrator" w:date="2026-08-16T21:35:00Z" w16du:dateUtc="2026-08-16T14:35:00Z"/>
          <w:color w:val="EE0000"/>
        </w:rPr>
      </w:pPr>
      <w:ins w:id="1948" w:author="Administrator" w:date="2026-08-16T21:35:00Z" w16du:dateUtc="2026-08-16T14:35:00Z">
        <w:r w:rsidRPr="00BB401E">
          <w:rPr>
            <w:color w:val="EE0000"/>
          </w:rPr>
          <w:t xml:space="preserve">– </w:t>
        </w:r>
        <w:proofErr w:type="spellStart"/>
        <w:r w:rsidRPr="00BB401E">
          <w:rPr>
            <w:color w:val="EE0000"/>
          </w:rPr>
          <w:t>Thời</w:t>
        </w:r>
        <w:proofErr w:type="spellEnd"/>
        <w:r w:rsidRPr="00BB401E">
          <w:rPr>
            <w:color w:val="EE0000"/>
          </w:rPr>
          <w:t xml:space="preserve"> </w:t>
        </w:r>
        <w:proofErr w:type="spellStart"/>
        <w:r w:rsidRPr="00BB401E">
          <w:rPr>
            <w:color w:val="EE0000"/>
          </w:rPr>
          <w:t>gian</w:t>
        </w:r>
        <w:proofErr w:type="spellEnd"/>
        <w:r w:rsidRPr="00BB401E">
          <w:rPr>
            <w:color w:val="EE0000"/>
          </w:rPr>
          <w:t xml:space="preserve"> </w:t>
        </w:r>
        <w:proofErr w:type="spellStart"/>
        <w:r w:rsidRPr="00BB401E">
          <w:rPr>
            <w:color w:val="EE0000"/>
          </w:rPr>
          <w:t>từ</w:t>
        </w:r>
        <w:proofErr w:type="spellEnd"/>
        <w:r w:rsidRPr="00BB401E">
          <w:rPr>
            <w:color w:val="EE0000"/>
          </w:rPr>
          <w:t xml:space="preserve"> </w:t>
        </w:r>
        <w:proofErr w:type="spellStart"/>
        <w:r w:rsidRPr="00BB401E">
          <w:rPr>
            <w:color w:val="EE0000"/>
          </w:rPr>
          <w:t>khi</w:t>
        </w:r>
        <w:proofErr w:type="spellEnd"/>
        <w:r w:rsidRPr="00BB401E">
          <w:rPr>
            <w:color w:val="EE0000"/>
          </w:rPr>
          <w:t xml:space="preserve"> </w:t>
        </w:r>
        <w:proofErr w:type="spellStart"/>
        <w:r w:rsidRPr="00BB401E">
          <w:rPr>
            <w:color w:val="EE0000"/>
          </w:rPr>
          <w:t>tiếp</w:t>
        </w:r>
        <w:proofErr w:type="spellEnd"/>
        <w:r w:rsidRPr="00BB401E">
          <w:rPr>
            <w:color w:val="EE0000"/>
          </w:rPr>
          <w:t xml:space="preserve"> </w:t>
        </w:r>
        <w:proofErr w:type="spellStart"/>
        <w:r w:rsidRPr="00BB401E">
          <w:rPr>
            <w:color w:val="EE0000"/>
          </w:rPr>
          <w:t>nhận</w:t>
        </w:r>
        <w:proofErr w:type="spellEnd"/>
        <w:r w:rsidRPr="00BB401E">
          <w:rPr>
            <w:color w:val="EE0000"/>
          </w:rPr>
          <w:t xml:space="preserve"> </w:t>
        </w:r>
        <w:proofErr w:type="spellStart"/>
        <w:r w:rsidRPr="00BB401E">
          <w:rPr>
            <w:color w:val="EE0000"/>
          </w:rPr>
          <w:t>bài</w:t>
        </w:r>
        <w:proofErr w:type="spellEnd"/>
        <w:r w:rsidRPr="00BB401E">
          <w:rPr>
            <w:color w:val="EE0000"/>
          </w:rPr>
          <w:t xml:space="preserve"> </w:t>
        </w:r>
        <w:proofErr w:type="spellStart"/>
        <w:r w:rsidRPr="00BB401E">
          <w:rPr>
            <w:color w:val="EE0000"/>
          </w:rPr>
          <w:t>toán</w:t>
        </w:r>
        <w:proofErr w:type="spellEnd"/>
        <w:r w:rsidRPr="00BB401E">
          <w:rPr>
            <w:color w:val="EE0000"/>
          </w:rPr>
          <w:t xml:space="preserve"> </w:t>
        </w:r>
        <w:proofErr w:type="spellStart"/>
        <w:r w:rsidRPr="00BB401E">
          <w:rPr>
            <w:color w:val="EE0000"/>
          </w:rPr>
          <w:t>đến</w:t>
        </w:r>
        <w:proofErr w:type="spellEnd"/>
        <w:r w:rsidRPr="00BB401E">
          <w:rPr>
            <w:color w:val="EE0000"/>
          </w:rPr>
          <w:t xml:space="preserve"> </w:t>
        </w:r>
        <w:proofErr w:type="spellStart"/>
        <w:r w:rsidRPr="00BB401E">
          <w:rPr>
            <w:color w:val="EE0000"/>
          </w:rPr>
          <w:t>khi</w:t>
        </w:r>
        <w:proofErr w:type="spellEnd"/>
        <w:r w:rsidRPr="00BB401E">
          <w:rPr>
            <w:color w:val="EE0000"/>
          </w:rPr>
          <w:t xml:space="preserve"> </w:t>
        </w:r>
        <w:proofErr w:type="spellStart"/>
        <w:r w:rsidRPr="00BB401E">
          <w:rPr>
            <w:color w:val="EE0000"/>
          </w:rPr>
          <w:t>hình</w:t>
        </w:r>
        <w:proofErr w:type="spellEnd"/>
        <w:r w:rsidRPr="00BB401E">
          <w:rPr>
            <w:color w:val="EE0000"/>
          </w:rPr>
          <w:t xml:space="preserve"> </w:t>
        </w:r>
        <w:proofErr w:type="spellStart"/>
        <w:r w:rsidRPr="00BB401E">
          <w:rPr>
            <w:color w:val="EE0000"/>
          </w:rPr>
          <w:t>thành</w:t>
        </w:r>
        <w:proofErr w:type="spellEnd"/>
        <w:r w:rsidRPr="00BB401E">
          <w:rPr>
            <w:color w:val="EE0000"/>
          </w:rPr>
          <w:t xml:space="preserve"> </w:t>
        </w:r>
        <w:proofErr w:type="spellStart"/>
        <w:r w:rsidRPr="00BB401E">
          <w:rPr>
            <w:color w:val="EE0000"/>
          </w:rPr>
          <w:t>danh</w:t>
        </w:r>
        <w:proofErr w:type="spellEnd"/>
        <w:r w:rsidRPr="00BB401E">
          <w:rPr>
            <w:color w:val="EE0000"/>
          </w:rPr>
          <w:t xml:space="preserve"> </w:t>
        </w:r>
        <w:proofErr w:type="spellStart"/>
        <w:r w:rsidRPr="00BB401E">
          <w:rPr>
            <w:color w:val="EE0000"/>
          </w:rPr>
          <w:t>sách</w:t>
        </w:r>
        <w:proofErr w:type="spellEnd"/>
        <w:r w:rsidRPr="00BB401E">
          <w:rPr>
            <w:color w:val="EE0000"/>
          </w:rPr>
          <w:t xml:space="preserve"> </w:t>
        </w:r>
        <w:proofErr w:type="spellStart"/>
        <w:r w:rsidRPr="00BB401E">
          <w:rPr>
            <w:color w:val="EE0000"/>
          </w:rPr>
          <w:t>đề</w:t>
        </w:r>
        <w:proofErr w:type="spellEnd"/>
        <w:r w:rsidRPr="00BB401E">
          <w:rPr>
            <w:color w:val="EE0000"/>
          </w:rPr>
          <w:t xml:space="preserve"> </w:t>
        </w:r>
        <w:proofErr w:type="spellStart"/>
        <w:r w:rsidRPr="00BB401E">
          <w:rPr>
            <w:color w:val="EE0000"/>
          </w:rPr>
          <w:t>xuất</w:t>
        </w:r>
        <w:proofErr w:type="spellEnd"/>
        <w:r w:rsidRPr="00BB401E">
          <w:rPr>
            <w:color w:val="EE0000"/>
          </w:rPr>
          <w:t>.</w:t>
        </w:r>
      </w:ins>
    </w:p>
    <w:p w14:paraId="3B9A4B8B" w14:textId="77777777" w:rsidR="00BB401E" w:rsidRPr="00BB401E" w:rsidRDefault="00BB401E" w:rsidP="00BB401E">
      <w:pPr>
        <w:spacing w:before="120"/>
        <w:jc w:val="both"/>
        <w:rPr>
          <w:ins w:id="1949" w:author="Administrator" w:date="2026-08-16T21:35:00Z" w16du:dateUtc="2026-08-16T14:35:00Z"/>
          <w:color w:val="EE0000"/>
        </w:rPr>
      </w:pPr>
      <w:ins w:id="1950" w:author="Administrator" w:date="2026-08-16T21:35:00Z" w16du:dateUtc="2026-08-16T14:35:00Z">
        <w:r w:rsidRPr="00BB401E">
          <w:rPr>
            <w:color w:val="EE0000"/>
          </w:rPr>
          <w:t xml:space="preserve">– </w:t>
        </w:r>
        <w:proofErr w:type="spellStart"/>
        <w:r w:rsidRPr="00BB401E">
          <w:rPr>
            <w:color w:val="EE0000"/>
          </w:rPr>
          <w:t>Tỷ</w:t>
        </w:r>
        <w:proofErr w:type="spellEnd"/>
        <w:r w:rsidRPr="00BB401E">
          <w:rPr>
            <w:color w:val="EE0000"/>
          </w:rPr>
          <w:t xml:space="preserve"> </w:t>
        </w:r>
        <w:proofErr w:type="spellStart"/>
        <w:r w:rsidRPr="00BB401E">
          <w:rPr>
            <w:color w:val="EE0000"/>
          </w:rPr>
          <w:t>lệ</w:t>
        </w:r>
        <w:proofErr w:type="spellEnd"/>
        <w:r w:rsidRPr="00BB401E">
          <w:rPr>
            <w:color w:val="EE0000"/>
          </w:rPr>
          <w:t xml:space="preserve"> </w:t>
        </w:r>
        <w:proofErr w:type="spellStart"/>
        <w:r w:rsidRPr="00BB401E">
          <w:rPr>
            <w:color w:val="EE0000"/>
          </w:rPr>
          <w:t>ghép</w:t>
        </w:r>
        <w:proofErr w:type="spellEnd"/>
        <w:r w:rsidRPr="00BB401E">
          <w:rPr>
            <w:color w:val="EE0000"/>
          </w:rPr>
          <w:t xml:space="preserve"> </w:t>
        </w:r>
        <w:proofErr w:type="spellStart"/>
        <w:r w:rsidRPr="00BB401E">
          <w:rPr>
            <w:color w:val="EE0000"/>
          </w:rPr>
          <w:t>nối</w:t>
        </w:r>
        <w:proofErr w:type="spellEnd"/>
        <w:r w:rsidRPr="00BB401E">
          <w:rPr>
            <w:color w:val="EE0000"/>
          </w:rPr>
          <w:t xml:space="preserve"> </w:t>
        </w:r>
        <w:proofErr w:type="spellStart"/>
        <w:r w:rsidRPr="00BB401E">
          <w:rPr>
            <w:color w:val="EE0000"/>
          </w:rPr>
          <w:t>chuyển</w:t>
        </w:r>
        <w:proofErr w:type="spellEnd"/>
        <w:r w:rsidRPr="00BB401E">
          <w:rPr>
            <w:color w:val="EE0000"/>
          </w:rPr>
          <w:t xml:space="preserve"> </w:t>
        </w:r>
        <w:proofErr w:type="spellStart"/>
        <w:r w:rsidRPr="00BB401E">
          <w:rPr>
            <w:color w:val="EE0000"/>
          </w:rPr>
          <w:t>thành</w:t>
        </w:r>
        <w:proofErr w:type="spellEnd"/>
        <w:r w:rsidRPr="00BB401E">
          <w:rPr>
            <w:color w:val="EE0000"/>
          </w:rPr>
          <w:t xml:space="preserve"> </w:t>
        </w:r>
        <w:proofErr w:type="spellStart"/>
        <w:r w:rsidRPr="00BB401E">
          <w:rPr>
            <w:color w:val="EE0000"/>
          </w:rPr>
          <w:t>trao</w:t>
        </w:r>
        <w:proofErr w:type="spellEnd"/>
        <w:r w:rsidRPr="00BB401E">
          <w:rPr>
            <w:color w:val="EE0000"/>
          </w:rPr>
          <w:t xml:space="preserve"> </w:t>
        </w:r>
        <w:proofErr w:type="spellStart"/>
        <w:r w:rsidRPr="00BB401E">
          <w:rPr>
            <w:color w:val="EE0000"/>
          </w:rPr>
          <w:t>đổi</w:t>
        </w:r>
        <w:proofErr w:type="spellEnd"/>
        <w:r w:rsidRPr="00BB401E">
          <w:rPr>
            <w:color w:val="EE0000"/>
          </w:rPr>
          <w:t xml:space="preserve">, </w:t>
        </w:r>
        <w:proofErr w:type="spellStart"/>
        <w:r w:rsidRPr="00BB401E">
          <w:rPr>
            <w:color w:val="EE0000"/>
          </w:rPr>
          <w:t>đề</w:t>
        </w:r>
        <w:proofErr w:type="spellEnd"/>
        <w:r w:rsidRPr="00BB401E">
          <w:rPr>
            <w:color w:val="EE0000"/>
          </w:rPr>
          <w:t xml:space="preserve"> </w:t>
        </w:r>
        <w:proofErr w:type="spellStart"/>
        <w:r w:rsidRPr="00BB401E">
          <w:rPr>
            <w:color w:val="EE0000"/>
          </w:rPr>
          <w:t>xuất</w:t>
        </w:r>
        <w:proofErr w:type="spellEnd"/>
        <w:r w:rsidRPr="00BB401E">
          <w:rPr>
            <w:color w:val="EE0000"/>
          </w:rPr>
          <w:t xml:space="preserve"> </w:t>
        </w:r>
        <w:proofErr w:type="spellStart"/>
        <w:r w:rsidRPr="00BB401E">
          <w:rPr>
            <w:color w:val="EE0000"/>
          </w:rPr>
          <w:t>và</w:t>
        </w:r>
        <w:proofErr w:type="spellEnd"/>
        <w:r w:rsidRPr="00BB401E">
          <w:rPr>
            <w:color w:val="EE0000"/>
          </w:rPr>
          <w:t xml:space="preserve"> </w:t>
        </w:r>
        <w:proofErr w:type="spellStart"/>
        <w:r w:rsidRPr="00BB401E">
          <w:rPr>
            <w:color w:val="EE0000"/>
          </w:rPr>
          <w:t>hợp</w:t>
        </w:r>
        <w:proofErr w:type="spellEnd"/>
        <w:r w:rsidRPr="00BB401E">
          <w:rPr>
            <w:color w:val="EE0000"/>
          </w:rPr>
          <w:t xml:space="preserve"> </w:t>
        </w:r>
        <w:proofErr w:type="spellStart"/>
        <w:r w:rsidRPr="00BB401E">
          <w:rPr>
            <w:color w:val="EE0000"/>
          </w:rPr>
          <w:t>đồng</w:t>
        </w:r>
        <w:proofErr w:type="spellEnd"/>
        <w:r w:rsidRPr="00BB401E">
          <w:rPr>
            <w:color w:val="EE0000"/>
          </w:rPr>
          <w:t>.</w:t>
        </w:r>
      </w:ins>
    </w:p>
    <w:p w14:paraId="294B01CB" w14:textId="2950F8E0" w:rsidR="00BB401E" w:rsidRPr="00BB401E" w:rsidRDefault="00BB401E" w:rsidP="00BB401E">
      <w:pPr>
        <w:spacing w:before="120"/>
        <w:jc w:val="both"/>
        <w:rPr>
          <w:color w:val="EE0000"/>
          <w:rPrChange w:id="1951" w:author="Administrator" w:date="2026-08-16T21:35:00Z" w16du:dateUtc="2026-08-16T14:35:00Z">
            <w:rPr>
              <w:color w:val="000000" w:themeColor="text1"/>
            </w:rPr>
          </w:rPrChange>
        </w:rPr>
      </w:pPr>
      <w:ins w:id="1952" w:author="Administrator" w:date="2026-08-16T21:35:00Z" w16du:dateUtc="2026-08-16T14:35:00Z">
        <w:r w:rsidRPr="00BB401E">
          <w:rPr>
            <w:color w:val="EE0000"/>
          </w:rPr>
          <w:t xml:space="preserve">– </w:t>
        </w:r>
        <w:proofErr w:type="spellStart"/>
        <w:r w:rsidRPr="00BB401E">
          <w:rPr>
            <w:color w:val="EE0000"/>
          </w:rPr>
          <w:t>Tỷ</w:t>
        </w:r>
        <w:proofErr w:type="spellEnd"/>
        <w:r w:rsidRPr="00BB401E">
          <w:rPr>
            <w:color w:val="EE0000"/>
          </w:rPr>
          <w:t xml:space="preserve"> </w:t>
        </w:r>
        <w:proofErr w:type="spellStart"/>
        <w:r w:rsidRPr="00BB401E">
          <w:rPr>
            <w:color w:val="EE0000"/>
          </w:rPr>
          <w:t>lệ</w:t>
        </w:r>
        <w:proofErr w:type="spellEnd"/>
        <w:r w:rsidRPr="00BB401E">
          <w:rPr>
            <w:color w:val="EE0000"/>
          </w:rPr>
          <w:t xml:space="preserve"> </w:t>
        </w:r>
        <w:proofErr w:type="spellStart"/>
        <w:r w:rsidRPr="00BB401E">
          <w:rPr>
            <w:color w:val="EE0000"/>
          </w:rPr>
          <w:t>trường</w:t>
        </w:r>
        <w:proofErr w:type="spellEnd"/>
        <w:r w:rsidRPr="00BB401E">
          <w:rPr>
            <w:color w:val="EE0000"/>
          </w:rPr>
          <w:t xml:space="preserve"> </w:t>
        </w:r>
        <w:proofErr w:type="spellStart"/>
        <w:r w:rsidRPr="00BB401E">
          <w:rPr>
            <w:color w:val="EE0000"/>
          </w:rPr>
          <w:t>hợp</w:t>
        </w:r>
        <w:proofErr w:type="spellEnd"/>
        <w:r w:rsidRPr="00BB401E">
          <w:rPr>
            <w:color w:val="EE0000"/>
          </w:rPr>
          <w:t xml:space="preserve"> </w:t>
        </w:r>
        <w:proofErr w:type="spellStart"/>
        <w:r w:rsidRPr="00BB401E">
          <w:rPr>
            <w:color w:val="EE0000"/>
          </w:rPr>
          <w:t>người</w:t>
        </w:r>
        <w:proofErr w:type="spellEnd"/>
        <w:r w:rsidRPr="00BB401E">
          <w:rPr>
            <w:color w:val="EE0000"/>
          </w:rPr>
          <w:t xml:space="preserve"> </w:t>
        </w:r>
        <w:proofErr w:type="spellStart"/>
        <w:r w:rsidRPr="00BB401E">
          <w:rPr>
            <w:color w:val="EE0000"/>
          </w:rPr>
          <w:t>có</w:t>
        </w:r>
        <w:proofErr w:type="spellEnd"/>
        <w:r w:rsidRPr="00BB401E">
          <w:rPr>
            <w:color w:val="EE0000"/>
          </w:rPr>
          <w:t xml:space="preserve"> </w:t>
        </w:r>
        <w:proofErr w:type="spellStart"/>
        <w:r w:rsidRPr="00BB401E">
          <w:rPr>
            <w:color w:val="EE0000"/>
          </w:rPr>
          <w:t>thẩm</w:t>
        </w:r>
        <w:proofErr w:type="spellEnd"/>
        <w:r w:rsidRPr="00BB401E">
          <w:rPr>
            <w:color w:val="EE0000"/>
          </w:rPr>
          <w:t xml:space="preserve"> </w:t>
        </w:r>
        <w:proofErr w:type="spellStart"/>
        <w:r w:rsidRPr="00BB401E">
          <w:rPr>
            <w:color w:val="EE0000"/>
          </w:rPr>
          <w:t>quyền</w:t>
        </w:r>
        <w:proofErr w:type="spellEnd"/>
        <w:r w:rsidRPr="00BB401E">
          <w:rPr>
            <w:color w:val="EE0000"/>
          </w:rPr>
          <w:t xml:space="preserve"> </w:t>
        </w:r>
        <w:proofErr w:type="spellStart"/>
        <w:r w:rsidRPr="00BB401E">
          <w:rPr>
            <w:color w:val="EE0000"/>
          </w:rPr>
          <w:t>phải</w:t>
        </w:r>
        <w:proofErr w:type="spellEnd"/>
        <w:r w:rsidRPr="00BB401E">
          <w:rPr>
            <w:color w:val="EE0000"/>
          </w:rPr>
          <w:t xml:space="preserve"> </w:t>
        </w:r>
        <w:proofErr w:type="spellStart"/>
        <w:r w:rsidRPr="00BB401E">
          <w:rPr>
            <w:color w:val="EE0000"/>
          </w:rPr>
          <w:t>thay</w:t>
        </w:r>
        <w:proofErr w:type="spellEnd"/>
        <w:r w:rsidRPr="00BB401E">
          <w:rPr>
            <w:color w:val="EE0000"/>
          </w:rPr>
          <w:t xml:space="preserve"> </w:t>
        </w:r>
        <w:proofErr w:type="spellStart"/>
        <w:r w:rsidRPr="00BB401E">
          <w:rPr>
            <w:color w:val="EE0000"/>
          </w:rPr>
          <w:t>đổi</w:t>
        </w:r>
        <w:proofErr w:type="spellEnd"/>
        <w:r w:rsidRPr="00BB401E">
          <w:rPr>
            <w:color w:val="EE0000"/>
          </w:rPr>
          <w:t xml:space="preserve"> </w:t>
        </w:r>
        <w:proofErr w:type="spellStart"/>
        <w:r w:rsidRPr="00BB401E">
          <w:rPr>
            <w:color w:val="EE0000"/>
          </w:rPr>
          <w:t>đề</w:t>
        </w:r>
        <w:proofErr w:type="spellEnd"/>
        <w:r w:rsidRPr="00BB401E">
          <w:rPr>
            <w:color w:val="EE0000"/>
          </w:rPr>
          <w:t xml:space="preserve"> </w:t>
        </w:r>
        <w:proofErr w:type="spellStart"/>
        <w:r w:rsidRPr="00BB401E">
          <w:rPr>
            <w:color w:val="EE0000"/>
          </w:rPr>
          <w:t>xuất</w:t>
        </w:r>
        <w:proofErr w:type="spellEnd"/>
        <w:r w:rsidRPr="00BB401E">
          <w:rPr>
            <w:color w:val="EE0000"/>
          </w:rPr>
          <w:t xml:space="preserve"> </w:t>
        </w:r>
        <w:proofErr w:type="spellStart"/>
        <w:r w:rsidRPr="00BB401E">
          <w:rPr>
            <w:color w:val="EE0000"/>
          </w:rPr>
          <w:t>của</w:t>
        </w:r>
        <w:proofErr w:type="spellEnd"/>
        <w:r w:rsidRPr="00BB401E">
          <w:rPr>
            <w:color w:val="EE0000"/>
          </w:rPr>
          <w:t xml:space="preserve"> AI.</w:t>
        </w:r>
      </w:ins>
    </w:p>
    <w:p w14:paraId="0FCE6D5F" w14:textId="77777777" w:rsidR="00056B66" w:rsidRPr="00CB4E16" w:rsidRDefault="00000000" w:rsidP="00A35F88">
      <w:pPr>
        <w:pStyle w:val="Heading3"/>
        <w:spacing w:before="120"/>
        <w:jc w:val="both"/>
        <w:rPr>
          <w:color w:val="000000" w:themeColor="text1"/>
        </w:rPr>
      </w:pPr>
      <w:bookmarkStart w:id="1953" w:name="_Toc237789029"/>
      <w:r w:rsidRPr="00CB4E16">
        <w:rPr>
          <w:color w:val="000000" w:themeColor="text1"/>
        </w:rPr>
        <w:t xml:space="preserve">06. Giao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dự</w:t>
      </w:r>
      <w:proofErr w:type="spellEnd"/>
      <w:r w:rsidRPr="00CB4E16">
        <w:rPr>
          <w:color w:val="000000" w:themeColor="text1"/>
        </w:rPr>
        <w:t xml:space="preserve"> </w:t>
      </w:r>
      <w:proofErr w:type="spellStart"/>
      <w:r w:rsidRPr="00CB4E16">
        <w:rPr>
          <w:color w:val="000000" w:themeColor="text1"/>
        </w:rPr>
        <w:t>án</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ngân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thu</w:t>
      </w:r>
      <w:bookmarkEnd w:id="1953"/>
      <w:proofErr w:type="spellEnd"/>
    </w:p>
    <w:p w14:paraId="7D4680F7" w14:textId="77777777"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r w:rsidRPr="00CB4E16">
        <w:rPr>
          <w:color w:val="000000" w:themeColor="text1"/>
        </w:rPr>
        <w:t xml:space="preserve">Quản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xuyên</w:t>
      </w:r>
      <w:proofErr w:type="spellEnd"/>
      <w:r w:rsidRPr="00CB4E16">
        <w:rPr>
          <w:color w:val="000000" w:themeColor="text1"/>
        </w:rPr>
        <w:t xml:space="preserve"> </w:t>
      </w:r>
      <w:proofErr w:type="spellStart"/>
      <w:r w:rsidRPr="00CB4E16">
        <w:rPr>
          <w:color w:val="000000" w:themeColor="text1"/>
        </w:rPr>
        <w:t>suốt</w:t>
      </w:r>
      <w:proofErr w:type="spellEnd"/>
      <w:r w:rsidRPr="00CB4E16">
        <w:rPr>
          <w:color w:val="000000" w:themeColor="text1"/>
        </w:rPr>
        <w:t xml:space="preserve"> </w:t>
      </w:r>
      <w:proofErr w:type="spellStart"/>
      <w:r w:rsidRPr="00CB4E16">
        <w:rPr>
          <w:color w:val="000000" w:themeColor="text1"/>
        </w:rPr>
        <w:t>quá</w:t>
      </w:r>
      <w:proofErr w:type="spellEnd"/>
      <w:r w:rsidRPr="00CB4E16">
        <w:rPr>
          <w:color w:val="000000" w:themeColor="text1"/>
        </w:rPr>
        <w:t xml:space="preserve">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phương</w:t>
      </w:r>
      <w:proofErr w:type="spellEnd"/>
      <w:r w:rsidRPr="00CB4E16">
        <w:rPr>
          <w:color w:val="000000" w:themeColor="text1"/>
        </w:rPr>
        <w:t xml:space="preserve"> </w:t>
      </w:r>
      <w:proofErr w:type="spellStart"/>
      <w:r w:rsidRPr="00CB4E16">
        <w:rPr>
          <w:color w:val="000000" w:themeColor="text1"/>
        </w:rPr>
        <w:t>án</w:t>
      </w:r>
      <w:proofErr w:type="spellEnd"/>
      <w:r w:rsidRPr="00CB4E16">
        <w:rPr>
          <w:color w:val="000000" w:themeColor="text1"/>
        </w:rPr>
        <w:t xml:space="preserve"> </w:t>
      </w:r>
      <w:proofErr w:type="spellStart"/>
      <w:r w:rsidRPr="00CB4E16">
        <w:rPr>
          <w:color w:val="000000" w:themeColor="text1"/>
        </w:rPr>
        <w:t>được</w:t>
      </w:r>
      <w:proofErr w:type="spellEnd"/>
      <w:r w:rsidRPr="00CB4E16">
        <w:rPr>
          <w:color w:val="000000" w:themeColor="text1"/>
        </w:rPr>
        <w:t xml:space="preserve"> </w:t>
      </w:r>
      <w:proofErr w:type="spellStart"/>
      <w:r w:rsidRPr="00CB4E16">
        <w:rPr>
          <w:color w:val="000000" w:themeColor="text1"/>
        </w:rPr>
        <w:t>chọn</w:t>
      </w:r>
      <w:proofErr w:type="spellEnd"/>
      <w:r w:rsidRPr="00CB4E16">
        <w:rPr>
          <w:color w:val="000000" w:themeColor="text1"/>
        </w:rPr>
        <w:t xml:space="preserve"> </w:t>
      </w:r>
      <w:proofErr w:type="spellStart"/>
      <w:r w:rsidRPr="00CB4E16">
        <w:rPr>
          <w:color w:val="000000" w:themeColor="text1"/>
        </w:rPr>
        <w:t>đến</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hiện</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bàn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thúc</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w:t>
      </w:r>
    </w:p>
    <w:p w14:paraId="14CE916C" w14:textId="77777777" w:rsidR="00056B66" w:rsidRPr="00CB4E16" w:rsidRDefault="00000000" w:rsidP="00A35F88">
      <w:pPr>
        <w:spacing w:before="120"/>
        <w:jc w:val="both"/>
        <w:rPr>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r w:rsidRPr="00CB4E16">
        <w:rPr>
          <w:color w:val="000000" w:themeColor="text1"/>
        </w:rPr>
        <w:t xml:space="preserve">Quản </w:t>
      </w:r>
      <w:proofErr w:type="spellStart"/>
      <w:r w:rsidRPr="00CB4E16">
        <w:rPr>
          <w:color w:val="000000" w:themeColor="text1"/>
        </w:rPr>
        <w:t>lý</w:t>
      </w:r>
      <w:proofErr w:type="spellEnd"/>
      <w:r w:rsidRPr="00CB4E16">
        <w:rPr>
          <w:color w:val="000000" w:themeColor="text1"/>
        </w:rPr>
        <w:t xml:space="preserve"> NDA, </w:t>
      </w:r>
      <w:proofErr w:type="spellStart"/>
      <w:r w:rsidRPr="00CB4E16">
        <w:rPr>
          <w:color w:val="000000" w:themeColor="text1"/>
        </w:rPr>
        <w:t>đề</w:t>
      </w:r>
      <w:proofErr w:type="spellEnd"/>
      <w:r w:rsidRPr="00CB4E16">
        <w:rPr>
          <w:color w:val="000000" w:themeColor="text1"/>
        </w:rPr>
        <w:t xml:space="preserve"> </w:t>
      </w:r>
      <w:proofErr w:type="spellStart"/>
      <w:r w:rsidRPr="00CB4E16">
        <w:rPr>
          <w:color w:val="000000" w:themeColor="text1"/>
        </w:rPr>
        <w:t>xuất</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điện</w:t>
      </w:r>
      <w:proofErr w:type="spellEnd"/>
      <w:r w:rsidRPr="00CB4E16">
        <w:rPr>
          <w:color w:val="000000" w:themeColor="text1"/>
        </w:rPr>
        <w:t xml:space="preserve"> </w:t>
      </w:r>
      <w:proofErr w:type="spellStart"/>
      <w:r w:rsidRPr="00CB4E16">
        <w:rPr>
          <w:color w:val="000000" w:themeColor="text1"/>
        </w:rPr>
        <w:t>tử</w:t>
      </w:r>
      <w:proofErr w:type="spellEnd"/>
      <w:r w:rsidRPr="00CB4E16">
        <w:rPr>
          <w:color w:val="000000" w:themeColor="text1"/>
        </w:rPr>
        <w:t xml:space="preserve">, </w:t>
      </w:r>
      <w:proofErr w:type="spellStart"/>
      <w:r w:rsidRPr="00CB4E16">
        <w:rPr>
          <w:color w:val="000000" w:themeColor="text1"/>
        </w:rPr>
        <w:t>kế</w:t>
      </w:r>
      <w:proofErr w:type="spellEnd"/>
      <w:r w:rsidRPr="00CB4E16">
        <w:rPr>
          <w:color w:val="000000" w:themeColor="text1"/>
        </w:rPr>
        <w:t xml:space="preserve"> </w:t>
      </w:r>
      <w:proofErr w:type="spellStart"/>
      <w:r w:rsidRPr="00CB4E16">
        <w:rPr>
          <w:color w:val="000000" w:themeColor="text1"/>
        </w:rPr>
        <w:t>hoạch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mốc</w:t>
      </w:r>
      <w:proofErr w:type="spellEnd"/>
      <w:r w:rsidRPr="00CB4E16">
        <w:rPr>
          <w:color w:val="000000" w:themeColor="text1"/>
        </w:rPr>
        <w:t xml:space="preserve"> </w:t>
      </w:r>
      <w:proofErr w:type="spellStart"/>
      <w:r w:rsidRPr="00CB4E16">
        <w:rPr>
          <w:color w:val="000000" w:themeColor="text1"/>
        </w:rPr>
        <w:t>tiến</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ghi</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đơn</w:t>
      </w:r>
      <w:proofErr w:type="spellEnd"/>
      <w:r w:rsidRPr="00CB4E16">
        <w:rPr>
          <w:color w:val="000000" w:themeColor="text1"/>
        </w:rPr>
        <w:t>/</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soát</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ngân</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mốc</w:t>
      </w:r>
      <w:proofErr w:type="spellEnd"/>
      <w:r w:rsidRPr="00CB4E16">
        <w:rPr>
          <w:color w:val="000000" w:themeColor="text1"/>
        </w:rPr>
        <w:t xml:space="preserve"> qua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đủ</w:t>
      </w:r>
      <w:proofErr w:type="spellEnd"/>
      <w:r w:rsidRPr="00CB4E16">
        <w:rPr>
          <w:color w:val="000000" w:themeColor="text1"/>
        </w:rPr>
        <w:t xml:space="preserve">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kiện</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thay</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bàn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khiếu</w:t>
      </w:r>
      <w:proofErr w:type="spellEnd"/>
      <w:r w:rsidRPr="00CB4E16">
        <w:rPr>
          <w:color w:val="000000" w:themeColor="text1"/>
        </w:rPr>
        <w:t xml:space="preserve"> </w:t>
      </w:r>
      <w:proofErr w:type="spellStart"/>
      <w:r w:rsidRPr="00CB4E16">
        <w:rPr>
          <w:color w:val="000000" w:themeColor="text1"/>
        </w:rPr>
        <w:t>nại</w:t>
      </w:r>
      <w:proofErr w:type="spellEnd"/>
      <w:r w:rsidRPr="00CB4E16">
        <w:rPr>
          <w:color w:val="000000" w:themeColor="text1"/>
        </w:rPr>
        <w:t xml:space="preserve">, </w:t>
      </w:r>
      <w:proofErr w:type="spellStart"/>
      <w:r w:rsidRPr="00CB4E16">
        <w:rPr>
          <w:color w:val="000000" w:themeColor="text1"/>
        </w:rPr>
        <w:t>tranh</w:t>
      </w:r>
      <w:proofErr w:type="spellEnd"/>
      <w:r w:rsidRPr="00CB4E16">
        <w:rPr>
          <w:color w:val="000000" w:themeColor="text1"/>
        </w:rPr>
        <w:t xml:space="preserve"> </w:t>
      </w:r>
      <w:proofErr w:type="spellStart"/>
      <w:r w:rsidRPr="00CB4E16">
        <w:rPr>
          <w:color w:val="000000" w:themeColor="text1"/>
        </w:rPr>
        <w:t>chấp</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hữu</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tuệ</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chia </w:t>
      </w:r>
      <w:proofErr w:type="spellStart"/>
      <w:r w:rsidRPr="00CB4E16">
        <w:rPr>
          <w:color w:val="000000" w:themeColor="text1"/>
        </w:rPr>
        <w:t>lợi</w:t>
      </w:r>
      <w:proofErr w:type="spellEnd"/>
      <w:r w:rsidRPr="00CB4E16">
        <w:rPr>
          <w:color w:val="000000" w:themeColor="text1"/>
        </w:rPr>
        <w:t xml:space="preserve"> </w:t>
      </w:r>
      <w:proofErr w:type="spellStart"/>
      <w:r w:rsidRPr="00CB4E16">
        <w:rPr>
          <w:color w:val="000000" w:themeColor="text1"/>
        </w:rPr>
        <w:t>ích</w:t>
      </w:r>
      <w:proofErr w:type="spellEnd"/>
      <w:r w:rsidRPr="00CB4E16">
        <w:rPr>
          <w:color w:val="000000" w:themeColor="text1"/>
        </w:rPr>
        <w:t>.</w:t>
      </w:r>
    </w:p>
    <w:p w14:paraId="53ADA24B" w14:textId="77777777" w:rsidR="00056B66" w:rsidRPr="00CB4E16" w:rsidRDefault="00000000" w:rsidP="00A35F88">
      <w:pPr>
        <w:spacing w:before="120"/>
        <w:jc w:val="both"/>
        <w:rPr>
          <w:color w:val="000000" w:themeColor="text1"/>
        </w:rPr>
      </w:pPr>
      <w:proofErr w:type="spellStart"/>
      <w:r w:rsidRPr="00CB4E16">
        <w:rPr>
          <w:b/>
          <w:color w:val="000000" w:themeColor="text1"/>
        </w:rPr>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đầy</w:t>
      </w:r>
      <w:proofErr w:type="spellEnd"/>
      <w:r w:rsidRPr="00CB4E16">
        <w:rPr>
          <w:color w:val="000000" w:themeColor="text1"/>
        </w:rPr>
        <w:t xml:space="preserve"> </w:t>
      </w:r>
      <w:proofErr w:type="spellStart"/>
      <w:r w:rsidRPr="00CB4E16">
        <w:rPr>
          <w:color w:val="000000" w:themeColor="text1"/>
        </w:rPr>
        <w:t>đủ</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phụ</w:t>
      </w:r>
      <w:proofErr w:type="spellEnd"/>
      <w:r w:rsidRPr="00CB4E16">
        <w:rPr>
          <w:color w:val="000000" w:themeColor="text1"/>
        </w:rPr>
        <w:t xml:space="preserve"> </w:t>
      </w:r>
      <w:proofErr w:type="spellStart"/>
      <w:r w:rsidRPr="00CB4E16">
        <w:rPr>
          <w:color w:val="000000" w:themeColor="text1"/>
        </w:rPr>
        <w:t>lục</w:t>
      </w:r>
      <w:proofErr w:type="spellEnd"/>
      <w:r w:rsidRPr="00CB4E16">
        <w:rPr>
          <w:color w:val="000000" w:themeColor="text1"/>
        </w:rPr>
        <w:t xml:space="preserve">; </w:t>
      </w:r>
      <w:proofErr w:type="spellStart"/>
      <w:r w:rsidRPr="00CB4E16">
        <w:rPr>
          <w:color w:val="000000" w:themeColor="text1"/>
        </w:rPr>
        <w:t>kế</w:t>
      </w:r>
      <w:proofErr w:type="spellEnd"/>
      <w:r w:rsidRPr="00CB4E16">
        <w:rPr>
          <w:color w:val="000000" w:themeColor="text1"/>
        </w:rPr>
        <w:t xml:space="preserve"> </w:t>
      </w:r>
      <w:proofErr w:type="spellStart"/>
      <w:r w:rsidRPr="00CB4E16">
        <w:rPr>
          <w:color w:val="000000" w:themeColor="text1"/>
        </w:rPr>
        <w:t>hoạch</w:t>
      </w:r>
      <w:proofErr w:type="spellEnd"/>
      <w:r w:rsidRPr="00CB4E16">
        <w:rPr>
          <w:color w:val="000000" w:themeColor="text1"/>
        </w:rPr>
        <w:t>/</w:t>
      </w:r>
      <w:proofErr w:type="spellStart"/>
      <w:r w:rsidRPr="00CB4E16">
        <w:rPr>
          <w:color w:val="000000" w:themeColor="text1"/>
        </w:rPr>
        <w:t>mốc</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hiện</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trạng</w:t>
      </w:r>
      <w:proofErr w:type="spellEnd"/>
      <w:r w:rsidRPr="00CB4E16">
        <w:rPr>
          <w:color w:val="000000" w:themeColor="text1"/>
        </w:rPr>
        <w:t xml:space="preserve"> </w:t>
      </w:r>
      <w:proofErr w:type="spellStart"/>
      <w:r w:rsidRPr="00CB4E16">
        <w:rPr>
          <w:color w:val="000000" w:themeColor="text1"/>
        </w:rPr>
        <w:t>thái</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ngân</w:t>
      </w:r>
      <w:proofErr w:type="spellEnd"/>
      <w:r w:rsidRPr="00CB4E16">
        <w:rPr>
          <w:color w:val="000000" w:themeColor="text1"/>
        </w:rPr>
        <w:t xml:space="preserve">; </w:t>
      </w:r>
      <w:proofErr w:type="spellStart"/>
      <w:r w:rsidRPr="00CB4E16">
        <w:rPr>
          <w:color w:val="000000" w:themeColor="text1"/>
        </w:rPr>
        <w:t>biên</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bàn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thanh</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giá</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w:t>
      </w:r>
    </w:p>
    <w:p w14:paraId="4737EAB7" w14:textId="77777777" w:rsidR="00056B66" w:rsidRPr="00CB4E16" w:rsidRDefault="00000000" w:rsidP="00A35F88">
      <w:pPr>
        <w:pStyle w:val="Heading3"/>
        <w:spacing w:before="120"/>
        <w:jc w:val="both"/>
        <w:rPr>
          <w:color w:val="000000" w:themeColor="text1"/>
        </w:rPr>
      </w:pPr>
      <w:bookmarkStart w:id="1954" w:name="_Toc237789030"/>
      <w:r w:rsidRPr="00CB4E16">
        <w:rPr>
          <w:color w:val="000000" w:themeColor="text1"/>
        </w:rPr>
        <w:t xml:space="preserve">07. </w:t>
      </w:r>
      <w:proofErr w:type="spellStart"/>
      <w:r w:rsidRPr="00CB4E16">
        <w:rPr>
          <w:color w:val="000000" w:themeColor="text1"/>
        </w:rPr>
        <w:t>Thiết</w:t>
      </w:r>
      <w:proofErr w:type="spellEnd"/>
      <w:r w:rsidRPr="00CB4E16">
        <w:rPr>
          <w:color w:val="000000" w:themeColor="text1"/>
        </w:rPr>
        <w:t xml:space="preserve"> </w:t>
      </w:r>
      <w:proofErr w:type="spellStart"/>
      <w:r w:rsidRPr="00CB4E16">
        <w:rPr>
          <w:color w:val="000000" w:themeColor="text1"/>
        </w:rPr>
        <w:t>bị</w:t>
      </w:r>
      <w:proofErr w:type="spellEnd"/>
      <w:r w:rsidRPr="00CB4E16">
        <w:rPr>
          <w:color w:val="000000" w:themeColor="text1"/>
        </w:rPr>
        <w:t xml:space="preserve">, </w:t>
      </w:r>
      <w:proofErr w:type="spellStart"/>
      <w:r w:rsidRPr="00CB4E16">
        <w:rPr>
          <w:color w:val="000000" w:themeColor="text1"/>
        </w:rPr>
        <w:t>phòng</w:t>
      </w:r>
      <w:proofErr w:type="spellEnd"/>
      <w:r w:rsidRPr="00CB4E16">
        <w:rPr>
          <w:color w:val="000000" w:themeColor="text1"/>
        </w:rPr>
        <w:t xml:space="preserve"> </w:t>
      </w:r>
      <w:proofErr w:type="spellStart"/>
      <w:r w:rsidRPr="00CB4E16">
        <w:rPr>
          <w:color w:val="000000" w:themeColor="text1"/>
        </w:rPr>
        <w:t>thí</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KH&amp;CN</w:t>
      </w:r>
      <w:bookmarkEnd w:id="1954"/>
    </w:p>
    <w:p w14:paraId="473455A8" w14:textId="77777777"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r w:rsidRPr="00CB4E16">
        <w:rPr>
          <w:color w:val="000000" w:themeColor="text1"/>
        </w:rPr>
        <w:t xml:space="preserve">Khai </w:t>
      </w:r>
      <w:proofErr w:type="spellStart"/>
      <w:r w:rsidRPr="00CB4E16">
        <w:rPr>
          <w:color w:val="000000" w:themeColor="text1"/>
        </w:rPr>
        <w:t>thác</w:t>
      </w:r>
      <w:proofErr w:type="spellEnd"/>
      <w:r w:rsidRPr="00CB4E16">
        <w:rPr>
          <w:color w:val="000000" w:themeColor="text1"/>
        </w:rPr>
        <w:t xml:space="preserve"> </w:t>
      </w:r>
      <w:proofErr w:type="spellStart"/>
      <w:r w:rsidRPr="00CB4E16">
        <w:rPr>
          <w:color w:val="000000" w:themeColor="text1"/>
        </w:rPr>
        <w:t>hiệu</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vật</w:t>
      </w:r>
      <w:proofErr w:type="spellEnd"/>
      <w:r w:rsidRPr="00CB4E16">
        <w:rPr>
          <w:color w:val="000000" w:themeColor="text1"/>
        </w:rPr>
        <w:t xml:space="preserve"> </w:t>
      </w:r>
      <w:proofErr w:type="spellStart"/>
      <w:r w:rsidRPr="00CB4E16">
        <w:rPr>
          <w:color w:val="000000" w:themeColor="text1"/>
        </w:rPr>
        <w:t>chất</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KH&amp;CN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mạng</w:t>
      </w:r>
      <w:proofErr w:type="spellEnd"/>
      <w:r w:rsidRPr="00CB4E16">
        <w:rPr>
          <w:color w:val="000000" w:themeColor="text1"/>
        </w:rPr>
        <w:t xml:space="preserve"> </w:t>
      </w:r>
      <w:proofErr w:type="spellStart"/>
      <w:r w:rsidRPr="00CB4E16">
        <w:rPr>
          <w:color w:val="000000" w:themeColor="text1"/>
        </w:rPr>
        <w:t>lưới</w:t>
      </w:r>
      <w:proofErr w:type="spellEnd"/>
      <w:r w:rsidRPr="00CB4E16">
        <w:rPr>
          <w:color w:val="000000" w:themeColor="text1"/>
        </w:rPr>
        <w:t xml:space="preserve">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thử</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mới</w:t>
      </w:r>
      <w:proofErr w:type="spellEnd"/>
      <w:r w:rsidRPr="00CB4E16">
        <w:rPr>
          <w:color w:val="000000" w:themeColor="text1"/>
        </w:rPr>
        <w:t xml:space="preserve"> </w:t>
      </w:r>
      <w:proofErr w:type="spellStart"/>
      <w:r w:rsidRPr="00CB4E16">
        <w:rPr>
          <w:color w:val="000000" w:themeColor="text1"/>
        </w:rPr>
        <w:t>sáng</w:t>
      </w:r>
      <w:proofErr w:type="spellEnd"/>
      <w:r w:rsidRPr="00CB4E16">
        <w:rPr>
          <w:color w:val="000000" w:themeColor="text1"/>
        </w:rPr>
        <w:t xml:space="preserve"> </w:t>
      </w:r>
      <w:proofErr w:type="spellStart"/>
      <w:r w:rsidRPr="00CB4E16">
        <w:rPr>
          <w:color w:val="000000" w:themeColor="text1"/>
        </w:rPr>
        <w:t>tạo</w:t>
      </w:r>
      <w:proofErr w:type="spellEnd"/>
      <w:r w:rsidRPr="00CB4E16">
        <w:rPr>
          <w:color w:val="000000" w:themeColor="text1"/>
        </w:rPr>
        <w:t>.</w:t>
      </w:r>
    </w:p>
    <w:p w14:paraId="3DC6EC71" w14:textId="77777777" w:rsidR="00056B66" w:rsidRPr="00CB4E16" w:rsidRDefault="00000000" w:rsidP="00A35F88">
      <w:pPr>
        <w:spacing w:before="120"/>
        <w:jc w:val="both"/>
        <w:rPr>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r w:rsidRPr="00CB4E16">
        <w:rPr>
          <w:color w:val="000000" w:themeColor="text1"/>
        </w:rPr>
        <w:t xml:space="preserve">Quản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thiết</w:t>
      </w:r>
      <w:proofErr w:type="spellEnd"/>
      <w:r w:rsidRPr="00CB4E16">
        <w:rPr>
          <w:color w:val="000000" w:themeColor="text1"/>
        </w:rPr>
        <w:t xml:space="preserve"> </w:t>
      </w:r>
      <w:proofErr w:type="spellStart"/>
      <w:r w:rsidRPr="00CB4E16">
        <w:rPr>
          <w:color w:val="000000" w:themeColor="text1"/>
        </w:rPr>
        <w:t>bị</w:t>
      </w:r>
      <w:proofErr w:type="spellEnd"/>
      <w:r w:rsidRPr="00CB4E16">
        <w:rPr>
          <w:color w:val="000000" w:themeColor="text1"/>
        </w:rPr>
        <w:t xml:space="preserve">, </w:t>
      </w:r>
      <w:proofErr w:type="spellStart"/>
      <w:r w:rsidRPr="00CB4E16">
        <w:rPr>
          <w:color w:val="000000" w:themeColor="text1"/>
        </w:rPr>
        <w:t>phòng</w:t>
      </w:r>
      <w:proofErr w:type="spellEnd"/>
      <w:r w:rsidRPr="00CB4E16">
        <w:rPr>
          <w:color w:val="000000" w:themeColor="text1"/>
        </w:rPr>
        <w:t xml:space="preserve"> </w:t>
      </w:r>
      <w:proofErr w:type="spellStart"/>
      <w:r w:rsidRPr="00CB4E16">
        <w:rPr>
          <w:color w:val="000000" w:themeColor="text1"/>
        </w:rPr>
        <w:t>thí</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phép</w:t>
      </w:r>
      <w:proofErr w:type="spellEnd"/>
      <w:r w:rsidRPr="00CB4E16">
        <w:rPr>
          <w:color w:val="000000" w:themeColor="text1"/>
        </w:rPr>
        <w:t xml:space="preserve"> </w:t>
      </w:r>
      <w:proofErr w:type="spellStart"/>
      <w:r w:rsidRPr="00CB4E16">
        <w:rPr>
          <w:color w:val="000000" w:themeColor="text1"/>
        </w:rPr>
        <w:t>thử</w:t>
      </w:r>
      <w:proofErr w:type="spellEnd"/>
      <w:r w:rsidRPr="00CB4E16">
        <w:rPr>
          <w:color w:val="000000" w:themeColor="text1"/>
        </w:rPr>
        <w:t>/</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tình</w:t>
      </w:r>
      <w:proofErr w:type="spellEnd"/>
      <w:r w:rsidRPr="00CB4E16">
        <w:rPr>
          <w:color w:val="000000" w:themeColor="text1"/>
        </w:rPr>
        <w:t xml:space="preserve"> </w:t>
      </w:r>
      <w:proofErr w:type="spellStart"/>
      <w:r w:rsidRPr="00CB4E16">
        <w:rPr>
          <w:color w:val="000000" w:themeColor="text1"/>
        </w:rPr>
        <w:t>trạng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tìm</w:t>
      </w:r>
      <w:proofErr w:type="spellEnd"/>
      <w:r w:rsidRPr="00CB4E16">
        <w:rPr>
          <w:color w:val="000000" w:themeColor="text1"/>
        </w:rPr>
        <w:t xml:space="preserve"> </w:t>
      </w:r>
      <w:proofErr w:type="spellStart"/>
      <w:r w:rsidRPr="00CB4E16">
        <w:rPr>
          <w:color w:val="000000" w:themeColor="text1"/>
        </w:rPr>
        <w:t>kiếm</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địa</w:t>
      </w:r>
      <w:proofErr w:type="spellEnd"/>
      <w:r w:rsidRPr="00CB4E16">
        <w:rPr>
          <w:color w:val="000000" w:themeColor="text1"/>
        </w:rPr>
        <w:t xml:space="preserve"> </w:t>
      </w:r>
      <w:proofErr w:type="spellStart"/>
      <w:r w:rsidRPr="00CB4E16">
        <w:rPr>
          <w:color w:val="000000" w:themeColor="text1"/>
        </w:rPr>
        <w:t>điểm</w:t>
      </w:r>
      <w:proofErr w:type="spellEnd"/>
      <w:r w:rsidRPr="00CB4E16">
        <w:rPr>
          <w:color w:val="000000" w:themeColor="text1"/>
        </w:rPr>
        <w:t>/</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tiếp</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yêu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giá</w:t>
      </w:r>
      <w:proofErr w:type="spellEnd"/>
      <w:r w:rsidRPr="00CB4E16">
        <w:rPr>
          <w:color w:val="000000" w:themeColor="text1"/>
        </w:rPr>
        <w:t xml:space="preserve">, </w:t>
      </w:r>
      <w:proofErr w:type="spellStart"/>
      <w:r w:rsidRPr="00CB4E16">
        <w:rPr>
          <w:color w:val="000000" w:themeColor="text1"/>
        </w:rPr>
        <w:t>đặt</w:t>
      </w:r>
      <w:proofErr w:type="spellEnd"/>
      <w:r w:rsidRPr="00CB4E16">
        <w:rPr>
          <w:color w:val="000000" w:themeColor="text1"/>
        </w:rPr>
        <w:t xml:space="preserve"> </w:t>
      </w:r>
      <w:proofErr w:type="spellStart"/>
      <w:r w:rsidRPr="00CB4E16">
        <w:rPr>
          <w:color w:val="000000" w:themeColor="text1"/>
        </w:rPr>
        <w:t>lịch</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đánh</w:t>
      </w:r>
      <w:proofErr w:type="spellEnd"/>
      <w:r w:rsidRPr="00CB4E16">
        <w:rPr>
          <w:color w:val="000000" w:themeColor="text1"/>
        </w:rPr>
        <w:t xml:space="preserve"> </w:t>
      </w:r>
      <w:proofErr w:type="spellStart"/>
      <w:r w:rsidRPr="00CB4E16">
        <w:rPr>
          <w:color w:val="000000" w:themeColor="text1"/>
        </w:rPr>
        <w:t>giá</w:t>
      </w:r>
      <w:proofErr w:type="spellEnd"/>
      <w:r w:rsidRPr="00CB4E16">
        <w:rPr>
          <w:color w:val="000000" w:themeColor="text1"/>
        </w:rPr>
        <w:t xml:space="preserve"> </w:t>
      </w:r>
      <w:proofErr w:type="spellStart"/>
      <w:r w:rsidRPr="00CB4E16">
        <w:rPr>
          <w:color w:val="000000" w:themeColor="text1"/>
        </w:rPr>
        <w:t>chất</w:t>
      </w:r>
      <w:proofErr w:type="spellEnd"/>
      <w:r w:rsidRPr="00CB4E16">
        <w:rPr>
          <w:color w:val="000000" w:themeColor="text1"/>
        </w:rPr>
        <w:t xml:space="preserve"> </w:t>
      </w:r>
      <w:proofErr w:type="spellStart"/>
      <w:r w:rsidRPr="00CB4E16">
        <w:rPr>
          <w:color w:val="000000" w:themeColor="text1"/>
        </w:rPr>
        <w:t>lượng</w:t>
      </w:r>
      <w:proofErr w:type="spellEnd"/>
      <w:r w:rsidRPr="00CB4E16">
        <w:rPr>
          <w:color w:val="000000" w:themeColor="text1"/>
        </w:rPr>
        <w:t>.</w:t>
      </w:r>
    </w:p>
    <w:p w14:paraId="13697FCC" w14:textId="77777777" w:rsidR="00056B66" w:rsidRPr="00CB4E16" w:rsidRDefault="00000000" w:rsidP="00A35F88">
      <w:pPr>
        <w:spacing w:before="120"/>
        <w:jc w:val="both"/>
        <w:rPr>
          <w:color w:val="000000" w:themeColor="text1"/>
        </w:rPr>
      </w:pPr>
      <w:proofErr w:type="spellStart"/>
      <w:r w:rsidRPr="00CB4E16">
        <w:rPr>
          <w:b/>
          <w:color w:val="000000" w:themeColor="text1"/>
        </w:rPr>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lịch</w:t>
      </w:r>
      <w:proofErr w:type="spellEnd"/>
      <w:r w:rsidRPr="00CB4E16">
        <w:rPr>
          <w:color w:val="000000" w:themeColor="text1"/>
        </w:rPr>
        <w:t xml:space="preserve"> </w:t>
      </w:r>
      <w:proofErr w:type="spellStart"/>
      <w:r w:rsidRPr="00CB4E16">
        <w:rPr>
          <w:color w:val="000000" w:themeColor="text1"/>
        </w:rPr>
        <w:t>khả</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phiếu</w:t>
      </w:r>
      <w:proofErr w:type="spellEnd"/>
      <w:r w:rsidRPr="00CB4E16">
        <w:rPr>
          <w:color w:val="000000" w:themeColor="text1"/>
        </w:rPr>
        <w:t xml:space="preserve"> </w:t>
      </w:r>
      <w:proofErr w:type="spellStart"/>
      <w:r w:rsidRPr="00CB4E16">
        <w:rPr>
          <w:color w:val="000000" w:themeColor="text1"/>
        </w:rPr>
        <w:t>yêu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giá</w:t>
      </w:r>
      <w:proofErr w:type="spellEnd"/>
      <w:r w:rsidRPr="00CB4E16">
        <w:rPr>
          <w:color w:val="000000" w:themeColor="text1"/>
        </w:rPr>
        <w:t>/</w:t>
      </w:r>
      <w:proofErr w:type="spellStart"/>
      <w:r w:rsidRPr="00CB4E16">
        <w:rPr>
          <w:color w:val="000000" w:themeColor="text1"/>
        </w:rPr>
        <w:t>đặt</w:t>
      </w:r>
      <w:proofErr w:type="spellEnd"/>
      <w:r w:rsidRPr="00CB4E16">
        <w:rPr>
          <w:color w:val="000000" w:themeColor="text1"/>
        </w:rPr>
        <w:t xml:space="preserve"> </w:t>
      </w:r>
      <w:proofErr w:type="spellStart"/>
      <w:r w:rsidRPr="00CB4E16">
        <w:rPr>
          <w:color w:val="000000" w:themeColor="text1"/>
        </w:rPr>
        <w:t>lịch</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thác</w:t>
      </w:r>
      <w:proofErr w:type="spellEnd"/>
      <w:r w:rsidRPr="00CB4E16">
        <w:rPr>
          <w:color w:val="000000" w:themeColor="text1"/>
        </w:rPr>
        <w:t>.</w:t>
      </w:r>
    </w:p>
    <w:p w14:paraId="5158794B" w14:textId="77777777" w:rsidR="00056B66" w:rsidRPr="00CB4E16" w:rsidRDefault="00000000" w:rsidP="00A35F88">
      <w:pPr>
        <w:pStyle w:val="Heading3"/>
        <w:spacing w:before="120"/>
        <w:jc w:val="both"/>
        <w:rPr>
          <w:color w:val="000000" w:themeColor="text1"/>
        </w:rPr>
      </w:pPr>
      <w:bookmarkStart w:id="1955" w:name="_Toc237789031"/>
      <w:r w:rsidRPr="00CB4E16">
        <w:rPr>
          <w:color w:val="000000" w:themeColor="text1"/>
        </w:rPr>
        <w:t xml:space="preserve">08. Tài </w:t>
      </w:r>
      <w:proofErr w:type="spellStart"/>
      <w:r w:rsidRPr="00CB4E16">
        <w:rPr>
          <w:color w:val="000000" w:themeColor="text1"/>
        </w:rPr>
        <w:t>trợ</w:t>
      </w:r>
      <w:proofErr w:type="spellEnd"/>
      <w:r w:rsidRPr="00CB4E16">
        <w:rPr>
          <w:color w:val="000000" w:themeColor="text1"/>
        </w:rPr>
        <w:t xml:space="preserve">, </w:t>
      </w:r>
      <w:proofErr w:type="spellStart"/>
      <w:r w:rsidRPr="00CB4E16">
        <w:rPr>
          <w:color w:val="000000" w:themeColor="text1"/>
        </w:rPr>
        <w:t>huy</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gọi</w:t>
      </w:r>
      <w:proofErr w:type="spellEnd"/>
      <w:r w:rsidRPr="00CB4E16">
        <w:rPr>
          <w:color w:val="000000" w:themeColor="text1"/>
        </w:rPr>
        <w:t xml:space="preserve"> </w:t>
      </w:r>
      <w:proofErr w:type="spellStart"/>
      <w:r w:rsidRPr="00CB4E16">
        <w:rPr>
          <w:color w:val="000000" w:themeColor="text1"/>
        </w:rPr>
        <w:t>vốn</w:t>
      </w:r>
      <w:bookmarkEnd w:id="1955"/>
      <w:proofErr w:type="spellEnd"/>
    </w:p>
    <w:p w14:paraId="4A321753" w14:textId="77777777"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dự</w:t>
      </w:r>
      <w:proofErr w:type="spellEnd"/>
      <w:r w:rsidRPr="00CB4E16">
        <w:rPr>
          <w:color w:val="000000" w:themeColor="text1"/>
        </w:rPr>
        <w:t xml:space="preserve"> </w:t>
      </w:r>
      <w:proofErr w:type="spellStart"/>
      <w:r w:rsidRPr="00CB4E16">
        <w:rPr>
          <w:color w:val="000000" w:themeColor="text1"/>
        </w:rPr>
        <w:t>án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chương</w:t>
      </w:r>
      <w:proofErr w:type="spellEnd"/>
      <w:r w:rsidRPr="00CB4E16">
        <w:rPr>
          <w:color w:val="000000" w:themeColor="text1"/>
        </w:rPr>
        <w:t xml:space="preserve">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phù</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đúng</w:t>
      </w:r>
      <w:proofErr w:type="spellEnd"/>
      <w:r w:rsidRPr="00CB4E16">
        <w:rPr>
          <w:color w:val="000000" w:themeColor="text1"/>
        </w:rPr>
        <w:t xml:space="preserve"> </w:t>
      </w:r>
      <w:proofErr w:type="spellStart"/>
      <w:r w:rsidRPr="00CB4E16">
        <w:rPr>
          <w:color w:val="000000" w:themeColor="text1"/>
        </w:rPr>
        <w:t>phạm</w:t>
      </w:r>
      <w:proofErr w:type="spellEnd"/>
      <w:r w:rsidRPr="00CB4E16">
        <w:rPr>
          <w:color w:val="000000" w:themeColor="text1"/>
        </w:rPr>
        <w:t xml:space="preserve"> vi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luật</w:t>
      </w:r>
      <w:proofErr w:type="spellEnd"/>
      <w:r w:rsidRPr="00CB4E16">
        <w:rPr>
          <w:color w:val="000000" w:themeColor="text1"/>
        </w:rPr>
        <w:t>.</w:t>
      </w:r>
    </w:p>
    <w:p w14:paraId="7EB5A643" w14:textId="77E22E15" w:rsidR="00056B66" w:rsidRPr="00CB4E16" w:rsidRDefault="00000000" w:rsidP="00A35F88">
      <w:pPr>
        <w:spacing w:before="120"/>
        <w:jc w:val="both"/>
        <w:rPr>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r w:rsidRPr="00CB4E16">
        <w:rPr>
          <w:color w:val="000000" w:themeColor="text1"/>
        </w:rPr>
        <w:t xml:space="preserve">Quản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chương</w:t>
      </w:r>
      <w:proofErr w:type="spellEnd"/>
      <w:r w:rsidRPr="00CB4E16">
        <w:rPr>
          <w:color w:val="000000" w:themeColor="text1"/>
        </w:rPr>
        <w:t xml:space="preserve">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tiêu</w:t>
      </w:r>
      <w:proofErr w:type="spellEnd"/>
      <w:r w:rsidRPr="00CB4E16">
        <w:rPr>
          <w:color w:val="000000" w:themeColor="text1"/>
        </w:rPr>
        <w:t xml:space="preserve"> </w:t>
      </w:r>
      <w:proofErr w:type="spellStart"/>
      <w:r w:rsidRPr="00CB4E16">
        <w:rPr>
          <w:color w:val="000000" w:themeColor="text1"/>
        </w:rPr>
        <w:t>chí</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 xml:space="preserve">; </w:t>
      </w:r>
      <w:proofErr w:type="spellStart"/>
      <w:r w:rsidRPr="00CB4E16">
        <w:rPr>
          <w:color w:val="000000" w:themeColor="text1"/>
        </w:rPr>
        <w:t>lập</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đề</w:t>
      </w:r>
      <w:proofErr w:type="spellEnd"/>
      <w:r w:rsidRPr="00CB4E16">
        <w:rPr>
          <w:color w:val="000000" w:themeColor="text1"/>
        </w:rPr>
        <w:t xml:space="preserve"> </w:t>
      </w:r>
      <w:proofErr w:type="spellStart"/>
      <w:r w:rsidRPr="00CB4E16">
        <w:rPr>
          <w:color w:val="000000" w:themeColor="text1"/>
        </w:rPr>
        <w:t>nghị</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w:t>
      </w:r>
      <w:proofErr w:type="spellStart"/>
      <w:r w:rsidRPr="00CB4E16">
        <w:rPr>
          <w:color w:val="000000" w:themeColor="text1"/>
        </w:rPr>
        <w:t>gọi</w:t>
      </w:r>
      <w:proofErr w:type="spellEnd"/>
      <w:r w:rsidRPr="00CB4E16">
        <w:rPr>
          <w:color w:val="000000" w:themeColor="text1"/>
        </w:rPr>
        <w:t xml:space="preserve"> </w:t>
      </w:r>
      <w:proofErr w:type="spellStart"/>
      <w:r w:rsidRPr="00CB4E16">
        <w:rPr>
          <w:color w:val="000000" w:themeColor="text1"/>
        </w:rPr>
        <w:t>vốn</w:t>
      </w:r>
      <w:proofErr w:type="spellEnd"/>
      <w:r w:rsidRPr="00CB4E16">
        <w:rPr>
          <w:color w:val="000000" w:themeColor="text1"/>
        </w:rPr>
        <w:t xml:space="preserve">; </w:t>
      </w:r>
      <w:proofErr w:type="spellStart"/>
      <w:r w:rsidRPr="00CB4E16">
        <w:rPr>
          <w:color w:val="000000" w:themeColor="text1"/>
        </w:rPr>
        <w:t>gợi</w:t>
      </w:r>
      <w:proofErr w:type="spellEnd"/>
      <w:r w:rsidRPr="00CB4E16">
        <w:rPr>
          <w:color w:val="000000" w:themeColor="text1"/>
        </w:rPr>
        <w:t xml:space="preserve"> ý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phù</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thẩm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cam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dõi</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vốn</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bằng</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w:t>
      </w:r>
      <w:r w:rsidR="0040442E" w:rsidRPr="00CB4E16">
        <w:rPr>
          <w:color w:val="000000" w:themeColor="text1"/>
        </w:rPr>
        <w:t>VI CONNECT</w:t>
      </w:r>
      <w:r w:rsidRPr="00CB4E16">
        <w:rPr>
          <w:color w:val="000000" w:themeColor="text1"/>
        </w:rPr>
        <w:t xml:space="preserve">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dõi</w:t>
      </w:r>
      <w:proofErr w:type="spellEnd"/>
      <w:r w:rsidRPr="00CB4E16">
        <w:rPr>
          <w:color w:val="000000" w:themeColor="text1"/>
        </w:rPr>
        <w:t xml:space="preserve">, </w:t>
      </w:r>
      <w:proofErr w:type="spellStart"/>
      <w:r w:rsidRPr="00CB4E16">
        <w:rPr>
          <w:color w:val="000000" w:themeColor="text1"/>
        </w:rPr>
        <w:t>không</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tiền</w:t>
      </w:r>
      <w:proofErr w:type="spellEnd"/>
      <w:r w:rsidRPr="00CB4E16">
        <w:rPr>
          <w:color w:val="000000" w:themeColor="text1"/>
        </w:rPr>
        <w:t xml:space="preserve"> </w:t>
      </w:r>
      <w:proofErr w:type="spellStart"/>
      <w:r w:rsidRPr="00CB4E16">
        <w:rPr>
          <w:color w:val="000000" w:themeColor="text1"/>
        </w:rPr>
        <w:t>gửi</w:t>
      </w:r>
      <w:proofErr w:type="spellEnd"/>
      <w:r w:rsidRPr="00CB4E16">
        <w:rPr>
          <w:color w:val="000000" w:themeColor="text1"/>
        </w:rPr>
        <w:t xml:space="preserve">,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vay</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đảm</w:t>
      </w:r>
      <w:proofErr w:type="spellEnd"/>
      <w:r w:rsidRPr="00CB4E16">
        <w:rPr>
          <w:color w:val="000000" w:themeColor="text1"/>
        </w:rPr>
        <w:t xml:space="preserve"> </w:t>
      </w:r>
      <w:proofErr w:type="spellStart"/>
      <w:r w:rsidRPr="00CB4E16">
        <w:rPr>
          <w:color w:val="000000" w:themeColor="text1"/>
        </w:rPr>
        <w:t>lợi</w:t>
      </w:r>
      <w:proofErr w:type="spellEnd"/>
      <w:r w:rsidRPr="00CB4E16">
        <w:rPr>
          <w:color w:val="000000" w:themeColor="text1"/>
        </w:rPr>
        <w:t xml:space="preserve"> </w:t>
      </w:r>
      <w:proofErr w:type="spellStart"/>
      <w:r w:rsidRPr="00CB4E16">
        <w:rPr>
          <w:color w:val="000000" w:themeColor="text1"/>
        </w:rPr>
        <w:t>nhuận</w:t>
      </w:r>
      <w:proofErr w:type="spellEnd"/>
      <w:r w:rsidRPr="00CB4E16">
        <w:rPr>
          <w:color w:val="000000" w:themeColor="text1"/>
        </w:rPr>
        <w:t>.</w:t>
      </w:r>
    </w:p>
    <w:p w14:paraId="19B853C0" w14:textId="77777777" w:rsidR="00056B66" w:rsidRPr="00CB4E16" w:rsidRDefault="00000000" w:rsidP="00A35F88">
      <w:pPr>
        <w:spacing w:before="120"/>
        <w:jc w:val="both"/>
        <w:rPr>
          <w:color w:val="000000" w:themeColor="text1"/>
        </w:rPr>
      </w:pPr>
      <w:proofErr w:type="spellStart"/>
      <w:r w:rsidRPr="00CB4E16">
        <w:rPr>
          <w:b/>
          <w:color w:val="000000" w:themeColor="text1"/>
        </w:rPr>
        <w:lastRenderedPageBreak/>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r w:rsidRPr="00CB4E16">
        <w:rPr>
          <w:color w:val="000000" w:themeColor="text1"/>
        </w:rPr>
        <w:t xml:space="preserve">Danh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gọi</w:t>
      </w:r>
      <w:proofErr w:type="spellEnd"/>
      <w:r w:rsidRPr="00CB4E16">
        <w:rPr>
          <w:color w:val="000000" w:themeColor="text1"/>
        </w:rPr>
        <w:t xml:space="preserve"> </w:t>
      </w:r>
      <w:proofErr w:type="spellStart"/>
      <w:r w:rsidRPr="00CB4E16">
        <w:rPr>
          <w:color w:val="000000" w:themeColor="text1"/>
        </w:rPr>
        <w:t>vốn</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đề</w:t>
      </w:r>
      <w:proofErr w:type="spellEnd"/>
      <w:r w:rsidRPr="00CB4E16">
        <w:rPr>
          <w:color w:val="000000" w:themeColor="text1"/>
        </w:rPr>
        <w:t xml:space="preserve"> </w:t>
      </w:r>
      <w:proofErr w:type="spellStart"/>
      <w:r w:rsidRPr="00CB4E16">
        <w:rPr>
          <w:color w:val="000000" w:themeColor="text1"/>
        </w:rPr>
        <w:t>nghị</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 xml:space="preserve">; </w:t>
      </w:r>
      <w:proofErr w:type="spellStart"/>
      <w:r w:rsidRPr="00CB4E16">
        <w:rPr>
          <w:color w:val="000000" w:themeColor="text1"/>
        </w:rPr>
        <w:t>biên</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thẩm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w:t>
      </w:r>
      <w:proofErr w:type="spellStart"/>
      <w:r w:rsidRPr="00CB4E16">
        <w:rPr>
          <w:color w:val="000000" w:themeColor="text1"/>
        </w:rPr>
        <w:t>quyết</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bảng</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dõi</w:t>
      </w:r>
      <w:proofErr w:type="spellEnd"/>
      <w:r w:rsidRPr="00CB4E16">
        <w:rPr>
          <w:color w:val="000000" w:themeColor="text1"/>
        </w:rPr>
        <w:t xml:space="preserve"> cam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ngân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hiệu</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w:t>
      </w:r>
    </w:p>
    <w:p w14:paraId="4F71A685" w14:textId="77777777" w:rsidR="00056B66" w:rsidRPr="00CB4E16" w:rsidRDefault="00000000" w:rsidP="00A35F88">
      <w:pPr>
        <w:pStyle w:val="Heading3"/>
        <w:spacing w:before="120"/>
        <w:jc w:val="both"/>
        <w:rPr>
          <w:color w:val="000000" w:themeColor="text1"/>
        </w:rPr>
      </w:pPr>
      <w:bookmarkStart w:id="1956" w:name="_Toc237789032"/>
      <w:r w:rsidRPr="00CB4E16">
        <w:rPr>
          <w:color w:val="000000" w:themeColor="text1"/>
        </w:rPr>
        <w:t xml:space="preserve">09. </w:t>
      </w:r>
      <w:proofErr w:type="spellStart"/>
      <w:r w:rsidRPr="00CB4E16">
        <w:rPr>
          <w:color w:val="000000" w:themeColor="text1"/>
        </w:rPr>
        <w:t>Truyền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phổ</w:t>
      </w:r>
      <w:proofErr w:type="spellEnd"/>
      <w:r w:rsidRPr="00CB4E16">
        <w:rPr>
          <w:color w:val="000000" w:themeColor="text1"/>
        </w:rPr>
        <w:t xml:space="preserve"> </w:t>
      </w:r>
      <w:proofErr w:type="spellStart"/>
      <w:r w:rsidRPr="00CB4E16">
        <w:rPr>
          <w:color w:val="000000" w:themeColor="text1"/>
        </w:rPr>
        <w:t>biến</w:t>
      </w:r>
      <w:proofErr w:type="spellEnd"/>
      <w:r w:rsidRPr="00CB4E16">
        <w:rPr>
          <w:color w:val="000000" w:themeColor="text1"/>
        </w:rPr>
        <w:t xml:space="preserve"> tri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cộng</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sự</w:t>
      </w:r>
      <w:proofErr w:type="spellEnd"/>
      <w:r w:rsidRPr="00CB4E16">
        <w:rPr>
          <w:color w:val="000000" w:themeColor="text1"/>
        </w:rPr>
        <w:t xml:space="preserve"> </w:t>
      </w:r>
      <w:proofErr w:type="spellStart"/>
      <w:r w:rsidRPr="00CB4E16">
        <w:rPr>
          <w:color w:val="000000" w:themeColor="text1"/>
        </w:rPr>
        <w:t>kiện</w:t>
      </w:r>
      <w:bookmarkEnd w:id="1956"/>
      <w:proofErr w:type="spellEnd"/>
    </w:p>
    <w:p w14:paraId="560E17E1" w14:textId="77777777"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r w:rsidRPr="00CB4E16">
        <w:rPr>
          <w:color w:val="000000" w:themeColor="text1"/>
        </w:rPr>
        <w:t xml:space="preserve">Lan </w:t>
      </w:r>
      <w:proofErr w:type="spellStart"/>
      <w:r w:rsidRPr="00CB4E16">
        <w:rPr>
          <w:color w:val="000000" w:themeColor="text1"/>
        </w:rPr>
        <w:t>tỏa</w:t>
      </w:r>
      <w:proofErr w:type="spellEnd"/>
      <w:r w:rsidRPr="00CB4E16">
        <w:rPr>
          <w:color w:val="000000" w:themeColor="text1"/>
        </w:rPr>
        <w:t xml:space="preserve"> tri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hút</w:t>
      </w:r>
      <w:proofErr w:type="spellEnd"/>
      <w:r w:rsidRPr="00CB4E16">
        <w:rPr>
          <w:color w:val="000000" w:themeColor="text1"/>
        </w:rPr>
        <w:t xml:space="preserve">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hình</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cộng</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gắn</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w:t>
      </w:r>
    </w:p>
    <w:p w14:paraId="75B6EB3A" w14:textId="77777777" w:rsidR="00056B66" w:rsidRPr="00CB4E16" w:rsidRDefault="00000000" w:rsidP="00A35F88">
      <w:pPr>
        <w:spacing w:before="120"/>
        <w:jc w:val="both"/>
        <w:rPr>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r w:rsidRPr="00CB4E16">
        <w:rPr>
          <w:color w:val="000000" w:themeColor="text1"/>
        </w:rPr>
        <w:t xml:space="preserve">Quản </w:t>
      </w:r>
      <w:proofErr w:type="spellStart"/>
      <w:r w:rsidRPr="00CB4E16">
        <w:rPr>
          <w:color w:val="000000" w:themeColor="text1"/>
        </w:rPr>
        <w:t>lý</w:t>
      </w:r>
      <w:proofErr w:type="spellEnd"/>
      <w:r w:rsidRPr="00CB4E16">
        <w:rPr>
          <w:color w:val="000000" w:themeColor="text1"/>
        </w:rPr>
        <w:t xml:space="preserve"> tin/</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ấn</w:t>
      </w:r>
      <w:proofErr w:type="spellEnd"/>
      <w:r w:rsidRPr="00CB4E16">
        <w:rPr>
          <w:color w:val="000000" w:themeColor="text1"/>
        </w:rPr>
        <w:t xml:space="preserve"> </w:t>
      </w:r>
      <w:proofErr w:type="spellStart"/>
      <w:r w:rsidRPr="00CB4E16">
        <w:rPr>
          <w:color w:val="000000" w:themeColor="text1"/>
        </w:rPr>
        <w:t>phẩm</w:t>
      </w:r>
      <w:proofErr w:type="spellEnd"/>
      <w:r w:rsidRPr="00CB4E16">
        <w:rPr>
          <w:color w:val="000000" w:themeColor="text1"/>
        </w:rPr>
        <w:t xml:space="preserve">, </w:t>
      </w:r>
      <w:proofErr w:type="spellStart"/>
      <w:r w:rsidRPr="00CB4E16">
        <w:rPr>
          <w:color w:val="000000" w:themeColor="text1"/>
        </w:rPr>
        <w:t>khóa</w:t>
      </w:r>
      <w:proofErr w:type="spellEnd"/>
      <w:r w:rsidRPr="00CB4E16">
        <w:rPr>
          <w:color w:val="000000" w:themeColor="text1"/>
        </w:rPr>
        <w:t xml:space="preserve">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thảo</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sự</w:t>
      </w:r>
      <w:proofErr w:type="spellEnd"/>
      <w:r w:rsidRPr="00CB4E16">
        <w:rPr>
          <w:color w:val="000000" w:themeColor="text1"/>
        </w:rPr>
        <w:t xml:space="preserve"> </w:t>
      </w:r>
      <w:proofErr w:type="spellStart"/>
      <w:r w:rsidRPr="00CB4E16">
        <w:rPr>
          <w:color w:val="000000" w:themeColor="text1"/>
        </w:rPr>
        <w:t>kiện</w:t>
      </w:r>
      <w:proofErr w:type="spellEnd"/>
      <w:r w:rsidRPr="00CB4E16">
        <w:rPr>
          <w:color w:val="000000" w:themeColor="text1"/>
        </w:rPr>
        <w:t xml:space="preserve">; </w:t>
      </w:r>
      <w:proofErr w:type="spellStart"/>
      <w:r w:rsidRPr="00CB4E16">
        <w:rPr>
          <w:color w:val="000000" w:themeColor="text1"/>
        </w:rPr>
        <w:t>đăng</w:t>
      </w:r>
      <w:proofErr w:type="spellEnd"/>
      <w:r w:rsidRPr="00CB4E16">
        <w:rPr>
          <w:color w:val="000000" w:themeColor="text1"/>
        </w:rPr>
        <w:t xml:space="preserve"> </w:t>
      </w:r>
      <w:proofErr w:type="spellStart"/>
      <w:r w:rsidRPr="00CB4E16">
        <w:rPr>
          <w:color w:val="000000" w:themeColor="text1"/>
        </w:rPr>
        <w:t>ký</w:t>
      </w:r>
      <w:proofErr w:type="spellEnd"/>
      <w:r w:rsidRPr="00CB4E16">
        <w:rPr>
          <w:color w:val="000000" w:themeColor="text1"/>
        </w:rPr>
        <w:t xml:space="preserve">, </w:t>
      </w:r>
      <w:proofErr w:type="spellStart"/>
      <w:r w:rsidRPr="00CB4E16">
        <w:rPr>
          <w:color w:val="000000" w:themeColor="text1"/>
        </w:rPr>
        <w:t>mời</w:t>
      </w:r>
      <w:proofErr w:type="spellEnd"/>
      <w:r w:rsidRPr="00CB4E16">
        <w:rPr>
          <w:color w:val="000000" w:themeColor="text1"/>
        </w:rPr>
        <w:t xml:space="preserve"> </w:t>
      </w:r>
      <w:proofErr w:type="spellStart"/>
      <w:r w:rsidRPr="00CB4E16">
        <w:rPr>
          <w:color w:val="000000" w:themeColor="text1"/>
        </w:rPr>
        <w:t>diễn</w:t>
      </w:r>
      <w:proofErr w:type="spellEnd"/>
      <w:r w:rsidRPr="00CB4E16">
        <w:rPr>
          <w:color w:val="000000" w:themeColor="text1"/>
        </w:rPr>
        <w:t xml:space="preserve"> </w:t>
      </w:r>
      <w:proofErr w:type="spellStart"/>
      <w:r w:rsidRPr="00CB4E16">
        <w:rPr>
          <w:color w:val="000000" w:themeColor="text1"/>
        </w:rPr>
        <w:t>giả</w:t>
      </w:r>
      <w:proofErr w:type="spellEnd"/>
      <w:r w:rsidRPr="00CB4E16">
        <w:rPr>
          <w:color w:val="000000" w:themeColor="text1"/>
        </w:rPr>
        <w:t xml:space="preserve">, </w:t>
      </w:r>
      <w:proofErr w:type="spellStart"/>
      <w:r w:rsidRPr="00CB4E16">
        <w:rPr>
          <w:color w:val="000000" w:themeColor="text1"/>
        </w:rPr>
        <w:t>tương</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cộng</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truyền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nhóm</w:t>
      </w:r>
      <w:proofErr w:type="spellEnd"/>
      <w:r w:rsidRPr="00CB4E16">
        <w:rPr>
          <w:color w:val="000000" w:themeColor="text1"/>
        </w:rPr>
        <w:t xml:space="preserve">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tượng</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duyệt</w:t>
      </w:r>
      <w:proofErr w:type="spellEnd"/>
      <w:r w:rsidRPr="00CB4E16">
        <w:rPr>
          <w:color w:val="000000" w:themeColor="text1"/>
        </w:rPr>
        <w:t xml:space="preserve"> </w:t>
      </w:r>
      <w:proofErr w:type="spellStart"/>
      <w:r w:rsidRPr="00CB4E16">
        <w:rPr>
          <w:color w:val="000000" w:themeColor="text1"/>
        </w:rPr>
        <w:t>nội</w:t>
      </w:r>
      <w:proofErr w:type="spellEnd"/>
      <w:r w:rsidRPr="00CB4E16">
        <w:rPr>
          <w:color w:val="000000" w:themeColor="text1"/>
        </w:rPr>
        <w:t xml:space="preserve"> dung,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đo</w:t>
      </w:r>
      <w:proofErr w:type="spellEnd"/>
      <w:r w:rsidRPr="00CB4E16">
        <w:rPr>
          <w:color w:val="000000" w:themeColor="text1"/>
        </w:rPr>
        <w:t xml:space="preserve"> </w:t>
      </w:r>
      <w:proofErr w:type="spellStart"/>
      <w:r w:rsidRPr="00CB4E16">
        <w:rPr>
          <w:color w:val="000000" w:themeColor="text1"/>
        </w:rPr>
        <w:t>lường</w:t>
      </w:r>
      <w:proofErr w:type="spellEnd"/>
      <w:r w:rsidRPr="00CB4E16">
        <w:rPr>
          <w:color w:val="000000" w:themeColor="text1"/>
        </w:rPr>
        <w:t xml:space="preserve"> </w:t>
      </w:r>
      <w:proofErr w:type="spellStart"/>
      <w:r w:rsidRPr="00CB4E16">
        <w:rPr>
          <w:color w:val="000000" w:themeColor="text1"/>
        </w:rPr>
        <w:t>hiệu</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chiến</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w:t>
      </w:r>
    </w:p>
    <w:p w14:paraId="056AFDC5" w14:textId="77777777" w:rsidR="00056B66" w:rsidRPr="00CB4E16" w:rsidRDefault="00000000" w:rsidP="00A35F88">
      <w:pPr>
        <w:spacing w:before="120"/>
        <w:jc w:val="both"/>
        <w:rPr>
          <w:color w:val="000000" w:themeColor="text1"/>
        </w:rPr>
      </w:pPr>
      <w:proofErr w:type="spellStart"/>
      <w:r w:rsidRPr="00CB4E16">
        <w:rPr>
          <w:b/>
          <w:color w:val="000000" w:themeColor="text1"/>
        </w:rPr>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proofErr w:type="spellStart"/>
      <w:r w:rsidRPr="00CB4E16">
        <w:rPr>
          <w:color w:val="000000" w:themeColor="text1"/>
        </w:rPr>
        <w:t>Cổng</w:t>
      </w:r>
      <w:proofErr w:type="spellEnd"/>
      <w:r w:rsidRPr="00CB4E16">
        <w:rPr>
          <w:color w:val="000000" w:themeColor="text1"/>
        </w:rPr>
        <w:t xml:space="preserve"> </w:t>
      </w:r>
      <w:proofErr w:type="spellStart"/>
      <w:r w:rsidRPr="00CB4E16">
        <w:rPr>
          <w:color w:val="000000" w:themeColor="text1"/>
        </w:rPr>
        <w:t>nội</w:t>
      </w:r>
      <w:proofErr w:type="spellEnd"/>
      <w:r w:rsidRPr="00CB4E16">
        <w:rPr>
          <w:color w:val="000000" w:themeColor="text1"/>
        </w:rPr>
        <w:t xml:space="preserve"> dung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lịch</w:t>
      </w:r>
      <w:proofErr w:type="spellEnd"/>
      <w:r w:rsidRPr="00CB4E16">
        <w:rPr>
          <w:color w:val="000000" w:themeColor="text1"/>
        </w:rPr>
        <w:t xml:space="preserve"> </w:t>
      </w:r>
      <w:proofErr w:type="spellStart"/>
      <w:r w:rsidRPr="00CB4E16">
        <w:rPr>
          <w:color w:val="000000" w:themeColor="text1"/>
        </w:rPr>
        <w:t>sự</w:t>
      </w:r>
      <w:proofErr w:type="spellEnd"/>
      <w:r w:rsidRPr="00CB4E16">
        <w:rPr>
          <w:color w:val="000000" w:themeColor="text1"/>
        </w:rPr>
        <w:t xml:space="preserve"> </w:t>
      </w:r>
      <w:proofErr w:type="spellStart"/>
      <w:r w:rsidRPr="00CB4E16">
        <w:rPr>
          <w:color w:val="000000" w:themeColor="text1"/>
        </w:rPr>
        <w:t>kiện</w:t>
      </w:r>
      <w:proofErr w:type="spellEnd"/>
      <w:r w:rsidRPr="00CB4E16">
        <w:rPr>
          <w:color w:val="000000" w:themeColor="text1"/>
        </w:rPr>
        <w:t xml:space="preserve">; </w:t>
      </w:r>
      <w:proofErr w:type="spellStart"/>
      <w:r w:rsidRPr="00CB4E16">
        <w:rPr>
          <w:color w:val="000000" w:themeColor="text1"/>
        </w:rPr>
        <w:t>thư</w:t>
      </w:r>
      <w:proofErr w:type="spellEnd"/>
      <w:r w:rsidRPr="00CB4E16">
        <w:rPr>
          <w:color w:val="000000" w:themeColor="text1"/>
        </w:rPr>
        <w:t xml:space="preserve"> </w:t>
      </w:r>
      <w:proofErr w:type="spellStart"/>
      <w:r w:rsidRPr="00CB4E16">
        <w:rPr>
          <w:color w:val="000000" w:themeColor="text1"/>
        </w:rPr>
        <w:t>viện</w:t>
      </w:r>
      <w:proofErr w:type="spellEnd"/>
      <w:r w:rsidRPr="00CB4E16">
        <w:rPr>
          <w:color w:val="000000" w:themeColor="text1"/>
        </w:rPr>
        <w:t xml:space="preserve">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w:t>
      </w:r>
      <w:proofErr w:type="spellStart"/>
      <w:r w:rsidRPr="00CB4E16">
        <w:rPr>
          <w:color w:val="000000" w:themeColor="text1"/>
        </w:rPr>
        <w:t>ấn</w:t>
      </w:r>
      <w:proofErr w:type="spellEnd"/>
      <w:r w:rsidRPr="00CB4E16">
        <w:rPr>
          <w:color w:val="000000" w:themeColor="text1"/>
        </w:rPr>
        <w:t xml:space="preserve"> </w:t>
      </w:r>
      <w:proofErr w:type="spellStart"/>
      <w:r w:rsidRPr="00CB4E16">
        <w:rPr>
          <w:color w:val="000000" w:themeColor="text1"/>
        </w:rPr>
        <w:t>phẩm</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người</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dự</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cộng</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tiếp</w:t>
      </w:r>
      <w:proofErr w:type="spellEnd"/>
      <w:r w:rsidRPr="00CB4E16">
        <w:rPr>
          <w:color w:val="000000" w:themeColor="text1"/>
        </w:rPr>
        <w:t xml:space="preserve"> </w:t>
      </w:r>
      <w:proofErr w:type="spellStart"/>
      <w:r w:rsidRPr="00CB4E16">
        <w:rPr>
          <w:color w:val="000000" w:themeColor="text1"/>
        </w:rPr>
        <w:t>cận</w:t>
      </w:r>
      <w:proofErr w:type="spellEnd"/>
      <w:r w:rsidRPr="00CB4E16">
        <w:rPr>
          <w:color w:val="000000" w:themeColor="text1"/>
        </w:rPr>
        <w:t xml:space="preserve">, </w:t>
      </w:r>
      <w:proofErr w:type="spellStart"/>
      <w:r w:rsidRPr="00CB4E16">
        <w:rPr>
          <w:color w:val="000000" w:themeColor="text1"/>
        </w:rPr>
        <w:t>tương</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mối</w:t>
      </w:r>
      <w:proofErr w:type="spellEnd"/>
      <w:r w:rsidRPr="00CB4E16">
        <w:rPr>
          <w:color w:val="000000" w:themeColor="text1"/>
        </w:rPr>
        <w:t xml:space="preserve"> </w:t>
      </w:r>
      <w:proofErr w:type="spellStart"/>
      <w:r w:rsidRPr="00CB4E16">
        <w:rPr>
          <w:color w:val="000000" w:themeColor="text1"/>
        </w:rPr>
        <w:t>tiềm</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w:t>
      </w:r>
    </w:p>
    <w:p w14:paraId="74961F0B" w14:textId="77777777" w:rsidR="00056B66" w:rsidRPr="00CB4E16" w:rsidRDefault="00000000" w:rsidP="00A35F88">
      <w:pPr>
        <w:pStyle w:val="Heading3"/>
        <w:spacing w:before="120"/>
        <w:jc w:val="both"/>
        <w:rPr>
          <w:color w:val="000000" w:themeColor="text1"/>
        </w:rPr>
      </w:pPr>
      <w:bookmarkStart w:id="1957" w:name="_Toc237789033"/>
      <w:r w:rsidRPr="00CB4E16">
        <w:rPr>
          <w:color w:val="000000" w:themeColor="text1"/>
        </w:rPr>
        <w:t xml:space="preserve">10. Quản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mạng</w:t>
      </w:r>
      <w:proofErr w:type="spellEnd"/>
      <w:r w:rsidRPr="00CB4E16">
        <w:rPr>
          <w:color w:val="000000" w:themeColor="text1"/>
        </w:rPr>
        <w:t xml:space="preserve"> </w:t>
      </w:r>
      <w:proofErr w:type="spellStart"/>
      <w:r w:rsidRPr="00CB4E16">
        <w:rPr>
          <w:color w:val="000000" w:themeColor="text1"/>
        </w:rPr>
        <w:t>lưới</w:t>
      </w:r>
      <w:proofErr w:type="spellEnd"/>
      <w:r w:rsidRPr="00CB4E16">
        <w:rPr>
          <w:color w:val="000000" w:themeColor="text1"/>
        </w:rPr>
        <w:t xml:space="preserve"> VUSTA</w:t>
      </w:r>
      <w:bookmarkEnd w:id="1957"/>
    </w:p>
    <w:p w14:paraId="3E31D6D7" w14:textId="77777777"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 xml:space="preserve">, </w:t>
      </w:r>
      <w:proofErr w:type="spellStart"/>
      <w:r w:rsidRPr="00CB4E16">
        <w:rPr>
          <w:color w:val="000000" w:themeColor="text1"/>
        </w:rPr>
        <w:t>phối</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huy</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giữa</w:t>
      </w:r>
      <w:proofErr w:type="spellEnd"/>
      <w:r w:rsidRPr="00CB4E16">
        <w:rPr>
          <w:color w:val="000000" w:themeColor="text1"/>
        </w:rPr>
        <w:t xml:space="preserve"> VUSTA,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KH&amp;CN </w:t>
      </w:r>
      <w:proofErr w:type="spellStart"/>
      <w:r w:rsidRPr="00CB4E16">
        <w:rPr>
          <w:color w:val="000000" w:themeColor="text1"/>
        </w:rPr>
        <w:t>trực</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mối</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quan</w:t>
      </w:r>
      <w:proofErr w:type="spellEnd"/>
      <w:r w:rsidRPr="00CB4E16">
        <w:rPr>
          <w:color w:val="000000" w:themeColor="text1"/>
        </w:rPr>
        <w:t>.</w:t>
      </w:r>
    </w:p>
    <w:p w14:paraId="190BDAE3" w14:textId="77777777" w:rsidR="00056B66" w:rsidRPr="00CB4E16" w:rsidRDefault="00000000" w:rsidP="00A35F88">
      <w:pPr>
        <w:spacing w:before="120"/>
        <w:jc w:val="both"/>
        <w:rPr>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r w:rsidRPr="00CB4E16">
        <w:rPr>
          <w:color w:val="000000" w:themeColor="text1"/>
        </w:rPr>
        <w:t xml:space="preserve">Quản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cấu</w:t>
      </w:r>
      <w:proofErr w:type="spellEnd"/>
      <w:r w:rsidRPr="00CB4E16">
        <w:rPr>
          <w:color w:val="000000" w:themeColor="text1"/>
        </w:rPr>
        <w:t xml:space="preserve">, </w:t>
      </w:r>
      <w:proofErr w:type="spellStart"/>
      <w:r w:rsidRPr="00CB4E16">
        <w:rPr>
          <w:color w:val="000000" w:themeColor="text1"/>
        </w:rPr>
        <w:t>đơn</w:t>
      </w:r>
      <w:proofErr w:type="spellEnd"/>
      <w:r w:rsidRPr="00CB4E16">
        <w:rPr>
          <w:color w:val="000000" w:themeColor="text1"/>
        </w:rPr>
        <w:t xml:space="preserve"> </w:t>
      </w:r>
      <w:proofErr w:type="spellStart"/>
      <w:r w:rsidRPr="00CB4E16">
        <w:rPr>
          <w:color w:val="000000" w:themeColor="text1"/>
        </w:rPr>
        <w:t>vị</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mối</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phạm</w:t>
      </w:r>
      <w:proofErr w:type="spellEnd"/>
      <w:r w:rsidRPr="00CB4E16">
        <w:rPr>
          <w:color w:val="000000" w:themeColor="text1"/>
        </w:rPr>
        <w:t xml:space="preserve"> vi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vai</w:t>
      </w:r>
      <w:proofErr w:type="spellEnd"/>
      <w:r w:rsidRPr="00CB4E16">
        <w:rPr>
          <w:color w:val="000000" w:themeColor="text1"/>
        </w:rPr>
        <w:t xml:space="preserve"> </w:t>
      </w:r>
      <w:proofErr w:type="spellStart"/>
      <w:r w:rsidRPr="00CB4E16">
        <w:rPr>
          <w:color w:val="000000" w:themeColor="text1"/>
        </w:rPr>
        <w:t>trò</w:t>
      </w:r>
      <w:proofErr w:type="spellEnd"/>
      <w:r w:rsidRPr="00CB4E16">
        <w:rPr>
          <w:color w:val="000000" w:themeColor="text1"/>
        </w:rPr>
        <w:t>/</w:t>
      </w:r>
      <w:proofErr w:type="spellStart"/>
      <w:r w:rsidRPr="00CB4E16">
        <w:rPr>
          <w:color w:val="000000" w:themeColor="text1"/>
        </w:rPr>
        <w:t>đơn</w:t>
      </w:r>
      <w:proofErr w:type="spellEnd"/>
      <w:r w:rsidRPr="00CB4E16">
        <w:rPr>
          <w:color w:val="000000" w:themeColor="text1"/>
        </w:rPr>
        <w:t xml:space="preserve"> </w:t>
      </w:r>
      <w:proofErr w:type="spellStart"/>
      <w:r w:rsidRPr="00CB4E16">
        <w:rPr>
          <w:color w:val="000000" w:themeColor="text1"/>
        </w:rPr>
        <w:t>vị</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tiếp</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dõi</w:t>
      </w:r>
      <w:proofErr w:type="spellEnd"/>
      <w:r w:rsidRPr="00CB4E16">
        <w:rPr>
          <w:color w:val="000000" w:themeColor="text1"/>
        </w:rPr>
        <w:t xml:space="preserve"> </w:t>
      </w:r>
      <w:proofErr w:type="spellStart"/>
      <w:r w:rsidRPr="00CB4E16">
        <w:rPr>
          <w:color w:val="000000" w:themeColor="text1"/>
        </w:rPr>
        <w:t>đóng</w:t>
      </w:r>
      <w:proofErr w:type="spellEnd"/>
      <w:r w:rsidRPr="00CB4E16">
        <w:rPr>
          <w:color w:val="000000" w:themeColor="text1"/>
        </w:rPr>
        <w:t xml:space="preserve"> </w:t>
      </w:r>
      <w:proofErr w:type="spellStart"/>
      <w:r w:rsidRPr="00CB4E16">
        <w:rPr>
          <w:color w:val="000000" w:themeColor="text1"/>
        </w:rPr>
        <w:t>góp</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xung</w:t>
      </w:r>
      <w:proofErr w:type="spellEnd"/>
      <w:r w:rsidRPr="00CB4E16">
        <w:rPr>
          <w:color w:val="000000" w:themeColor="text1"/>
        </w:rPr>
        <w:t xml:space="preserve"> </w:t>
      </w:r>
      <w:proofErr w:type="spellStart"/>
      <w:r w:rsidRPr="00CB4E16">
        <w:rPr>
          <w:color w:val="000000" w:themeColor="text1"/>
        </w:rPr>
        <w:t>đột</w:t>
      </w:r>
      <w:proofErr w:type="spellEnd"/>
      <w:r w:rsidRPr="00CB4E16">
        <w:rPr>
          <w:color w:val="000000" w:themeColor="text1"/>
        </w:rPr>
        <w:t xml:space="preserve"> </w:t>
      </w:r>
      <w:proofErr w:type="spellStart"/>
      <w:r w:rsidRPr="00CB4E16">
        <w:rPr>
          <w:color w:val="000000" w:themeColor="text1"/>
        </w:rPr>
        <w:t>lợi</w:t>
      </w:r>
      <w:proofErr w:type="spellEnd"/>
      <w:r w:rsidRPr="00CB4E16">
        <w:rPr>
          <w:color w:val="000000" w:themeColor="text1"/>
        </w:rPr>
        <w:t xml:space="preserve"> </w:t>
      </w:r>
      <w:proofErr w:type="spellStart"/>
      <w:r w:rsidRPr="00CB4E16">
        <w:rPr>
          <w:color w:val="000000" w:themeColor="text1"/>
        </w:rPr>
        <w:t>ích</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nhật</w:t>
      </w:r>
      <w:proofErr w:type="spellEnd"/>
      <w:r w:rsidRPr="00CB4E16">
        <w:rPr>
          <w:color w:val="000000" w:themeColor="text1"/>
        </w:rPr>
        <w:t xml:space="preserve"> </w:t>
      </w:r>
      <w:proofErr w:type="spellStart"/>
      <w:r w:rsidRPr="00CB4E16">
        <w:rPr>
          <w:color w:val="000000" w:themeColor="text1"/>
        </w:rPr>
        <w:t>ký</w:t>
      </w:r>
      <w:proofErr w:type="spellEnd"/>
      <w:r w:rsidRPr="00CB4E16">
        <w:rPr>
          <w:color w:val="000000" w:themeColor="text1"/>
        </w:rPr>
        <w:t xml:space="preserve"> </w:t>
      </w:r>
      <w:proofErr w:type="spellStart"/>
      <w:r w:rsidRPr="00CB4E16">
        <w:rPr>
          <w:color w:val="000000" w:themeColor="text1"/>
        </w:rPr>
        <w:t>hoạt</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w:t>
      </w:r>
    </w:p>
    <w:p w14:paraId="76D8F5B4" w14:textId="77777777" w:rsidR="00056B66" w:rsidRPr="00CB4E16" w:rsidRDefault="00000000" w:rsidP="00A35F88">
      <w:pPr>
        <w:spacing w:before="120"/>
        <w:jc w:val="both"/>
        <w:rPr>
          <w:color w:val="000000" w:themeColor="text1"/>
        </w:rPr>
      </w:pPr>
      <w:proofErr w:type="spellStart"/>
      <w:r w:rsidRPr="00CB4E16">
        <w:rPr>
          <w:b/>
          <w:color w:val="000000" w:themeColor="text1"/>
        </w:rPr>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r w:rsidRPr="00CB4E16">
        <w:rPr>
          <w:color w:val="000000" w:themeColor="text1"/>
        </w:rPr>
        <w:t xml:space="preserve">Danh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mạng</w:t>
      </w:r>
      <w:proofErr w:type="spellEnd"/>
      <w:r w:rsidRPr="00CB4E16">
        <w:rPr>
          <w:color w:val="000000" w:themeColor="text1"/>
        </w:rPr>
        <w:t xml:space="preserve"> </w:t>
      </w:r>
      <w:proofErr w:type="spellStart"/>
      <w:r w:rsidRPr="00CB4E16">
        <w:rPr>
          <w:color w:val="000000" w:themeColor="text1"/>
        </w:rPr>
        <w:t>lưới</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mối</w:t>
      </w:r>
      <w:proofErr w:type="spellEnd"/>
      <w:r w:rsidRPr="00CB4E16">
        <w:rPr>
          <w:color w:val="000000" w:themeColor="text1"/>
        </w:rPr>
        <w:t xml:space="preserve">; </w:t>
      </w:r>
      <w:proofErr w:type="spellStart"/>
      <w:r w:rsidRPr="00CB4E16">
        <w:rPr>
          <w:color w:val="000000" w:themeColor="text1"/>
        </w:rPr>
        <w:t>không</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đơn</w:t>
      </w:r>
      <w:proofErr w:type="spellEnd"/>
      <w:r w:rsidRPr="00CB4E16">
        <w:rPr>
          <w:color w:val="000000" w:themeColor="text1"/>
        </w:rPr>
        <w:t xml:space="preserve"> </w:t>
      </w:r>
      <w:proofErr w:type="spellStart"/>
      <w:r w:rsidRPr="00CB4E16">
        <w:rPr>
          <w:color w:val="000000" w:themeColor="text1"/>
        </w:rPr>
        <w:t>vị</w:t>
      </w:r>
      <w:proofErr w:type="spellEnd"/>
      <w:r w:rsidRPr="00CB4E16">
        <w:rPr>
          <w:color w:val="000000" w:themeColor="text1"/>
        </w:rPr>
        <w:t xml:space="preserve">; ma </w:t>
      </w:r>
      <w:proofErr w:type="spellStart"/>
      <w:r w:rsidRPr="00CB4E16">
        <w:rPr>
          <w:color w:val="000000" w:themeColor="text1"/>
        </w:rPr>
        <w:t>trận</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việc</w:t>
      </w:r>
      <w:proofErr w:type="spellEnd"/>
      <w:r w:rsidRPr="00CB4E16">
        <w:rPr>
          <w:color w:val="000000" w:themeColor="text1"/>
        </w:rPr>
        <w:t>/</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kê</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đóng</w:t>
      </w:r>
      <w:proofErr w:type="spellEnd"/>
      <w:r w:rsidRPr="00CB4E16">
        <w:rPr>
          <w:color w:val="000000" w:themeColor="text1"/>
        </w:rPr>
        <w:t xml:space="preserve"> </w:t>
      </w:r>
      <w:proofErr w:type="spellStart"/>
      <w:r w:rsidRPr="00CB4E16">
        <w:rPr>
          <w:color w:val="000000" w:themeColor="text1"/>
        </w:rPr>
        <w:t>góp</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chất</w:t>
      </w:r>
      <w:proofErr w:type="spellEnd"/>
      <w:r w:rsidRPr="00CB4E16">
        <w:rPr>
          <w:color w:val="000000" w:themeColor="text1"/>
        </w:rPr>
        <w:t xml:space="preserve"> </w:t>
      </w:r>
      <w:proofErr w:type="spellStart"/>
      <w:r w:rsidRPr="00CB4E16">
        <w:rPr>
          <w:color w:val="000000" w:themeColor="text1"/>
        </w:rPr>
        <w:t>lượng</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w:t>
      </w:r>
    </w:p>
    <w:p w14:paraId="7C56DFEA" w14:textId="77777777" w:rsidR="00056B66" w:rsidRPr="00CB4E16" w:rsidRDefault="00000000" w:rsidP="00A35F88">
      <w:pPr>
        <w:pStyle w:val="Heading3"/>
        <w:spacing w:before="120"/>
        <w:jc w:val="both"/>
        <w:rPr>
          <w:color w:val="000000" w:themeColor="text1"/>
        </w:rPr>
      </w:pPr>
      <w:bookmarkStart w:id="1958" w:name="_Toc237789034"/>
      <w:r w:rsidRPr="00CB4E16">
        <w:rPr>
          <w:color w:val="000000" w:themeColor="text1"/>
        </w:rPr>
        <w:t xml:space="preserve">11. Trung </w:t>
      </w:r>
      <w:proofErr w:type="spellStart"/>
      <w:r w:rsidRPr="00CB4E16">
        <w:rPr>
          <w:color w:val="000000" w:themeColor="text1"/>
        </w:rPr>
        <w:t>tâm</w:t>
      </w:r>
      <w:proofErr w:type="spellEnd"/>
      <w:r w:rsidRPr="00CB4E16">
        <w:rPr>
          <w:color w:val="000000" w:themeColor="text1"/>
        </w:rPr>
        <w:t xml:space="preserve">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KPI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đo</w:t>
      </w:r>
      <w:proofErr w:type="spellEnd"/>
      <w:r w:rsidRPr="00CB4E16">
        <w:rPr>
          <w:color w:val="000000" w:themeColor="text1"/>
        </w:rPr>
        <w:t xml:space="preserve"> </w:t>
      </w:r>
      <w:proofErr w:type="spellStart"/>
      <w:r w:rsidRPr="00CB4E16">
        <w:rPr>
          <w:color w:val="000000" w:themeColor="text1"/>
        </w:rPr>
        <w:t>lường</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động</w:t>
      </w:r>
      <w:bookmarkEnd w:id="1958"/>
      <w:proofErr w:type="spellEnd"/>
    </w:p>
    <w:p w14:paraId="1154A4E5" w14:textId="71018599" w:rsidR="00BC2C32" w:rsidRPr="00BC2C32" w:rsidRDefault="00BC2C32" w:rsidP="00A35F88">
      <w:pPr>
        <w:spacing w:before="120"/>
        <w:jc w:val="both"/>
        <w:rPr>
          <w:ins w:id="1959" w:author="Administrator" w:date="2026-08-16T20:39:00Z" w16du:dateUtc="2026-08-16T13:39:00Z"/>
          <w:bCs/>
          <w:color w:val="EE0000"/>
          <w:rPrChange w:id="1960" w:author="Administrator" w:date="2026-08-16T20:40:00Z" w16du:dateUtc="2026-08-16T13:40:00Z">
            <w:rPr>
              <w:ins w:id="1961" w:author="Administrator" w:date="2026-08-16T20:39:00Z" w16du:dateUtc="2026-08-16T13:39:00Z"/>
              <w:b/>
              <w:color w:val="000000" w:themeColor="text1"/>
            </w:rPr>
          </w:rPrChange>
        </w:rPr>
      </w:pPr>
      <w:ins w:id="1962" w:author="Administrator" w:date="2026-08-16T20:40:00Z" w16du:dateUtc="2026-08-16T13:40:00Z">
        <w:r w:rsidRPr="00BC2C32">
          <w:rPr>
            <w:bCs/>
            <w:color w:val="EE0000"/>
            <w:rPrChange w:id="1963" w:author="Administrator" w:date="2026-08-16T20:40:00Z" w16du:dateUtc="2026-08-16T13:40:00Z">
              <w:rPr>
                <w:b/>
                <w:color w:val="000000" w:themeColor="text1"/>
              </w:rPr>
            </w:rPrChange>
          </w:rPr>
          <w:t xml:space="preserve">North Star Metric </w:t>
        </w:r>
        <w:proofErr w:type="spellStart"/>
        <w:r w:rsidRPr="00BC2C32">
          <w:rPr>
            <w:bCs/>
            <w:color w:val="EE0000"/>
            <w:rPrChange w:id="1964" w:author="Administrator" w:date="2026-08-16T20:40:00Z" w16du:dateUtc="2026-08-16T13:40:00Z">
              <w:rPr>
                <w:b/>
                <w:color w:val="000000" w:themeColor="text1"/>
              </w:rPr>
            </w:rPrChange>
          </w:rPr>
          <w:t>của</w:t>
        </w:r>
        <w:proofErr w:type="spellEnd"/>
        <w:r w:rsidRPr="00BC2C32">
          <w:rPr>
            <w:bCs/>
            <w:color w:val="EE0000"/>
            <w:rPrChange w:id="1965" w:author="Administrator" w:date="2026-08-16T20:40:00Z" w16du:dateUtc="2026-08-16T13:40:00Z">
              <w:rPr>
                <w:b/>
                <w:color w:val="000000" w:themeColor="text1"/>
              </w:rPr>
            </w:rPrChange>
          </w:rPr>
          <w:t xml:space="preserve"> VI CONNECT: Value Activated – </w:t>
        </w:r>
        <w:proofErr w:type="spellStart"/>
        <w:r w:rsidRPr="00BC2C32">
          <w:rPr>
            <w:bCs/>
            <w:color w:val="EE0000"/>
            <w:rPrChange w:id="1966" w:author="Administrator" w:date="2026-08-16T20:40:00Z" w16du:dateUtc="2026-08-16T13:40:00Z">
              <w:rPr>
                <w:b/>
                <w:color w:val="000000" w:themeColor="text1"/>
              </w:rPr>
            </w:rPrChange>
          </w:rPr>
          <w:t>Tổng</w:t>
        </w:r>
        <w:proofErr w:type="spellEnd"/>
        <w:r w:rsidRPr="00BC2C32">
          <w:rPr>
            <w:bCs/>
            <w:color w:val="EE0000"/>
            <w:rPrChange w:id="1967" w:author="Administrator" w:date="2026-08-16T20:40:00Z" w16du:dateUtc="2026-08-16T13:40:00Z">
              <w:rPr>
                <w:b/>
                <w:color w:val="000000" w:themeColor="text1"/>
              </w:rPr>
            </w:rPrChange>
          </w:rPr>
          <w:t xml:space="preserve"> </w:t>
        </w:r>
        <w:proofErr w:type="spellStart"/>
        <w:r w:rsidRPr="00BC2C32">
          <w:rPr>
            <w:bCs/>
            <w:color w:val="EE0000"/>
            <w:rPrChange w:id="1968" w:author="Administrator" w:date="2026-08-16T20:40:00Z" w16du:dateUtc="2026-08-16T13:40:00Z">
              <w:rPr>
                <w:b/>
                <w:color w:val="000000" w:themeColor="text1"/>
              </w:rPr>
            </w:rPrChange>
          </w:rPr>
          <w:t>giá</w:t>
        </w:r>
        <w:proofErr w:type="spellEnd"/>
        <w:r w:rsidRPr="00BC2C32">
          <w:rPr>
            <w:bCs/>
            <w:color w:val="EE0000"/>
            <w:rPrChange w:id="1969" w:author="Administrator" w:date="2026-08-16T20:40:00Z" w16du:dateUtc="2026-08-16T13:40:00Z">
              <w:rPr>
                <w:b/>
                <w:color w:val="000000" w:themeColor="text1"/>
              </w:rPr>
            </w:rPrChange>
          </w:rPr>
          <w:t xml:space="preserve"> </w:t>
        </w:r>
        <w:proofErr w:type="spellStart"/>
        <w:r w:rsidRPr="00BC2C32">
          <w:rPr>
            <w:bCs/>
            <w:color w:val="EE0000"/>
            <w:rPrChange w:id="1970" w:author="Administrator" w:date="2026-08-16T20:40:00Z" w16du:dateUtc="2026-08-16T13:40:00Z">
              <w:rPr>
                <w:b/>
                <w:color w:val="000000" w:themeColor="text1"/>
              </w:rPr>
            </w:rPrChange>
          </w:rPr>
          <w:t>trị</w:t>
        </w:r>
        <w:proofErr w:type="spellEnd"/>
        <w:r w:rsidRPr="00BC2C32">
          <w:rPr>
            <w:bCs/>
            <w:color w:val="EE0000"/>
            <w:rPrChange w:id="1971" w:author="Administrator" w:date="2026-08-16T20:40:00Z" w16du:dateUtc="2026-08-16T13:40:00Z">
              <w:rPr>
                <w:b/>
                <w:color w:val="000000" w:themeColor="text1"/>
              </w:rPr>
            </w:rPrChange>
          </w:rPr>
          <w:t xml:space="preserve"> </w:t>
        </w:r>
        <w:proofErr w:type="spellStart"/>
        <w:r w:rsidRPr="00BC2C32">
          <w:rPr>
            <w:bCs/>
            <w:color w:val="EE0000"/>
            <w:rPrChange w:id="1972" w:author="Administrator" w:date="2026-08-16T20:40:00Z" w16du:dateUtc="2026-08-16T13:40:00Z">
              <w:rPr>
                <w:b/>
                <w:color w:val="000000" w:themeColor="text1"/>
              </w:rPr>
            </w:rPrChange>
          </w:rPr>
          <w:t>nguồn</w:t>
        </w:r>
        <w:proofErr w:type="spellEnd"/>
        <w:r w:rsidRPr="00BC2C32">
          <w:rPr>
            <w:bCs/>
            <w:color w:val="EE0000"/>
            <w:rPrChange w:id="1973" w:author="Administrator" w:date="2026-08-16T20:40:00Z" w16du:dateUtc="2026-08-16T13:40:00Z">
              <w:rPr>
                <w:b/>
                <w:color w:val="000000" w:themeColor="text1"/>
              </w:rPr>
            </w:rPrChange>
          </w:rPr>
          <w:t xml:space="preserve"> </w:t>
        </w:r>
        <w:proofErr w:type="spellStart"/>
        <w:r w:rsidRPr="00BC2C32">
          <w:rPr>
            <w:bCs/>
            <w:color w:val="EE0000"/>
            <w:rPrChange w:id="1974" w:author="Administrator" w:date="2026-08-16T20:40:00Z" w16du:dateUtc="2026-08-16T13:40:00Z">
              <w:rPr>
                <w:b/>
                <w:color w:val="000000" w:themeColor="text1"/>
              </w:rPr>
            </w:rPrChange>
          </w:rPr>
          <w:t>lực</w:t>
        </w:r>
        <w:proofErr w:type="spellEnd"/>
        <w:r w:rsidRPr="00BC2C32">
          <w:rPr>
            <w:bCs/>
            <w:color w:val="EE0000"/>
            <w:rPrChange w:id="1975" w:author="Administrator" w:date="2026-08-16T20:40:00Z" w16du:dateUtc="2026-08-16T13:40:00Z">
              <w:rPr>
                <w:b/>
                <w:color w:val="000000" w:themeColor="text1"/>
              </w:rPr>
            </w:rPrChange>
          </w:rPr>
          <w:t xml:space="preserve"> KH,CN&amp;ĐMST </w:t>
        </w:r>
        <w:proofErr w:type="spellStart"/>
        <w:r w:rsidRPr="00BC2C32">
          <w:rPr>
            <w:bCs/>
            <w:color w:val="EE0000"/>
            <w:rPrChange w:id="1976" w:author="Administrator" w:date="2026-08-16T20:40:00Z" w16du:dateUtc="2026-08-16T13:40:00Z">
              <w:rPr>
                <w:b/>
                <w:color w:val="000000" w:themeColor="text1"/>
              </w:rPr>
            </w:rPrChange>
          </w:rPr>
          <w:t>được</w:t>
        </w:r>
        <w:proofErr w:type="spellEnd"/>
        <w:r w:rsidRPr="00BC2C32">
          <w:rPr>
            <w:bCs/>
            <w:color w:val="EE0000"/>
            <w:rPrChange w:id="1977" w:author="Administrator" w:date="2026-08-16T20:40:00Z" w16du:dateUtc="2026-08-16T13:40:00Z">
              <w:rPr>
                <w:b/>
                <w:color w:val="000000" w:themeColor="text1"/>
              </w:rPr>
            </w:rPrChange>
          </w:rPr>
          <w:t xml:space="preserve"> VI CONNECT </w:t>
        </w:r>
        <w:proofErr w:type="spellStart"/>
        <w:r w:rsidRPr="00BC2C32">
          <w:rPr>
            <w:bCs/>
            <w:color w:val="EE0000"/>
            <w:rPrChange w:id="1978" w:author="Administrator" w:date="2026-08-16T20:40:00Z" w16du:dateUtc="2026-08-16T13:40:00Z">
              <w:rPr>
                <w:b/>
                <w:color w:val="000000" w:themeColor="text1"/>
              </w:rPr>
            </w:rPrChange>
          </w:rPr>
          <w:t>kích</w:t>
        </w:r>
        <w:proofErr w:type="spellEnd"/>
        <w:r w:rsidRPr="00BC2C32">
          <w:rPr>
            <w:bCs/>
            <w:color w:val="EE0000"/>
            <w:rPrChange w:id="1979" w:author="Administrator" w:date="2026-08-16T20:40:00Z" w16du:dateUtc="2026-08-16T13:40:00Z">
              <w:rPr>
                <w:b/>
                <w:color w:val="000000" w:themeColor="text1"/>
              </w:rPr>
            </w:rPrChange>
          </w:rPr>
          <w:t xml:space="preserve"> </w:t>
        </w:r>
        <w:proofErr w:type="spellStart"/>
        <w:r w:rsidRPr="00BC2C32">
          <w:rPr>
            <w:bCs/>
            <w:color w:val="EE0000"/>
            <w:rPrChange w:id="1980" w:author="Administrator" w:date="2026-08-16T20:40:00Z" w16du:dateUtc="2026-08-16T13:40:00Z">
              <w:rPr>
                <w:b/>
                <w:color w:val="000000" w:themeColor="text1"/>
              </w:rPr>
            </w:rPrChange>
          </w:rPr>
          <w:t>hoạt</w:t>
        </w:r>
        <w:proofErr w:type="spellEnd"/>
        <w:r w:rsidRPr="00BC2C32">
          <w:rPr>
            <w:bCs/>
            <w:color w:val="EE0000"/>
            <w:rPrChange w:id="1981" w:author="Administrator" w:date="2026-08-16T20:40:00Z" w16du:dateUtc="2026-08-16T13:40:00Z">
              <w:rPr>
                <w:b/>
                <w:color w:val="000000" w:themeColor="text1"/>
              </w:rPr>
            </w:rPrChange>
          </w:rPr>
          <w:t xml:space="preserve"> </w:t>
        </w:r>
        <w:proofErr w:type="spellStart"/>
        <w:r w:rsidRPr="00BC2C32">
          <w:rPr>
            <w:bCs/>
            <w:color w:val="EE0000"/>
            <w:rPrChange w:id="1982" w:author="Administrator" w:date="2026-08-16T20:40:00Z" w16du:dateUtc="2026-08-16T13:40:00Z">
              <w:rPr>
                <w:b/>
                <w:color w:val="000000" w:themeColor="text1"/>
              </w:rPr>
            </w:rPrChange>
          </w:rPr>
          <w:t>thành</w:t>
        </w:r>
        <w:proofErr w:type="spellEnd"/>
        <w:r w:rsidRPr="00BC2C32">
          <w:rPr>
            <w:bCs/>
            <w:color w:val="EE0000"/>
            <w:rPrChange w:id="1983" w:author="Administrator" w:date="2026-08-16T20:40:00Z" w16du:dateUtc="2026-08-16T13:40:00Z">
              <w:rPr>
                <w:b/>
                <w:color w:val="000000" w:themeColor="text1"/>
              </w:rPr>
            </w:rPrChange>
          </w:rPr>
          <w:t xml:space="preserve"> </w:t>
        </w:r>
        <w:proofErr w:type="spellStart"/>
        <w:r w:rsidRPr="00BC2C32">
          <w:rPr>
            <w:bCs/>
            <w:color w:val="EE0000"/>
            <w:rPrChange w:id="1984" w:author="Administrator" w:date="2026-08-16T20:40:00Z" w16du:dateUtc="2026-08-16T13:40:00Z">
              <w:rPr>
                <w:b/>
                <w:color w:val="000000" w:themeColor="text1"/>
              </w:rPr>
            </w:rPrChange>
          </w:rPr>
          <w:t>hợp</w:t>
        </w:r>
        <w:proofErr w:type="spellEnd"/>
        <w:r w:rsidRPr="00BC2C32">
          <w:rPr>
            <w:bCs/>
            <w:color w:val="EE0000"/>
            <w:rPrChange w:id="1985" w:author="Administrator" w:date="2026-08-16T20:40:00Z" w16du:dateUtc="2026-08-16T13:40:00Z">
              <w:rPr>
                <w:b/>
                <w:color w:val="000000" w:themeColor="text1"/>
              </w:rPr>
            </w:rPrChange>
          </w:rPr>
          <w:t xml:space="preserve"> </w:t>
        </w:r>
        <w:proofErr w:type="spellStart"/>
        <w:r w:rsidRPr="00BC2C32">
          <w:rPr>
            <w:bCs/>
            <w:color w:val="EE0000"/>
            <w:rPrChange w:id="1986" w:author="Administrator" w:date="2026-08-16T20:40:00Z" w16du:dateUtc="2026-08-16T13:40:00Z">
              <w:rPr>
                <w:b/>
                <w:color w:val="000000" w:themeColor="text1"/>
              </w:rPr>
            </w:rPrChange>
          </w:rPr>
          <w:t>đồng</w:t>
        </w:r>
        <w:proofErr w:type="spellEnd"/>
        <w:r w:rsidRPr="00BC2C32">
          <w:rPr>
            <w:bCs/>
            <w:color w:val="EE0000"/>
            <w:rPrChange w:id="1987" w:author="Administrator" w:date="2026-08-16T20:40:00Z" w16du:dateUtc="2026-08-16T13:40:00Z">
              <w:rPr>
                <w:b/>
                <w:color w:val="000000" w:themeColor="text1"/>
              </w:rPr>
            </w:rPrChange>
          </w:rPr>
          <w:t xml:space="preserve">, </w:t>
        </w:r>
        <w:proofErr w:type="spellStart"/>
        <w:r w:rsidRPr="00BC2C32">
          <w:rPr>
            <w:bCs/>
            <w:color w:val="EE0000"/>
            <w:rPrChange w:id="1988" w:author="Administrator" w:date="2026-08-16T20:40:00Z" w16du:dateUtc="2026-08-16T13:40:00Z">
              <w:rPr>
                <w:b/>
                <w:color w:val="000000" w:themeColor="text1"/>
              </w:rPr>
            </w:rPrChange>
          </w:rPr>
          <w:t>nhiệm</w:t>
        </w:r>
        <w:proofErr w:type="spellEnd"/>
        <w:r w:rsidRPr="00BC2C32">
          <w:rPr>
            <w:bCs/>
            <w:color w:val="EE0000"/>
            <w:rPrChange w:id="1989" w:author="Administrator" w:date="2026-08-16T20:40:00Z" w16du:dateUtc="2026-08-16T13:40:00Z">
              <w:rPr>
                <w:b/>
                <w:color w:val="000000" w:themeColor="text1"/>
              </w:rPr>
            </w:rPrChange>
          </w:rPr>
          <w:t xml:space="preserve"> </w:t>
        </w:r>
        <w:proofErr w:type="spellStart"/>
        <w:r w:rsidRPr="00BC2C32">
          <w:rPr>
            <w:bCs/>
            <w:color w:val="EE0000"/>
            <w:rPrChange w:id="1990" w:author="Administrator" w:date="2026-08-16T20:40:00Z" w16du:dateUtc="2026-08-16T13:40:00Z">
              <w:rPr>
                <w:b/>
                <w:color w:val="000000" w:themeColor="text1"/>
              </w:rPr>
            </w:rPrChange>
          </w:rPr>
          <w:t>vụ</w:t>
        </w:r>
        <w:proofErr w:type="spellEnd"/>
        <w:r w:rsidRPr="00BC2C32">
          <w:rPr>
            <w:bCs/>
            <w:color w:val="EE0000"/>
            <w:rPrChange w:id="1991" w:author="Administrator" w:date="2026-08-16T20:40:00Z" w16du:dateUtc="2026-08-16T13:40:00Z">
              <w:rPr>
                <w:b/>
                <w:color w:val="000000" w:themeColor="text1"/>
              </w:rPr>
            </w:rPrChange>
          </w:rPr>
          <w:t xml:space="preserve">, </w:t>
        </w:r>
        <w:proofErr w:type="spellStart"/>
        <w:r w:rsidRPr="00BC2C32">
          <w:rPr>
            <w:bCs/>
            <w:color w:val="EE0000"/>
            <w:rPrChange w:id="1992" w:author="Administrator" w:date="2026-08-16T20:40:00Z" w16du:dateUtc="2026-08-16T13:40:00Z">
              <w:rPr>
                <w:b/>
                <w:color w:val="000000" w:themeColor="text1"/>
              </w:rPr>
            </w:rPrChange>
          </w:rPr>
          <w:t>tài</w:t>
        </w:r>
        <w:proofErr w:type="spellEnd"/>
        <w:r w:rsidRPr="00BC2C32">
          <w:rPr>
            <w:bCs/>
            <w:color w:val="EE0000"/>
            <w:rPrChange w:id="1993" w:author="Administrator" w:date="2026-08-16T20:40:00Z" w16du:dateUtc="2026-08-16T13:40:00Z">
              <w:rPr>
                <w:b/>
                <w:color w:val="000000" w:themeColor="text1"/>
              </w:rPr>
            </w:rPrChange>
          </w:rPr>
          <w:t xml:space="preserve"> </w:t>
        </w:r>
        <w:proofErr w:type="spellStart"/>
        <w:r w:rsidRPr="00BC2C32">
          <w:rPr>
            <w:bCs/>
            <w:color w:val="EE0000"/>
            <w:rPrChange w:id="1994" w:author="Administrator" w:date="2026-08-16T20:40:00Z" w16du:dateUtc="2026-08-16T13:40:00Z">
              <w:rPr>
                <w:b/>
                <w:color w:val="000000" w:themeColor="text1"/>
              </w:rPr>
            </w:rPrChange>
          </w:rPr>
          <w:t>trợ</w:t>
        </w:r>
        <w:proofErr w:type="spellEnd"/>
        <w:r w:rsidRPr="00BC2C32">
          <w:rPr>
            <w:bCs/>
            <w:color w:val="EE0000"/>
            <w:rPrChange w:id="1995" w:author="Administrator" w:date="2026-08-16T20:40:00Z" w16du:dateUtc="2026-08-16T13:40:00Z">
              <w:rPr>
                <w:b/>
                <w:color w:val="000000" w:themeColor="text1"/>
              </w:rPr>
            </w:rPrChange>
          </w:rPr>
          <w:t xml:space="preserve">, </w:t>
        </w:r>
        <w:proofErr w:type="spellStart"/>
        <w:r w:rsidRPr="00BC2C32">
          <w:rPr>
            <w:bCs/>
            <w:color w:val="EE0000"/>
            <w:rPrChange w:id="1996" w:author="Administrator" w:date="2026-08-16T20:40:00Z" w16du:dateUtc="2026-08-16T13:40:00Z">
              <w:rPr>
                <w:b/>
                <w:color w:val="000000" w:themeColor="text1"/>
              </w:rPr>
            </w:rPrChange>
          </w:rPr>
          <w:t>đầu</w:t>
        </w:r>
        <w:proofErr w:type="spellEnd"/>
        <w:r w:rsidRPr="00BC2C32">
          <w:rPr>
            <w:bCs/>
            <w:color w:val="EE0000"/>
            <w:rPrChange w:id="1997" w:author="Administrator" w:date="2026-08-16T20:40:00Z" w16du:dateUtc="2026-08-16T13:40:00Z">
              <w:rPr>
                <w:b/>
                <w:color w:val="000000" w:themeColor="text1"/>
              </w:rPr>
            </w:rPrChange>
          </w:rPr>
          <w:t xml:space="preserve"> </w:t>
        </w:r>
        <w:proofErr w:type="spellStart"/>
        <w:r w:rsidRPr="00BC2C32">
          <w:rPr>
            <w:bCs/>
            <w:color w:val="EE0000"/>
            <w:rPrChange w:id="1998" w:author="Administrator" w:date="2026-08-16T20:40:00Z" w16du:dateUtc="2026-08-16T13:40:00Z">
              <w:rPr>
                <w:b/>
                <w:color w:val="000000" w:themeColor="text1"/>
              </w:rPr>
            </w:rPrChange>
          </w:rPr>
          <w:t>tư</w:t>
        </w:r>
        <w:proofErr w:type="spellEnd"/>
        <w:r w:rsidRPr="00BC2C32">
          <w:rPr>
            <w:bCs/>
            <w:color w:val="EE0000"/>
            <w:rPrChange w:id="1999" w:author="Administrator" w:date="2026-08-16T20:40:00Z" w16du:dateUtc="2026-08-16T13:40:00Z">
              <w:rPr>
                <w:b/>
                <w:color w:val="000000" w:themeColor="text1"/>
              </w:rPr>
            </w:rPrChange>
          </w:rPr>
          <w:t xml:space="preserve">, </w:t>
        </w:r>
        <w:proofErr w:type="spellStart"/>
        <w:r w:rsidRPr="00BC2C32">
          <w:rPr>
            <w:bCs/>
            <w:color w:val="EE0000"/>
            <w:rPrChange w:id="2000" w:author="Administrator" w:date="2026-08-16T20:40:00Z" w16du:dateUtc="2026-08-16T13:40:00Z">
              <w:rPr>
                <w:b/>
                <w:color w:val="000000" w:themeColor="text1"/>
              </w:rPr>
            </w:rPrChange>
          </w:rPr>
          <w:t>chuyển</w:t>
        </w:r>
        <w:proofErr w:type="spellEnd"/>
        <w:r w:rsidRPr="00BC2C32">
          <w:rPr>
            <w:bCs/>
            <w:color w:val="EE0000"/>
            <w:rPrChange w:id="2001" w:author="Administrator" w:date="2026-08-16T20:40:00Z" w16du:dateUtc="2026-08-16T13:40:00Z">
              <w:rPr>
                <w:b/>
                <w:color w:val="000000" w:themeColor="text1"/>
              </w:rPr>
            </w:rPrChange>
          </w:rPr>
          <w:t xml:space="preserve"> </w:t>
        </w:r>
        <w:proofErr w:type="spellStart"/>
        <w:r w:rsidRPr="00BC2C32">
          <w:rPr>
            <w:bCs/>
            <w:color w:val="EE0000"/>
            <w:rPrChange w:id="2002" w:author="Administrator" w:date="2026-08-16T20:40:00Z" w16du:dateUtc="2026-08-16T13:40:00Z">
              <w:rPr>
                <w:b/>
                <w:color w:val="000000" w:themeColor="text1"/>
              </w:rPr>
            </w:rPrChange>
          </w:rPr>
          <w:t>giao</w:t>
        </w:r>
        <w:proofErr w:type="spellEnd"/>
        <w:r w:rsidRPr="00BC2C32">
          <w:rPr>
            <w:bCs/>
            <w:color w:val="EE0000"/>
            <w:rPrChange w:id="2003" w:author="Administrator" w:date="2026-08-16T20:40:00Z" w16du:dateUtc="2026-08-16T13:40:00Z">
              <w:rPr>
                <w:b/>
                <w:color w:val="000000" w:themeColor="text1"/>
              </w:rPr>
            </w:rPrChange>
          </w:rPr>
          <w:t xml:space="preserve"> </w:t>
        </w:r>
        <w:proofErr w:type="spellStart"/>
        <w:r w:rsidRPr="00BC2C32">
          <w:rPr>
            <w:bCs/>
            <w:color w:val="EE0000"/>
            <w:rPrChange w:id="2004" w:author="Administrator" w:date="2026-08-16T20:40:00Z" w16du:dateUtc="2026-08-16T13:40:00Z">
              <w:rPr>
                <w:b/>
                <w:color w:val="000000" w:themeColor="text1"/>
              </w:rPr>
            </w:rPrChange>
          </w:rPr>
          <w:t>công</w:t>
        </w:r>
        <w:proofErr w:type="spellEnd"/>
        <w:r w:rsidRPr="00BC2C32">
          <w:rPr>
            <w:bCs/>
            <w:color w:val="EE0000"/>
            <w:rPrChange w:id="2005" w:author="Administrator" w:date="2026-08-16T20:40:00Z" w16du:dateUtc="2026-08-16T13:40:00Z">
              <w:rPr>
                <w:b/>
                <w:color w:val="000000" w:themeColor="text1"/>
              </w:rPr>
            </w:rPrChange>
          </w:rPr>
          <w:t xml:space="preserve"> </w:t>
        </w:r>
        <w:proofErr w:type="spellStart"/>
        <w:r w:rsidRPr="00BC2C32">
          <w:rPr>
            <w:bCs/>
            <w:color w:val="EE0000"/>
            <w:rPrChange w:id="2006" w:author="Administrator" w:date="2026-08-16T20:40:00Z" w16du:dateUtc="2026-08-16T13:40:00Z">
              <w:rPr>
                <w:b/>
                <w:color w:val="000000" w:themeColor="text1"/>
              </w:rPr>
            </w:rPrChange>
          </w:rPr>
          <w:t>nghệ</w:t>
        </w:r>
        <w:proofErr w:type="spellEnd"/>
        <w:r w:rsidRPr="00BC2C32">
          <w:rPr>
            <w:bCs/>
            <w:color w:val="EE0000"/>
            <w:rPrChange w:id="2007" w:author="Administrator" w:date="2026-08-16T20:40:00Z" w16du:dateUtc="2026-08-16T13:40:00Z">
              <w:rPr>
                <w:b/>
                <w:color w:val="000000" w:themeColor="text1"/>
              </w:rPr>
            </w:rPrChange>
          </w:rPr>
          <w:t xml:space="preserve"> </w:t>
        </w:r>
        <w:proofErr w:type="spellStart"/>
        <w:r w:rsidRPr="00BC2C32">
          <w:rPr>
            <w:bCs/>
            <w:color w:val="EE0000"/>
            <w:rPrChange w:id="2008" w:author="Administrator" w:date="2026-08-16T20:40:00Z" w16du:dateUtc="2026-08-16T13:40:00Z">
              <w:rPr>
                <w:b/>
                <w:color w:val="000000" w:themeColor="text1"/>
              </w:rPr>
            </w:rPrChange>
          </w:rPr>
          <w:t>và</w:t>
        </w:r>
        <w:proofErr w:type="spellEnd"/>
        <w:r w:rsidRPr="00BC2C32">
          <w:rPr>
            <w:bCs/>
            <w:color w:val="EE0000"/>
            <w:rPrChange w:id="2009" w:author="Administrator" w:date="2026-08-16T20:40:00Z" w16du:dateUtc="2026-08-16T13:40:00Z">
              <w:rPr>
                <w:b/>
                <w:color w:val="000000" w:themeColor="text1"/>
              </w:rPr>
            </w:rPrChange>
          </w:rPr>
          <w:t xml:space="preserve"> </w:t>
        </w:r>
        <w:proofErr w:type="spellStart"/>
        <w:r w:rsidRPr="00BC2C32">
          <w:rPr>
            <w:bCs/>
            <w:color w:val="EE0000"/>
            <w:rPrChange w:id="2010" w:author="Administrator" w:date="2026-08-16T20:40:00Z" w16du:dateUtc="2026-08-16T13:40:00Z">
              <w:rPr>
                <w:b/>
                <w:color w:val="000000" w:themeColor="text1"/>
              </w:rPr>
            </w:rPrChange>
          </w:rPr>
          <w:t>kết</w:t>
        </w:r>
        <w:proofErr w:type="spellEnd"/>
        <w:r w:rsidRPr="00BC2C32">
          <w:rPr>
            <w:bCs/>
            <w:color w:val="EE0000"/>
            <w:rPrChange w:id="2011" w:author="Administrator" w:date="2026-08-16T20:40:00Z" w16du:dateUtc="2026-08-16T13:40:00Z">
              <w:rPr>
                <w:b/>
                <w:color w:val="000000" w:themeColor="text1"/>
              </w:rPr>
            </w:rPrChange>
          </w:rPr>
          <w:t xml:space="preserve"> </w:t>
        </w:r>
        <w:proofErr w:type="spellStart"/>
        <w:r w:rsidRPr="00BC2C32">
          <w:rPr>
            <w:bCs/>
            <w:color w:val="EE0000"/>
            <w:rPrChange w:id="2012" w:author="Administrator" w:date="2026-08-16T20:40:00Z" w16du:dateUtc="2026-08-16T13:40:00Z">
              <w:rPr>
                <w:b/>
                <w:color w:val="000000" w:themeColor="text1"/>
              </w:rPr>
            </w:rPrChange>
          </w:rPr>
          <w:t>quả</w:t>
        </w:r>
        <w:proofErr w:type="spellEnd"/>
        <w:r w:rsidRPr="00BC2C32">
          <w:rPr>
            <w:bCs/>
            <w:color w:val="EE0000"/>
            <w:rPrChange w:id="2013" w:author="Administrator" w:date="2026-08-16T20:40:00Z" w16du:dateUtc="2026-08-16T13:40:00Z">
              <w:rPr>
                <w:b/>
                <w:color w:val="000000" w:themeColor="text1"/>
              </w:rPr>
            </w:rPrChange>
          </w:rPr>
          <w:t xml:space="preserve"> </w:t>
        </w:r>
        <w:proofErr w:type="spellStart"/>
        <w:r w:rsidRPr="00BC2C32">
          <w:rPr>
            <w:bCs/>
            <w:color w:val="EE0000"/>
            <w:rPrChange w:id="2014" w:author="Administrator" w:date="2026-08-16T20:40:00Z" w16du:dateUtc="2026-08-16T13:40:00Z">
              <w:rPr>
                <w:b/>
                <w:color w:val="000000" w:themeColor="text1"/>
              </w:rPr>
            </w:rPrChange>
          </w:rPr>
          <w:t>ứng</w:t>
        </w:r>
        <w:proofErr w:type="spellEnd"/>
        <w:r w:rsidRPr="00BC2C32">
          <w:rPr>
            <w:bCs/>
            <w:color w:val="EE0000"/>
            <w:rPrChange w:id="2015" w:author="Administrator" w:date="2026-08-16T20:40:00Z" w16du:dateUtc="2026-08-16T13:40:00Z">
              <w:rPr>
                <w:b/>
                <w:color w:val="000000" w:themeColor="text1"/>
              </w:rPr>
            </w:rPrChange>
          </w:rPr>
          <w:t xml:space="preserve"> </w:t>
        </w:r>
        <w:proofErr w:type="spellStart"/>
        <w:r w:rsidRPr="00BC2C32">
          <w:rPr>
            <w:bCs/>
            <w:color w:val="EE0000"/>
            <w:rPrChange w:id="2016" w:author="Administrator" w:date="2026-08-16T20:40:00Z" w16du:dateUtc="2026-08-16T13:40:00Z">
              <w:rPr>
                <w:b/>
                <w:color w:val="000000" w:themeColor="text1"/>
              </w:rPr>
            </w:rPrChange>
          </w:rPr>
          <w:t>dụng</w:t>
        </w:r>
        <w:proofErr w:type="spellEnd"/>
        <w:r w:rsidRPr="00BC2C32">
          <w:rPr>
            <w:bCs/>
            <w:color w:val="EE0000"/>
            <w:rPrChange w:id="2017" w:author="Administrator" w:date="2026-08-16T20:40:00Z" w16du:dateUtc="2026-08-16T13:40:00Z">
              <w:rPr>
                <w:b/>
                <w:color w:val="000000" w:themeColor="text1"/>
              </w:rPr>
            </w:rPrChange>
          </w:rPr>
          <w:t xml:space="preserve"> </w:t>
        </w:r>
        <w:proofErr w:type="spellStart"/>
        <w:r w:rsidRPr="00BC2C32">
          <w:rPr>
            <w:bCs/>
            <w:color w:val="EE0000"/>
            <w:rPrChange w:id="2018" w:author="Administrator" w:date="2026-08-16T20:40:00Z" w16du:dateUtc="2026-08-16T13:40:00Z">
              <w:rPr>
                <w:b/>
                <w:color w:val="000000" w:themeColor="text1"/>
              </w:rPr>
            </w:rPrChange>
          </w:rPr>
          <w:t>thực</w:t>
        </w:r>
        <w:proofErr w:type="spellEnd"/>
        <w:r w:rsidRPr="00BC2C32">
          <w:rPr>
            <w:bCs/>
            <w:color w:val="EE0000"/>
            <w:rPrChange w:id="2019" w:author="Administrator" w:date="2026-08-16T20:40:00Z" w16du:dateUtc="2026-08-16T13:40:00Z">
              <w:rPr>
                <w:b/>
                <w:color w:val="000000" w:themeColor="text1"/>
              </w:rPr>
            </w:rPrChange>
          </w:rPr>
          <w:t xml:space="preserve"> </w:t>
        </w:r>
        <w:proofErr w:type="spellStart"/>
        <w:r w:rsidRPr="00BC2C32">
          <w:rPr>
            <w:bCs/>
            <w:color w:val="EE0000"/>
            <w:rPrChange w:id="2020" w:author="Administrator" w:date="2026-08-16T20:40:00Z" w16du:dateUtc="2026-08-16T13:40:00Z">
              <w:rPr>
                <w:b/>
                <w:color w:val="000000" w:themeColor="text1"/>
              </w:rPr>
            </w:rPrChange>
          </w:rPr>
          <w:t>tế</w:t>
        </w:r>
        <w:proofErr w:type="spellEnd"/>
        <w:r w:rsidRPr="00BC2C32">
          <w:rPr>
            <w:bCs/>
            <w:color w:val="EE0000"/>
            <w:rPrChange w:id="2021" w:author="Administrator" w:date="2026-08-16T20:40:00Z" w16du:dateUtc="2026-08-16T13:40:00Z">
              <w:rPr>
                <w:b/>
                <w:color w:val="000000" w:themeColor="text1"/>
              </w:rPr>
            </w:rPrChange>
          </w:rPr>
          <w:t>.</w:t>
        </w:r>
      </w:ins>
    </w:p>
    <w:p w14:paraId="2BD91902" w14:textId="2A54C6A0" w:rsidR="00056B66" w:rsidRPr="00CB4E16" w:rsidRDefault="00000000" w:rsidP="00A35F88">
      <w:pPr>
        <w:spacing w:before="120"/>
        <w:jc w:val="both"/>
        <w:rPr>
          <w:color w:val="000000" w:themeColor="text1"/>
        </w:rPr>
      </w:pPr>
      <w:proofErr w:type="spellStart"/>
      <w:r w:rsidRPr="00CB4E16">
        <w:rPr>
          <w:b/>
          <w:color w:val="000000" w:themeColor="text1"/>
        </w:rPr>
        <w:t>Mục</w:t>
      </w:r>
      <w:proofErr w:type="spellEnd"/>
      <w:r w:rsidRPr="00CB4E16">
        <w:rPr>
          <w:b/>
          <w:color w:val="000000" w:themeColor="text1"/>
        </w:rPr>
        <w:t xml:space="preserve"> </w:t>
      </w:r>
      <w:proofErr w:type="spellStart"/>
      <w:r w:rsidRPr="00CB4E16">
        <w:rPr>
          <w:b/>
          <w:color w:val="000000" w:themeColor="text1"/>
        </w:rPr>
        <w:t>tiêu</w:t>
      </w:r>
      <w:proofErr w:type="spellEnd"/>
      <w:r w:rsidRPr="00CB4E16">
        <w:rPr>
          <w:b/>
          <w:color w:val="000000" w:themeColor="text1"/>
        </w:rPr>
        <w:t xml:space="preserve">: </w:t>
      </w:r>
      <w:r w:rsidRPr="00CB4E16">
        <w:rPr>
          <w:color w:val="000000" w:themeColor="text1"/>
        </w:rPr>
        <w:t xml:space="preserve">Cung </w:t>
      </w:r>
      <w:proofErr w:type="spellStart"/>
      <w:r w:rsidRPr="00CB4E16">
        <w:rPr>
          <w:color w:val="000000" w:themeColor="text1"/>
        </w:rPr>
        <w:t>cấp</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tin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đáng</w:t>
      </w:r>
      <w:proofErr w:type="spellEnd"/>
      <w:r w:rsidRPr="00CB4E16">
        <w:rPr>
          <w:color w:val="000000" w:themeColor="text1"/>
        </w:rPr>
        <w:t xml:space="preserve"> tin </w:t>
      </w:r>
      <w:proofErr w:type="spellStart"/>
      <w:r w:rsidRPr="00CB4E16">
        <w:rPr>
          <w:color w:val="000000" w:themeColor="text1"/>
        </w:rPr>
        <w:t>cậy</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đo</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cuối</w:t>
      </w:r>
      <w:proofErr w:type="spellEnd"/>
      <w:r w:rsidRPr="00CB4E16">
        <w:rPr>
          <w:color w:val="000000" w:themeColor="text1"/>
        </w:rPr>
        <w:t xml:space="preserve"> </w:t>
      </w:r>
      <w:proofErr w:type="spellStart"/>
      <w:r w:rsidRPr="00CB4E16">
        <w:rPr>
          <w:color w:val="000000" w:themeColor="text1"/>
        </w:rPr>
        <w:t>cùng</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chuỗi</w:t>
      </w:r>
      <w:proofErr w:type="spellEnd"/>
      <w:r w:rsidRPr="00CB4E16">
        <w:rPr>
          <w:color w:val="000000" w:themeColor="text1"/>
        </w:rPr>
        <w:t xml:space="preserve"> Connect – Match – Mobilize – Execute – Impact.</w:t>
      </w:r>
    </w:p>
    <w:p w14:paraId="42A12516" w14:textId="77777777" w:rsidR="00056B66" w:rsidRPr="00CB4E16" w:rsidRDefault="00000000" w:rsidP="00A35F88">
      <w:pPr>
        <w:spacing w:before="120"/>
        <w:jc w:val="both"/>
        <w:rPr>
          <w:color w:val="000000" w:themeColor="text1"/>
        </w:rPr>
      </w:pPr>
      <w:proofErr w:type="spellStart"/>
      <w:r w:rsidRPr="00CB4E16">
        <w:rPr>
          <w:b/>
          <w:color w:val="000000" w:themeColor="text1"/>
        </w:rPr>
        <w:t>Yêu</w:t>
      </w:r>
      <w:proofErr w:type="spellEnd"/>
      <w:r w:rsidRPr="00CB4E16">
        <w:rPr>
          <w:b/>
          <w:color w:val="000000" w:themeColor="text1"/>
        </w:rPr>
        <w:t xml:space="preserve"> </w:t>
      </w:r>
      <w:proofErr w:type="spellStart"/>
      <w:r w:rsidRPr="00CB4E16">
        <w:rPr>
          <w:b/>
          <w:color w:val="000000" w:themeColor="text1"/>
        </w:rPr>
        <w:t>cầu</w:t>
      </w:r>
      <w:proofErr w:type="spellEnd"/>
      <w:r w:rsidRPr="00CB4E16">
        <w:rPr>
          <w:b/>
          <w:color w:val="000000" w:themeColor="text1"/>
        </w:rPr>
        <w:t xml:space="preserve"> </w:t>
      </w:r>
      <w:proofErr w:type="spellStart"/>
      <w:r w:rsidRPr="00CB4E16">
        <w:rPr>
          <w:b/>
          <w:color w:val="000000" w:themeColor="text1"/>
        </w:rPr>
        <w:t>chức</w:t>
      </w:r>
      <w:proofErr w:type="spellEnd"/>
      <w:r w:rsidRPr="00CB4E16">
        <w:rPr>
          <w:b/>
          <w:color w:val="000000" w:themeColor="text1"/>
        </w:rPr>
        <w:t xml:space="preserve"> </w:t>
      </w:r>
      <w:proofErr w:type="spellStart"/>
      <w:r w:rsidRPr="00CB4E16">
        <w:rPr>
          <w:b/>
          <w:color w:val="000000" w:themeColor="text1"/>
        </w:rPr>
        <w:t>năng</w:t>
      </w:r>
      <w:proofErr w:type="spellEnd"/>
      <w:r w:rsidRPr="00CB4E16">
        <w:rPr>
          <w:b/>
          <w:color w:val="000000" w:themeColor="text1"/>
        </w:rPr>
        <w:t xml:space="preserve">: </w:t>
      </w:r>
      <w:proofErr w:type="spellStart"/>
      <w:r w:rsidRPr="00CB4E16">
        <w:rPr>
          <w:color w:val="000000" w:themeColor="text1"/>
        </w:rPr>
        <w:t>Tổng</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phù</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dõi</w:t>
      </w:r>
      <w:proofErr w:type="spellEnd"/>
      <w:r w:rsidRPr="00CB4E16">
        <w:rPr>
          <w:color w:val="000000" w:themeColor="text1"/>
        </w:rPr>
        <w:t xml:space="preserve"> KPI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toán</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ghép</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vốn</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ngân</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doanh</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cảnh</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rủi</w:t>
      </w:r>
      <w:proofErr w:type="spellEnd"/>
      <w:r w:rsidRPr="00CB4E16">
        <w:rPr>
          <w:color w:val="000000" w:themeColor="text1"/>
        </w:rPr>
        <w:t xml:space="preserve"> </w:t>
      </w:r>
      <w:proofErr w:type="spellStart"/>
      <w:r w:rsidRPr="00CB4E16">
        <w:rPr>
          <w:color w:val="000000" w:themeColor="text1"/>
        </w:rPr>
        <w:t>ro</w:t>
      </w:r>
      <w:proofErr w:type="spellEnd"/>
      <w:r w:rsidRPr="00CB4E16">
        <w:rPr>
          <w:color w:val="000000" w:themeColor="text1"/>
        </w:rPr>
        <w:t xml:space="preserve">, </w:t>
      </w:r>
      <w:proofErr w:type="spellStart"/>
      <w:r w:rsidRPr="00CB4E16">
        <w:rPr>
          <w:color w:val="000000" w:themeColor="text1"/>
        </w:rPr>
        <w:t>chất</w:t>
      </w:r>
      <w:proofErr w:type="spellEnd"/>
      <w:r w:rsidRPr="00CB4E16">
        <w:rPr>
          <w:color w:val="000000" w:themeColor="text1"/>
        </w:rPr>
        <w:t xml:space="preserve"> </w:t>
      </w:r>
      <w:proofErr w:type="spellStart"/>
      <w:r w:rsidRPr="00CB4E16">
        <w:rPr>
          <w:color w:val="000000" w:themeColor="text1"/>
        </w:rPr>
        <w:t>lượng</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an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tin;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xuất</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w:t>
      </w:r>
    </w:p>
    <w:p w14:paraId="3B18A225" w14:textId="77777777" w:rsidR="00056B66" w:rsidRDefault="00000000" w:rsidP="00A35F88">
      <w:pPr>
        <w:spacing w:before="120"/>
        <w:jc w:val="both"/>
        <w:rPr>
          <w:ins w:id="2022" w:author="Administrator" w:date="2026-08-16T19:10:00Z" w16du:dateUtc="2026-08-16T12:10:00Z"/>
          <w:color w:val="000000" w:themeColor="text1"/>
        </w:rPr>
      </w:pPr>
      <w:proofErr w:type="spellStart"/>
      <w:r w:rsidRPr="00CB4E16">
        <w:rPr>
          <w:b/>
          <w:color w:val="000000" w:themeColor="text1"/>
        </w:rPr>
        <w:t>Sản</w:t>
      </w:r>
      <w:proofErr w:type="spellEnd"/>
      <w:r w:rsidRPr="00CB4E16">
        <w:rPr>
          <w:b/>
          <w:color w:val="000000" w:themeColor="text1"/>
        </w:rPr>
        <w:t xml:space="preserve"> </w:t>
      </w:r>
      <w:proofErr w:type="spellStart"/>
      <w:r w:rsidRPr="00CB4E16">
        <w:rPr>
          <w:b/>
          <w:color w:val="000000" w:themeColor="text1"/>
        </w:rPr>
        <w:t>phẩm</w:t>
      </w:r>
      <w:proofErr w:type="spellEnd"/>
      <w:r w:rsidRPr="00CB4E16">
        <w:rPr>
          <w:b/>
          <w:color w:val="000000" w:themeColor="text1"/>
        </w:rPr>
        <w:t xml:space="preserve"> </w:t>
      </w:r>
      <w:proofErr w:type="spellStart"/>
      <w:r w:rsidRPr="00CB4E16">
        <w:rPr>
          <w:b/>
          <w:color w:val="000000" w:themeColor="text1"/>
        </w:rPr>
        <w:t>đầu</w:t>
      </w:r>
      <w:proofErr w:type="spellEnd"/>
      <w:r w:rsidRPr="00CB4E16">
        <w:rPr>
          <w:b/>
          <w:color w:val="000000" w:themeColor="text1"/>
        </w:rPr>
        <w:t xml:space="preserve"> </w:t>
      </w:r>
      <w:proofErr w:type="spellStart"/>
      <w:r w:rsidRPr="00CB4E16">
        <w:rPr>
          <w:b/>
          <w:color w:val="000000" w:themeColor="text1"/>
        </w:rPr>
        <w:t>ra</w:t>
      </w:r>
      <w:proofErr w:type="spellEnd"/>
      <w:r w:rsidRPr="00CB4E16">
        <w:rPr>
          <w:b/>
          <w:color w:val="000000" w:themeColor="text1"/>
        </w:rPr>
        <w:t xml:space="preserve">: </w:t>
      </w:r>
      <w:proofErr w:type="spellStart"/>
      <w:r w:rsidRPr="00CB4E16">
        <w:rPr>
          <w:color w:val="000000" w:themeColor="text1"/>
        </w:rPr>
        <w:t>Bảng</w:t>
      </w:r>
      <w:proofErr w:type="spellEnd"/>
      <w:r w:rsidRPr="00CB4E16">
        <w:rPr>
          <w:color w:val="000000" w:themeColor="text1"/>
        </w:rPr>
        <w:t xml:space="preserve">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vai</w:t>
      </w:r>
      <w:proofErr w:type="spellEnd"/>
      <w:r w:rsidRPr="00CB4E16">
        <w:rPr>
          <w:color w:val="000000" w:themeColor="text1"/>
        </w:rPr>
        <w:t xml:space="preserve"> </w:t>
      </w:r>
      <w:proofErr w:type="spellStart"/>
      <w:r w:rsidRPr="00CB4E16">
        <w:rPr>
          <w:color w:val="000000" w:themeColor="text1"/>
        </w:rPr>
        <w:t>trò</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KPI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điển</w:t>
      </w:r>
      <w:proofErr w:type="spellEnd"/>
      <w:r w:rsidRPr="00CB4E16">
        <w:rPr>
          <w:color w:val="000000" w:themeColor="text1"/>
        </w:rPr>
        <w:t xml:space="preserve">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tiêu</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kỳ</w:t>
      </w:r>
      <w:proofErr w:type="spellEnd"/>
      <w:r w:rsidRPr="00CB4E16">
        <w:rPr>
          <w:color w:val="000000" w:themeColor="text1"/>
        </w:rPr>
        <w:t>/</w:t>
      </w:r>
      <w:proofErr w:type="spellStart"/>
      <w:r w:rsidRPr="00CB4E16">
        <w:rPr>
          <w:color w:val="000000" w:themeColor="text1"/>
        </w:rPr>
        <w:t>đột</w:t>
      </w:r>
      <w:proofErr w:type="spellEnd"/>
      <w:r w:rsidRPr="00CB4E16">
        <w:rPr>
          <w:color w:val="000000" w:themeColor="text1"/>
        </w:rPr>
        <w:t xml:space="preserve"> </w:t>
      </w:r>
      <w:proofErr w:type="spellStart"/>
      <w:r w:rsidRPr="00CB4E16">
        <w:rPr>
          <w:color w:val="000000" w:themeColor="text1"/>
        </w:rPr>
        <w:t>xuất</w:t>
      </w:r>
      <w:proofErr w:type="spellEnd"/>
      <w:r w:rsidRPr="00CB4E16">
        <w:rPr>
          <w:color w:val="000000" w:themeColor="text1"/>
        </w:rPr>
        <w:t xml:space="preserve">; </w:t>
      </w:r>
      <w:proofErr w:type="spellStart"/>
      <w:r w:rsidRPr="00CB4E16">
        <w:rPr>
          <w:color w:val="000000" w:themeColor="text1"/>
        </w:rPr>
        <w:t>cảnh</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bằng</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kinh</w:t>
      </w:r>
      <w:proofErr w:type="spellEnd"/>
      <w:r w:rsidRPr="00CB4E16">
        <w:rPr>
          <w:color w:val="000000" w:themeColor="text1"/>
        </w:rPr>
        <w:t xml:space="preserve"> </w:t>
      </w:r>
      <w:proofErr w:type="spellStart"/>
      <w:r w:rsidRPr="00CB4E16">
        <w:rPr>
          <w:color w:val="000000" w:themeColor="text1"/>
        </w:rPr>
        <w:t>tế</w:t>
      </w:r>
      <w:proofErr w:type="spellEnd"/>
      <w:r w:rsidRPr="00CB4E16">
        <w:rPr>
          <w:color w:val="000000" w:themeColor="text1"/>
        </w:rPr>
        <w:t xml:space="preserve">, </w:t>
      </w:r>
      <w:proofErr w:type="spellStart"/>
      <w:r w:rsidRPr="00CB4E16">
        <w:rPr>
          <w:color w:val="000000" w:themeColor="text1"/>
        </w:rPr>
        <w:t>xã</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w:t>
      </w:r>
    </w:p>
    <w:p w14:paraId="2D681DD2" w14:textId="40384955" w:rsidR="00292EFB" w:rsidRPr="00BB1440" w:rsidRDefault="00292EFB" w:rsidP="00292EFB">
      <w:pPr>
        <w:spacing w:before="120"/>
        <w:jc w:val="both"/>
        <w:rPr>
          <w:ins w:id="2023" w:author="Administrator" w:date="2026-08-16T19:10:00Z" w16du:dateUtc="2026-08-16T12:10:00Z"/>
          <w:b/>
          <w:bCs/>
          <w:color w:val="EE0000"/>
          <w:rPrChange w:id="2024" w:author="Administrator" w:date="2026-08-16T19:10:00Z" w16du:dateUtc="2026-08-16T12:10:00Z">
            <w:rPr>
              <w:ins w:id="2025" w:author="Administrator" w:date="2026-08-16T19:10:00Z" w16du:dateUtc="2026-08-16T12:10:00Z"/>
              <w:color w:val="000000" w:themeColor="text1"/>
            </w:rPr>
          </w:rPrChange>
        </w:rPr>
      </w:pPr>
      <w:proofErr w:type="spellStart"/>
      <w:ins w:id="2026" w:author="Administrator" w:date="2026-08-16T19:10:00Z" w16du:dateUtc="2026-08-16T12:10:00Z">
        <w:r w:rsidRPr="00BB1440">
          <w:rPr>
            <w:b/>
            <w:bCs/>
            <w:color w:val="EE0000"/>
            <w:rPrChange w:id="2027" w:author="Administrator" w:date="2026-08-16T19:10:00Z" w16du:dateUtc="2026-08-16T12:10:00Z">
              <w:rPr>
                <w:color w:val="000000" w:themeColor="text1"/>
              </w:rPr>
            </w:rPrChange>
          </w:rPr>
          <w:t>Lớp</w:t>
        </w:r>
        <w:proofErr w:type="spellEnd"/>
        <w:r w:rsidRPr="00BB1440">
          <w:rPr>
            <w:b/>
            <w:bCs/>
            <w:color w:val="EE0000"/>
            <w:rPrChange w:id="2028" w:author="Administrator" w:date="2026-08-16T19:10:00Z" w16du:dateUtc="2026-08-16T12:10:00Z">
              <w:rPr>
                <w:color w:val="000000" w:themeColor="text1"/>
              </w:rPr>
            </w:rPrChange>
          </w:rPr>
          <w:t xml:space="preserve"> </w:t>
        </w:r>
        <w:proofErr w:type="spellStart"/>
        <w:r w:rsidRPr="00BB1440">
          <w:rPr>
            <w:b/>
            <w:bCs/>
            <w:color w:val="EE0000"/>
            <w:rPrChange w:id="2029" w:author="Administrator" w:date="2026-08-16T19:10:00Z" w16du:dateUtc="2026-08-16T12:10:00Z">
              <w:rPr>
                <w:color w:val="000000" w:themeColor="text1"/>
              </w:rPr>
            </w:rPrChange>
          </w:rPr>
          <w:t>trải</w:t>
        </w:r>
        <w:proofErr w:type="spellEnd"/>
        <w:r w:rsidRPr="00BB1440">
          <w:rPr>
            <w:b/>
            <w:bCs/>
            <w:color w:val="EE0000"/>
            <w:rPrChange w:id="2030" w:author="Administrator" w:date="2026-08-16T19:10:00Z" w16du:dateUtc="2026-08-16T12:10:00Z">
              <w:rPr>
                <w:color w:val="000000" w:themeColor="text1"/>
              </w:rPr>
            </w:rPrChange>
          </w:rPr>
          <w:t xml:space="preserve"> </w:t>
        </w:r>
        <w:proofErr w:type="spellStart"/>
        <w:r w:rsidRPr="00BB1440">
          <w:rPr>
            <w:b/>
            <w:bCs/>
            <w:color w:val="EE0000"/>
            <w:rPrChange w:id="2031" w:author="Administrator" w:date="2026-08-16T19:10:00Z" w16du:dateUtc="2026-08-16T12:10:00Z">
              <w:rPr>
                <w:color w:val="000000" w:themeColor="text1"/>
              </w:rPr>
            </w:rPrChange>
          </w:rPr>
          <w:t>nghiệm</w:t>
        </w:r>
        <w:proofErr w:type="spellEnd"/>
        <w:r w:rsidRPr="00BB1440">
          <w:rPr>
            <w:b/>
            <w:bCs/>
            <w:color w:val="EE0000"/>
            <w:rPrChange w:id="2032" w:author="Administrator" w:date="2026-08-16T19:10:00Z" w16du:dateUtc="2026-08-16T12:10:00Z">
              <w:rPr>
                <w:color w:val="000000" w:themeColor="text1"/>
              </w:rPr>
            </w:rPrChange>
          </w:rPr>
          <w:t xml:space="preserve"> </w:t>
        </w:r>
        <w:proofErr w:type="spellStart"/>
        <w:r w:rsidRPr="00BB1440">
          <w:rPr>
            <w:b/>
            <w:bCs/>
            <w:color w:val="EE0000"/>
            <w:rPrChange w:id="2033" w:author="Administrator" w:date="2026-08-16T19:10:00Z" w16du:dateUtc="2026-08-16T12:10:00Z">
              <w:rPr>
                <w:color w:val="000000" w:themeColor="text1"/>
              </w:rPr>
            </w:rPrChange>
          </w:rPr>
          <w:t>thông</w:t>
        </w:r>
        <w:proofErr w:type="spellEnd"/>
        <w:r w:rsidRPr="00BB1440">
          <w:rPr>
            <w:b/>
            <w:bCs/>
            <w:color w:val="EE0000"/>
            <w:rPrChange w:id="2034" w:author="Administrator" w:date="2026-08-16T19:10:00Z" w16du:dateUtc="2026-08-16T12:10:00Z">
              <w:rPr>
                <w:color w:val="000000" w:themeColor="text1"/>
              </w:rPr>
            </w:rPrChange>
          </w:rPr>
          <w:t xml:space="preserve"> </w:t>
        </w:r>
        <w:proofErr w:type="spellStart"/>
        <w:r w:rsidRPr="00BB1440">
          <w:rPr>
            <w:b/>
            <w:bCs/>
            <w:color w:val="EE0000"/>
            <w:rPrChange w:id="2035" w:author="Administrator" w:date="2026-08-16T19:10:00Z" w16du:dateUtc="2026-08-16T12:10:00Z">
              <w:rPr>
                <w:color w:val="000000" w:themeColor="text1"/>
              </w:rPr>
            </w:rPrChange>
          </w:rPr>
          <w:t>minh</w:t>
        </w:r>
        <w:proofErr w:type="spellEnd"/>
        <w:r w:rsidRPr="00BB1440">
          <w:rPr>
            <w:b/>
            <w:bCs/>
            <w:color w:val="EE0000"/>
            <w:rPrChange w:id="2036" w:author="Administrator" w:date="2026-08-16T19:10:00Z" w16du:dateUtc="2026-08-16T12:10:00Z">
              <w:rPr>
                <w:color w:val="000000" w:themeColor="text1"/>
              </w:rPr>
            </w:rPrChange>
          </w:rPr>
          <w:t xml:space="preserve"> – VI CONNECT AI Copilot</w:t>
        </w:r>
        <w:r w:rsidRPr="00BB1440">
          <w:rPr>
            <w:b/>
            <w:bCs/>
            <w:color w:val="EE0000"/>
            <w:rPrChange w:id="2037" w:author="Administrator" w:date="2026-08-16T19:10:00Z" w16du:dateUtc="2026-08-16T12:10:00Z">
              <w:rPr>
                <w:b/>
                <w:bCs/>
                <w:color w:val="000000" w:themeColor="text1"/>
              </w:rPr>
            </w:rPrChange>
          </w:rPr>
          <w:t>:</w:t>
        </w:r>
      </w:ins>
    </w:p>
    <w:p w14:paraId="346B5F14" w14:textId="77777777" w:rsidR="00292EFB" w:rsidRPr="00BB1440" w:rsidRDefault="00292EFB" w:rsidP="00292EFB">
      <w:pPr>
        <w:spacing w:before="120"/>
        <w:jc w:val="both"/>
        <w:rPr>
          <w:ins w:id="2038" w:author="Administrator" w:date="2026-08-16T19:10:00Z" w16du:dateUtc="2026-08-16T12:10:00Z"/>
          <w:color w:val="EE0000"/>
          <w:rPrChange w:id="2039" w:author="Administrator" w:date="2026-08-16T19:10:00Z" w16du:dateUtc="2026-08-16T12:10:00Z">
            <w:rPr>
              <w:ins w:id="2040" w:author="Administrator" w:date="2026-08-16T19:10:00Z" w16du:dateUtc="2026-08-16T12:10:00Z"/>
              <w:color w:val="000000" w:themeColor="text1"/>
            </w:rPr>
          </w:rPrChange>
        </w:rPr>
      </w:pPr>
      <w:ins w:id="2041" w:author="Administrator" w:date="2026-08-16T19:10:00Z" w16du:dateUtc="2026-08-16T12:10:00Z">
        <w:r w:rsidRPr="00BB1440">
          <w:rPr>
            <w:color w:val="EE0000"/>
            <w:rPrChange w:id="2042" w:author="Administrator" w:date="2026-08-16T19:10:00Z" w16du:dateUtc="2026-08-16T12:10:00Z">
              <w:rPr>
                <w:color w:val="000000" w:themeColor="text1"/>
              </w:rPr>
            </w:rPrChange>
          </w:rPr>
          <w:t xml:space="preserve">VI CONNECT AI Copilot </w:t>
        </w:r>
        <w:proofErr w:type="spellStart"/>
        <w:r w:rsidRPr="00BB1440">
          <w:rPr>
            <w:color w:val="EE0000"/>
            <w:rPrChange w:id="2043" w:author="Administrator" w:date="2026-08-16T19:10:00Z" w16du:dateUtc="2026-08-16T12:10:00Z">
              <w:rPr>
                <w:color w:val="000000" w:themeColor="text1"/>
              </w:rPr>
            </w:rPrChange>
          </w:rPr>
          <w:t>là</w:t>
        </w:r>
        <w:proofErr w:type="spellEnd"/>
        <w:r w:rsidRPr="00BB1440">
          <w:rPr>
            <w:color w:val="EE0000"/>
            <w:rPrChange w:id="2044" w:author="Administrator" w:date="2026-08-16T19:10:00Z" w16du:dateUtc="2026-08-16T12:10:00Z">
              <w:rPr>
                <w:color w:val="000000" w:themeColor="text1"/>
              </w:rPr>
            </w:rPrChange>
          </w:rPr>
          <w:t xml:space="preserve"> </w:t>
        </w:r>
        <w:proofErr w:type="spellStart"/>
        <w:r w:rsidRPr="00BB1440">
          <w:rPr>
            <w:color w:val="EE0000"/>
            <w:rPrChange w:id="2045" w:author="Administrator" w:date="2026-08-16T19:10:00Z" w16du:dateUtc="2026-08-16T12:10:00Z">
              <w:rPr>
                <w:color w:val="000000" w:themeColor="text1"/>
              </w:rPr>
            </w:rPrChange>
          </w:rPr>
          <w:t>lớp</w:t>
        </w:r>
        <w:proofErr w:type="spellEnd"/>
        <w:r w:rsidRPr="00BB1440">
          <w:rPr>
            <w:color w:val="EE0000"/>
            <w:rPrChange w:id="2046" w:author="Administrator" w:date="2026-08-16T19:10:00Z" w16du:dateUtc="2026-08-16T12:10:00Z">
              <w:rPr>
                <w:color w:val="000000" w:themeColor="text1"/>
              </w:rPr>
            </w:rPrChange>
          </w:rPr>
          <w:t xml:space="preserve"> </w:t>
        </w:r>
        <w:proofErr w:type="spellStart"/>
        <w:r w:rsidRPr="00BB1440">
          <w:rPr>
            <w:color w:val="EE0000"/>
            <w:rPrChange w:id="2047" w:author="Administrator" w:date="2026-08-16T19:10:00Z" w16du:dateUtc="2026-08-16T12:10:00Z">
              <w:rPr>
                <w:color w:val="000000" w:themeColor="text1"/>
              </w:rPr>
            </w:rPrChange>
          </w:rPr>
          <w:t>giao</w:t>
        </w:r>
        <w:proofErr w:type="spellEnd"/>
        <w:r w:rsidRPr="00BB1440">
          <w:rPr>
            <w:color w:val="EE0000"/>
            <w:rPrChange w:id="2048" w:author="Administrator" w:date="2026-08-16T19:10:00Z" w16du:dateUtc="2026-08-16T12:10:00Z">
              <w:rPr>
                <w:color w:val="000000" w:themeColor="text1"/>
              </w:rPr>
            </w:rPrChange>
          </w:rPr>
          <w:t xml:space="preserve"> </w:t>
        </w:r>
        <w:proofErr w:type="spellStart"/>
        <w:r w:rsidRPr="00BB1440">
          <w:rPr>
            <w:color w:val="EE0000"/>
            <w:rPrChange w:id="2049" w:author="Administrator" w:date="2026-08-16T19:10:00Z" w16du:dateUtc="2026-08-16T12:10:00Z">
              <w:rPr>
                <w:color w:val="000000" w:themeColor="text1"/>
              </w:rPr>
            </w:rPrChange>
          </w:rPr>
          <w:t>diện</w:t>
        </w:r>
        <w:proofErr w:type="spellEnd"/>
        <w:r w:rsidRPr="00BB1440">
          <w:rPr>
            <w:color w:val="EE0000"/>
            <w:rPrChange w:id="2050" w:author="Administrator" w:date="2026-08-16T19:10:00Z" w16du:dateUtc="2026-08-16T12:10:00Z">
              <w:rPr>
                <w:color w:val="000000" w:themeColor="text1"/>
              </w:rPr>
            </w:rPrChange>
          </w:rPr>
          <w:t xml:space="preserve"> </w:t>
        </w:r>
        <w:proofErr w:type="spellStart"/>
        <w:r w:rsidRPr="00BB1440">
          <w:rPr>
            <w:color w:val="EE0000"/>
            <w:rPrChange w:id="2051" w:author="Administrator" w:date="2026-08-16T19:10:00Z" w16du:dateUtc="2026-08-16T12:10:00Z">
              <w:rPr>
                <w:color w:val="000000" w:themeColor="text1"/>
              </w:rPr>
            </w:rPrChange>
          </w:rPr>
          <w:t>hội</w:t>
        </w:r>
        <w:proofErr w:type="spellEnd"/>
        <w:r w:rsidRPr="00BB1440">
          <w:rPr>
            <w:color w:val="EE0000"/>
            <w:rPrChange w:id="2052" w:author="Administrator" w:date="2026-08-16T19:10:00Z" w16du:dateUtc="2026-08-16T12:10:00Z">
              <w:rPr>
                <w:color w:val="000000" w:themeColor="text1"/>
              </w:rPr>
            </w:rPrChange>
          </w:rPr>
          <w:t xml:space="preserve"> </w:t>
        </w:r>
        <w:proofErr w:type="spellStart"/>
        <w:r w:rsidRPr="00BB1440">
          <w:rPr>
            <w:color w:val="EE0000"/>
            <w:rPrChange w:id="2053" w:author="Administrator" w:date="2026-08-16T19:10:00Z" w16du:dateUtc="2026-08-16T12:10:00Z">
              <w:rPr>
                <w:color w:val="000000" w:themeColor="text1"/>
              </w:rPr>
            </w:rPrChange>
          </w:rPr>
          <w:t>thoại</w:t>
        </w:r>
        <w:proofErr w:type="spellEnd"/>
        <w:r w:rsidRPr="00BB1440">
          <w:rPr>
            <w:color w:val="EE0000"/>
            <w:rPrChange w:id="2054" w:author="Administrator" w:date="2026-08-16T19:10:00Z" w16du:dateUtc="2026-08-16T12:10:00Z">
              <w:rPr>
                <w:color w:val="000000" w:themeColor="text1"/>
              </w:rPr>
            </w:rPrChange>
          </w:rPr>
          <w:t xml:space="preserve"> </w:t>
        </w:r>
        <w:proofErr w:type="spellStart"/>
        <w:r w:rsidRPr="00BB1440">
          <w:rPr>
            <w:color w:val="EE0000"/>
            <w:rPrChange w:id="2055" w:author="Administrator" w:date="2026-08-16T19:10:00Z" w16du:dateUtc="2026-08-16T12:10:00Z">
              <w:rPr>
                <w:color w:val="000000" w:themeColor="text1"/>
              </w:rPr>
            </w:rPrChange>
          </w:rPr>
          <w:t>thông</w:t>
        </w:r>
        <w:proofErr w:type="spellEnd"/>
        <w:r w:rsidRPr="00BB1440">
          <w:rPr>
            <w:color w:val="EE0000"/>
            <w:rPrChange w:id="2056" w:author="Administrator" w:date="2026-08-16T19:10:00Z" w16du:dateUtc="2026-08-16T12:10:00Z">
              <w:rPr>
                <w:color w:val="000000" w:themeColor="text1"/>
              </w:rPr>
            </w:rPrChange>
          </w:rPr>
          <w:t xml:space="preserve"> </w:t>
        </w:r>
        <w:proofErr w:type="spellStart"/>
        <w:r w:rsidRPr="00BB1440">
          <w:rPr>
            <w:color w:val="EE0000"/>
            <w:rPrChange w:id="2057" w:author="Administrator" w:date="2026-08-16T19:10:00Z" w16du:dateUtc="2026-08-16T12:10:00Z">
              <w:rPr>
                <w:color w:val="000000" w:themeColor="text1"/>
              </w:rPr>
            </w:rPrChange>
          </w:rPr>
          <w:t>minh</w:t>
        </w:r>
        <w:proofErr w:type="spellEnd"/>
        <w:r w:rsidRPr="00BB1440">
          <w:rPr>
            <w:color w:val="EE0000"/>
            <w:rPrChange w:id="2058" w:author="Administrator" w:date="2026-08-16T19:10:00Z" w16du:dateUtc="2026-08-16T12:10:00Z">
              <w:rPr>
                <w:color w:val="000000" w:themeColor="text1"/>
              </w:rPr>
            </w:rPrChange>
          </w:rPr>
          <w:t xml:space="preserve"> </w:t>
        </w:r>
        <w:proofErr w:type="spellStart"/>
        <w:r w:rsidRPr="00BB1440">
          <w:rPr>
            <w:color w:val="EE0000"/>
            <w:rPrChange w:id="2059" w:author="Administrator" w:date="2026-08-16T19:10:00Z" w16du:dateUtc="2026-08-16T12:10:00Z">
              <w:rPr>
                <w:color w:val="000000" w:themeColor="text1"/>
              </w:rPr>
            </w:rPrChange>
          </w:rPr>
          <w:t>xuyên</w:t>
        </w:r>
        <w:proofErr w:type="spellEnd"/>
        <w:r w:rsidRPr="00BB1440">
          <w:rPr>
            <w:color w:val="EE0000"/>
            <w:rPrChange w:id="2060" w:author="Administrator" w:date="2026-08-16T19:10:00Z" w16du:dateUtc="2026-08-16T12:10:00Z">
              <w:rPr>
                <w:color w:val="000000" w:themeColor="text1"/>
              </w:rPr>
            </w:rPrChange>
          </w:rPr>
          <w:t xml:space="preserve"> </w:t>
        </w:r>
        <w:proofErr w:type="spellStart"/>
        <w:r w:rsidRPr="00BB1440">
          <w:rPr>
            <w:color w:val="EE0000"/>
            <w:rPrChange w:id="2061" w:author="Administrator" w:date="2026-08-16T19:10:00Z" w16du:dateUtc="2026-08-16T12:10:00Z">
              <w:rPr>
                <w:color w:val="000000" w:themeColor="text1"/>
              </w:rPr>
            </w:rPrChange>
          </w:rPr>
          <w:t>suốt</w:t>
        </w:r>
        <w:proofErr w:type="spellEnd"/>
        <w:r w:rsidRPr="00BB1440">
          <w:rPr>
            <w:color w:val="EE0000"/>
            <w:rPrChange w:id="2062" w:author="Administrator" w:date="2026-08-16T19:10:00Z" w16du:dateUtc="2026-08-16T12:10:00Z">
              <w:rPr>
                <w:color w:val="000000" w:themeColor="text1"/>
              </w:rPr>
            </w:rPrChange>
          </w:rPr>
          <w:t xml:space="preserve"> </w:t>
        </w:r>
        <w:proofErr w:type="spellStart"/>
        <w:r w:rsidRPr="00BB1440">
          <w:rPr>
            <w:color w:val="EE0000"/>
            <w:rPrChange w:id="2063" w:author="Administrator" w:date="2026-08-16T19:10:00Z" w16du:dateUtc="2026-08-16T12:10:00Z">
              <w:rPr>
                <w:color w:val="000000" w:themeColor="text1"/>
              </w:rPr>
            </w:rPrChange>
          </w:rPr>
          <w:t>các</w:t>
        </w:r>
        <w:proofErr w:type="spellEnd"/>
        <w:r w:rsidRPr="00BB1440">
          <w:rPr>
            <w:color w:val="EE0000"/>
            <w:rPrChange w:id="2064" w:author="Administrator" w:date="2026-08-16T19:10:00Z" w16du:dateUtc="2026-08-16T12:10:00Z">
              <w:rPr>
                <w:color w:val="000000" w:themeColor="text1"/>
              </w:rPr>
            </w:rPrChange>
          </w:rPr>
          <w:t xml:space="preserve"> </w:t>
        </w:r>
        <w:proofErr w:type="spellStart"/>
        <w:r w:rsidRPr="00BB1440">
          <w:rPr>
            <w:color w:val="EE0000"/>
            <w:rPrChange w:id="2065" w:author="Administrator" w:date="2026-08-16T19:10:00Z" w16du:dateUtc="2026-08-16T12:10:00Z">
              <w:rPr>
                <w:color w:val="000000" w:themeColor="text1"/>
              </w:rPr>
            </w:rPrChange>
          </w:rPr>
          <w:t>cấu</w:t>
        </w:r>
        <w:proofErr w:type="spellEnd"/>
        <w:r w:rsidRPr="00BB1440">
          <w:rPr>
            <w:color w:val="EE0000"/>
            <w:rPrChange w:id="2066" w:author="Administrator" w:date="2026-08-16T19:10:00Z" w16du:dateUtc="2026-08-16T12:10:00Z">
              <w:rPr>
                <w:color w:val="000000" w:themeColor="text1"/>
              </w:rPr>
            </w:rPrChange>
          </w:rPr>
          <w:t xml:space="preserve"> </w:t>
        </w:r>
        <w:proofErr w:type="spellStart"/>
        <w:r w:rsidRPr="00BB1440">
          <w:rPr>
            <w:color w:val="EE0000"/>
            <w:rPrChange w:id="2067" w:author="Administrator" w:date="2026-08-16T19:10:00Z" w16du:dateUtc="2026-08-16T12:10:00Z">
              <w:rPr>
                <w:color w:val="000000" w:themeColor="text1"/>
              </w:rPr>
            </w:rPrChange>
          </w:rPr>
          <w:t>phần</w:t>
        </w:r>
        <w:proofErr w:type="spellEnd"/>
        <w:r w:rsidRPr="00BB1440">
          <w:rPr>
            <w:color w:val="EE0000"/>
            <w:rPrChange w:id="2068" w:author="Administrator" w:date="2026-08-16T19:10:00Z" w16du:dateUtc="2026-08-16T12:10:00Z">
              <w:rPr>
                <w:color w:val="000000" w:themeColor="text1"/>
              </w:rPr>
            </w:rPrChange>
          </w:rPr>
          <w:t xml:space="preserve"> </w:t>
        </w:r>
        <w:proofErr w:type="spellStart"/>
        <w:r w:rsidRPr="00BB1440">
          <w:rPr>
            <w:color w:val="EE0000"/>
            <w:rPrChange w:id="2069" w:author="Administrator" w:date="2026-08-16T19:10:00Z" w16du:dateUtc="2026-08-16T12:10:00Z">
              <w:rPr>
                <w:color w:val="000000" w:themeColor="text1"/>
              </w:rPr>
            </w:rPrChange>
          </w:rPr>
          <w:t>của</w:t>
        </w:r>
        <w:proofErr w:type="spellEnd"/>
        <w:r w:rsidRPr="00BB1440">
          <w:rPr>
            <w:color w:val="EE0000"/>
            <w:rPrChange w:id="2070" w:author="Administrator" w:date="2026-08-16T19:10:00Z" w16du:dateUtc="2026-08-16T12:10:00Z">
              <w:rPr>
                <w:color w:val="000000" w:themeColor="text1"/>
              </w:rPr>
            </w:rPrChange>
          </w:rPr>
          <w:t xml:space="preserve"> </w:t>
        </w:r>
        <w:proofErr w:type="spellStart"/>
        <w:r w:rsidRPr="00BB1440">
          <w:rPr>
            <w:color w:val="EE0000"/>
            <w:rPrChange w:id="2071" w:author="Administrator" w:date="2026-08-16T19:10:00Z" w16du:dateUtc="2026-08-16T12:10:00Z">
              <w:rPr>
                <w:color w:val="000000" w:themeColor="text1"/>
              </w:rPr>
            </w:rPrChange>
          </w:rPr>
          <w:t>nền</w:t>
        </w:r>
        <w:proofErr w:type="spellEnd"/>
        <w:r w:rsidRPr="00BB1440">
          <w:rPr>
            <w:color w:val="EE0000"/>
            <w:rPrChange w:id="2072" w:author="Administrator" w:date="2026-08-16T19:10:00Z" w16du:dateUtc="2026-08-16T12:10:00Z">
              <w:rPr>
                <w:color w:val="000000" w:themeColor="text1"/>
              </w:rPr>
            </w:rPrChange>
          </w:rPr>
          <w:t xml:space="preserve"> </w:t>
        </w:r>
        <w:proofErr w:type="spellStart"/>
        <w:r w:rsidRPr="00BB1440">
          <w:rPr>
            <w:color w:val="EE0000"/>
            <w:rPrChange w:id="2073" w:author="Administrator" w:date="2026-08-16T19:10:00Z" w16du:dateUtc="2026-08-16T12:10:00Z">
              <w:rPr>
                <w:color w:val="000000" w:themeColor="text1"/>
              </w:rPr>
            </w:rPrChange>
          </w:rPr>
          <w:t>tảng</w:t>
        </w:r>
        <w:proofErr w:type="spellEnd"/>
        <w:r w:rsidRPr="00BB1440">
          <w:rPr>
            <w:color w:val="EE0000"/>
            <w:rPrChange w:id="2074" w:author="Administrator" w:date="2026-08-16T19:10:00Z" w16du:dateUtc="2026-08-16T12:10:00Z">
              <w:rPr>
                <w:color w:val="000000" w:themeColor="text1"/>
              </w:rPr>
            </w:rPrChange>
          </w:rPr>
          <w:t xml:space="preserve">, </w:t>
        </w:r>
        <w:proofErr w:type="spellStart"/>
        <w:r w:rsidRPr="00BB1440">
          <w:rPr>
            <w:color w:val="EE0000"/>
            <w:rPrChange w:id="2075" w:author="Administrator" w:date="2026-08-16T19:10:00Z" w16du:dateUtc="2026-08-16T12:10:00Z">
              <w:rPr>
                <w:color w:val="000000" w:themeColor="text1"/>
              </w:rPr>
            </w:rPrChange>
          </w:rPr>
          <w:t>cho</w:t>
        </w:r>
        <w:proofErr w:type="spellEnd"/>
        <w:r w:rsidRPr="00BB1440">
          <w:rPr>
            <w:color w:val="EE0000"/>
            <w:rPrChange w:id="2076" w:author="Administrator" w:date="2026-08-16T19:10:00Z" w16du:dateUtc="2026-08-16T12:10:00Z">
              <w:rPr>
                <w:color w:val="000000" w:themeColor="text1"/>
              </w:rPr>
            </w:rPrChange>
          </w:rPr>
          <w:t xml:space="preserve"> </w:t>
        </w:r>
        <w:proofErr w:type="spellStart"/>
        <w:r w:rsidRPr="00BB1440">
          <w:rPr>
            <w:color w:val="EE0000"/>
            <w:rPrChange w:id="2077" w:author="Administrator" w:date="2026-08-16T19:10:00Z" w16du:dateUtc="2026-08-16T12:10:00Z">
              <w:rPr>
                <w:color w:val="000000" w:themeColor="text1"/>
              </w:rPr>
            </w:rPrChange>
          </w:rPr>
          <w:t>phép</w:t>
        </w:r>
        <w:proofErr w:type="spellEnd"/>
        <w:r w:rsidRPr="00BB1440">
          <w:rPr>
            <w:color w:val="EE0000"/>
            <w:rPrChange w:id="2078" w:author="Administrator" w:date="2026-08-16T19:10:00Z" w16du:dateUtc="2026-08-16T12:10:00Z">
              <w:rPr>
                <w:color w:val="000000" w:themeColor="text1"/>
              </w:rPr>
            </w:rPrChange>
          </w:rPr>
          <w:t xml:space="preserve"> </w:t>
        </w:r>
        <w:proofErr w:type="spellStart"/>
        <w:r w:rsidRPr="00BB1440">
          <w:rPr>
            <w:color w:val="EE0000"/>
            <w:rPrChange w:id="2079" w:author="Administrator" w:date="2026-08-16T19:10:00Z" w16du:dateUtc="2026-08-16T12:10:00Z">
              <w:rPr>
                <w:color w:val="000000" w:themeColor="text1"/>
              </w:rPr>
            </w:rPrChange>
          </w:rPr>
          <w:t>người</w:t>
        </w:r>
        <w:proofErr w:type="spellEnd"/>
        <w:r w:rsidRPr="00BB1440">
          <w:rPr>
            <w:color w:val="EE0000"/>
            <w:rPrChange w:id="2080" w:author="Administrator" w:date="2026-08-16T19:10:00Z" w16du:dateUtc="2026-08-16T12:10:00Z">
              <w:rPr>
                <w:color w:val="000000" w:themeColor="text1"/>
              </w:rPr>
            </w:rPrChange>
          </w:rPr>
          <w:t xml:space="preserve"> </w:t>
        </w:r>
        <w:proofErr w:type="spellStart"/>
        <w:r w:rsidRPr="00BB1440">
          <w:rPr>
            <w:color w:val="EE0000"/>
            <w:rPrChange w:id="2081" w:author="Administrator" w:date="2026-08-16T19:10:00Z" w16du:dateUtc="2026-08-16T12:10:00Z">
              <w:rPr>
                <w:color w:val="000000" w:themeColor="text1"/>
              </w:rPr>
            </w:rPrChange>
          </w:rPr>
          <w:t>dùng</w:t>
        </w:r>
        <w:proofErr w:type="spellEnd"/>
        <w:r w:rsidRPr="00BB1440">
          <w:rPr>
            <w:color w:val="EE0000"/>
            <w:rPrChange w:id="2082" w:author="Administrator" w:date="2026-08-16T19:10:00Z" w16du:dateUtc="2026-08-16T12:10:00Z">
              <w:rPr>
                <w:color w:val="000000" w:themeColor="text1"/>
              </w:rPr>
            </w:rPrChange>
          </w:rPr>
          <w:t xml:space="preserve"> </w:t>
        </w:r>
        <w:proofErr w:type="spellStart"/>
        <w:r w:rsidRPr="00BB1440">
          <w:rPr>
            <w:color w:val="EE0000"/>
            <w:rPrChange w:id="2083" w:author="Administrator" w:date="2026-08-16T19:10:00Z" w16du:dateUtc="2026-08-16T12:10:00Z">
              <w:rPr>
                <w:color w:val="000000" w:themeColor="text1"/>
              </w:rPr>
            </w:rPrChange>
          </w:rPr>
          <w:t>khai</w:t>
        </w:r>
        <w:proofErr w:type="spellEnd"/>
        <w:r w:rsidRPr="00BB1440">
          <w:rPr>
            <w:color w:val="EE0000"/>
            <w:rPrChange w:id="2084" w:author="Administrator" w:date="2026-08-16T19:10:00Z" w16du:dateUtc="2026-08-16T12:10:00Z">
              <w:rPr>
                <w:color w:val="000000" w:themeColor="text1"/>
              </w:rPr>
            </w:rPrChange>
          </w:rPr>
          <w:t xml:space="preserve"> </w:t>
        </w:r>
        <w:proofErr w:type="spellStart"/>
        <w:r w:rsidRPr="00BB1440">
          <w:rPr>
            <w:color w:val="EE0000"/>
            <w:rPrChange w:id="2085" w:author="Administrator" w:date="2026-08-16T19:10:00Z" w16du:dateUtc="2026-08-16T12:10:00Z">
              <w:rPr>
                <w:color w:val="000000" w:themeColor="text1"/>
              </w:rPr>
            </w:rPrChange>
          </w:rPr>
          <w:t>thác</w:t>
        </w:r>
        <w:proofErr w:type="spellEnd"/>
        <w:r w:rsidRPr="00BB1440">
          <w:rPr>
            <w:color w:val="EE0000"/>
            <w:rPrChange w:id="2086" w:author="Administrator" w:date="2026-08-16T19:10:00Z" w16du:dateUtc="2026-08-16T12:10:00Z">
              <w:rPr>
                <w:color w:val="000000" w:themeColor="text1"/>
              </w:rPr>
            </w:rPrChange>
          </w:rPr>
          <w:t xml:space="preserve"> </w:t>
        </w:r>
        <w:proofErr w:type="spellStart"/>
        <w:r w:rsidRPr="00BB1440">
          <w:rPr>
            <w:color w:val="EE0000"/>
            <w:rPrChange w:id="2087" w:author="Administrator" w:date="2026-08-16T19:10:00Z" w16du:dateUtc="2026-08-16T12:10:00Z">
              <w:rPr>
                <w:color w:val="000000" w:themeColor="text1"/>
              </w:rPr>
            </w:rPrChange>
          </w:rPr>
          <w:t>dữ</w:t>
        </w:r>
        <w:proofErr w:type="spellEnd"/>
        <w:r w:rsidRPr="00BB1440">
          <w:rPr>
            <w:color w:val="EE0000"/>
            <w:rPrChange w:id="2088" w:author="Administrator" w:date="2026-08-16T19:10:00Z" w16du:dateUtc="2026-08-16T12:10:00Z">
              <w:rPr>
                <w:color w:val="000000" w:themeColor="text1"/>
              </w:rPr>
            </w:rPrChange>
          </w:rPr>
          <w:t xml:space="preserve"> </w:t>
        </w:r>
        <w:proofErr w:type="spellStart"/>
        <w:r w:rsidRPr="00BB1440">
          <w:rPr>
            <w:color w:val="EE0000"/>
            <w:rPrChange w:id="2089" w:author="Administrator" w:date="2026-08-16T19:10:00Z" w16du:dateUtc="2026-08-16T12:10:00Z">
              <w:rPr>
                <w:color w:val="000000" w:themeColor="text1"/>
              </w:rPr>
            </w:rPrChange>
          </w:rPr>
          <w:t>liệu</w:t>
        </w:r>
        <w:proofErr w:type="spellEnd"/>
        <w:r w:rsidRPr="00BB1440">
          <w:rPr>
            <w:color w:val="EE0000"/>
            <w:rPrChange w:id="2090" w:author="Administrator" w:date="2026-08-16T19:10:00Z" w16du:dateUtc="2026-08-16T12:10:00Z">
              <w:rPr>
                <w:color w:val="000000" w:themeColor="text1"/>
              </w:rPr>
            </w:rPrChange>
          </w:rPr>
          <w:t xml:space="preserve">, </w:t>
        </w:r>
        <w:proofErr w:type="spellStart"/>
        <w:r w:rsidRPr="00BB1440">
          <w:rPr>
            <w:color w:val="EE0000"/>
            <w:rPrChange w:id="2091" w:author="Administrator" w:date="2026-08-16T19:10:00Z" w16du:dateUtc="2026-08-16T12:10:00Z">
              <w:rPr>
                <w:color w:val="000000" w:themeColor="text1"/>
              </w:rPr>
            </w:rPrChange>
          </w:rPr>
          <w:t>chức</w:t>
        </w:r>
        <w:proofErr w:type="spellEnd"/>
        <w:r w:rsidRPr="00BB1440">
          <w:rPr>
            <w:color w:val="EE0000"/>
            <w:rPrChange w:id="2092" w:author="Administrator" w:date="2026-08-16T19:10:00Z" w16du:dateUtc="2026-08-16T12:10:00Z">
              <w:rPr>
                <w:color w:val="000000" w:themeColor="text1"/>
              </w:rPr>
            </w:rPrChange>
          </w:rPr>
          <w:t xml:space="preserve"> </w:t>
        </w:r>
        <w:proofErr w:type="spellStart"/>
        <w:r w:rsidRPr="00BB1440">
          <w:rPr>
            <w:color w:val="EE0000"/>
            <w:rPrChange w:id="2093" w:author="Administrator" w:date="2026-08-16T19:10:00Z" w16du:dateUtc="2026-08-16T12:10:00Z">
              <w:rPr>
                <w:color w:val="000000" w:themeColor="text1"/>
              </w:rPr>
            </w:rPrChange>
          </w:rPr>
          <w:t>năng</w:t>
        </w:r>
        <w:proofErr w:type="spellEnd"/>
        <w:r w:rsidRPr="00BB1440">
          <w:rPr>
            <w:color w:val="EE0000"/>
            <w:rPrChange w:id="2094" w:author="Administrator" w:date="2026-08-16T19:10:00Z" w16du:dateUtc="2026-08-16T12:10:00Z">
              <w:rPr>
                <w:color w:val="000000" w:themeColor="text1"/>
              </w:rPr>
            </w:rPrChange>
          </w:rPr>
          <w:t xml:space="preserve"> </w:t>
        </w:r>
        <w:proofErr w:type="spellStart"/>
        <w:r w:rsidRPr="00BB1440">
          <w:rPr>
            <w:color w:val="EE0000"/>
            <w:rPrChange w:id="2095" w:author="Administrator" w:date="2026-08-16T19:10:00Z" w16du:dateUtc="2026-08-16T12:10:00Z">
              <w:rPr>
                <w:color w:val="000000" w:themeColor="text1"/>
              </w:rPr>
            </w:rPrChange>
          </w:rPr>
          <w:t>và</w:t>
        </w:r>
        <w:proofErr w:type="spellEnd"/>
        <w:r w:rsidRPr="00BB1440">
          <w:rPr>
            <w:color w:val="EE0000"/>
            <w:rPrChange w:id="2096" w:author="Administrator" w:date="2026-08-16T19:10:00Z" w16du:dateUtc="2026-08-16T12:10:00Z">
              <w:rPr>
                <w:color w:val="000000" w:themeColor="text1"/>
              </w:rPr>
            </w:rPrChange>
          </w:rPr>
          <w:t xml:space="preserve"> </w:t>
        </w:r>
        <w:proofErr w:type="spellStart"/>
        <w:r w:rsidRPr="00BB1440">
          <w:rPr>
            <w:color w:val="EE0000"/>
            <w:rPrChange w:id="2097" w:author="Administrator" w:date="2026-08-16T19:10:00Z" w16du:dateUtc="2026-08-16T12:10:00Z">
              <w:rPr>
                <w:color w:val="000000" w:themeColor="text1"/>
              </w:rPr>
            </w:rPrChange>
          </w:rPr>
          <w:t>quy</w:t>
        </w:r>
        <w:proofErr w:type="spellEnd"/>
        <w:r w:rsidRPr="00BB1440">
          <w:rPr>
            <w:color w:val="EE0000"/>
            <w:rPrChange w:id="2098" w:author="Administrator" w:date="2026-08-16T19:10:00Z" w16du:dateUtc="2026-08-16T12:10:00Z">
              <w:rPr>
                <w:color w:val="000000" w:themeColor="text1"/>
              </w:rPr>
            </w:rPrChange>
          </w:rPr>
          <w:t xml:space="preserve"> </w:t>
        </w:r>
        <w:proofErr w:type="spellStart"/>
        <w:r w:rsidRPr="00BB1440">
          <w:rPr>
            <w:color w:val="EE0000"/>
            <w:rPrChange w:id="2099" w:author="Administrator" w:date="2026-08-16T19:10:00Z" w16du:dateUtc="2026-08-16T12:10:00Z">
              <w:rPr>
                <w:color w:val="000000" w:themeColor="text1"/>
              </w:rPr>
            </w:rPrChange>
          </w:rPr>
          <w:t>trình</w:t>
        </w:r>
        <w:proofErr w:type="spellEnd"/>
        <w:r w:rsidRPr="00BB1440">
          <w:rPr>
            <w:color w:val="EE0000"/>
            <w:rPrChange w:id="2100" w:author="Administrator" w:date="2026-08-16T19:10:00Z" w16du:dateUtc="2026-08-16T12:10:00Z">
              <w:rPr>
                <w:color w:val="000000" w:themeColor="text1"/>
              </w:rPr>
            </w:rPrChange>
          </w:rPr>
          <w:t xml:space="preserve"> </w:t>
        </w:r>
        <w:proofErr w:type="spellStart"/>
        <w:r w:rsidRPr="00BB1440">
          <w:rPr>
            <w:color w:val="EE0000"/>
            <w:rPrChange w:id="2101" w:author="Administrator" w:date="2026-08-16T19:10:00Z" w16du:dateUtc="2026-08-16T12:10:00Z">
              <w:rPr>
                <w:color w:val="000000" w:themeColor="text1"/>
              </w:rPr>
            </w:rPrChange>
          </w:rPr>
          <w:t>nghiệp</w:t>
        </w:r>
        <w:proofErr w:type="spellEnd"/>
        <w:r w:rsidRPr="00BB1440">
          <w:rPr>
            <w:color w:val="EE0000"/>
            <w:rPrChange w:id="2102" w:author="Administrator" w:date="2026-08-16T19:10:00Z" w16du:dateUtc="2026-08-16T12:10:00Z">
              <w:rPr>
                <w:color w:val="000000" w:themeColor="text1"/>
              </w:rPr>
            </w:rPrChange>
          </w:rPr>
          <w:t xml:space="preserve"> </w:t>
        </w:r>
        <w:proofErr w:type="spellStart"/>
        <w:r w:rsidRPr="00BB1440">
          <w:rPr>
            <w:color w:val="EE0000"/>
            <w:rPrChange w:id="2103" w:author="Administrator" w:date="2026-08-16T19:10:00Z" w16du:dateUtc="2026-08-16T12:10:00Z">
              <w:rPr>
                <w:color w:val="000000" w:themeColor="text1"/>
              </w:rPr>
            </w:rPrChange>
          </w:rPr>
          <w:t>vụ</w:t>
        </w:r>
        <w:proofErr w:type="spellEnd"/>
        <w:r w:rsidRPr="00BB1440">
          <w:rPr>
            <w:color w:val="EE0000"/>
            <w:rPrChange w:id="2104" w:author="Administrator" w:date="2026-08-16T19:10:00Z" w16du:dateUtc="2026-08-16T12:10:00Z">
              <w:rPr>
                <w:color w:val="000000" w:themeColor="text1"/>
              </w:rPr>
            </w:rPrChange>
          </w:rPr>
          <w:t xml:space="preserve"> </w:t>
        </w:r>
        <w:proofErr w:type="spellStart"/>
        <w:r w:rsidRPr="00BB1440">
          <w:rPr>
            <w:color w:val="EE0000"/>
            <w:rPrChange w:id="2105" w:author="Administrator" w:date="2026-08-16T19:10:00Z" w16du:dateUtc="2026-08-16T12:10:00Z">
              <w:rPr>
                <w:color w:val="000000" w:themeColor="text1"/>
              </w:rPr>
            </w:rPrChange>
          </w:rPr>
          <w:t>bằng</w:t>
        </w:r>
        <w:proofErr w:type="spellEnd"/>
        <w:r w:rsidRPr="00BB1440">
          <w:rPr>
            <w:color w:val="EE0000"/>
            <w:rPrChange w:id="2106" w:author="Administrator" w:date="2026-08-16T19:10:00Z" w16du:dateUtc="2026-08-16T12:10:00Z">
              <w:rPr>
                <w:color w:val="000000" w:themeColor="text1"/>
              </w:rPr>
            </w:rPrChange>
          </w:rPr>
          <w:t xml:space="preserve"> </w:t>
        </w:r>
        <w:proofErr w:type="spellStart"/>
        <w:r w:rsidRPr="00BB1440">
          <w:rPr>
            <w:color w:val="EE0000"/>
            <w:rPrChange w:id="2107" w:author="Administrator" w:date="2026-08-16T19:10:00Z" w16du:dateUtc="2026-08-16T12:10:00Z">
              <w:rPr>
                <w:color w:val="000000" w:themeColor="text1"/>
              </w:rPr>
            </w:rPrChange>
          </w:rPr>
          <w:t>ngôn</w:t>
        </w:r>
        <w:proofErr w:type="spellEnd"/>
        <w:r w:rsidRPr="00BB1440">
          <w:rPr>
            <w:color w:val="EE0000"/>
            <w:rPrChange w:id="2108" w:author="Administrator" w:date="2026-08-16T19:10:00Z" w16du:dateUtc="2026-08-16T12:10:00Z">
              <w:rPr>
                <w:color w:val="000000" w:themeColor="text1"/>
              </w:rPr>
            </w:rPrChange>
          </w:rPr>
          <w:t xml:space="preserve"> </w:t>
        </w:r>
        <w:proofErr w:type="spellStart"/>
        <w:r w:rsidRPr="00BB1440">
          <w:rPr>
            <w:color w:val="EE0000"/>
            <w:rPrChange w:id="2109" w:author="Administrator" w:date="2026-08-16T19:10:00Z" w16du:dateUtc="2026-08-16T12:10:00Z">
              <w:rPr>
                <w:color w:val="000000" w:themeColor="text1"/>
              </w:rPr>
            </w:rPrChange>
          </w:rPr>
          <w:t>ngữ</w:t>
        </w:r>
        <w:proofErr w:type="spellEnd"/>
        <w:r w:rsidRPr="00BB1440">
          <w:rPr>
            <w:color w:val="EE0000"/>
            <w:rPrChange w:id="2110" w:author="Administrator" w:date="2026-08-16T19:10:00Z" w16du:dateUtc="2026-08-16T12:10:00Z">
              <w:rPr>
                <w:color w:val="000000" w:themeColor="text1"/>
              </w:rPr>
            </w:rPrChange>
          </w:rPr>
          <w:t xml:space="preserve"> </w:t>
        </w:r>
        <w:proofErr w:type="spellStart"/>
        <w:r w:rsidRPr="00BB1440">
          <w:rPr>
            <w:color w:val="EE0000"/>
            <w:rPrChange w:id="2111" w:author="Administrator" w:date="2026-08-16T19:10:00Z" w16du:dateUtc="2026-08-16T12:10:00Z">
              <w:rPr>
                <w:color w:val="000000" w:themeColor="text1"/>
              </w:rPr>
            </w:rPrChange>
          </w:rPr>
          <w:t>tự</w:t>
        </w:r>
        <w:proofErr w:type="spellEnd"/>
        <w:r w:rsidRPr="00BB1440">
          <w:rPr>
            <w:color w:val="EE0000"/>
            <w:rPrChange w:id="2112" w:author="Administrator" w:date="2026-08-16T19:10:00Z" w16du:dateUtc="2026-08-16T12:10:00Z">
              <w:rPr>
                <w:color w:val="000000" w:themeColor="text1"/>
              </w:rPr>
            </w:rPrChange>
          </w:rPr>
          <w:t xml:space="preserve"> </w:t>
        </w:r>
        <w:proofErr w:type="spellStart"/>
        <w:r w:rsidRPr="00BB1440">
          <w:rPr>
            <w:color w:val="EE0000"/>
            <w:rPrChange w:id="2113" w:author="Administrator" w:date="2026-08-16T19:10:00Z" w16du:dateUtc="2026-08-16T12:10:00Z">
              <w:rPr>
                <w:color w:val="000000" w:themeColor="text1"/>
              </w:rPr>
            </w:rPrChange>
          </w:rPr>
          <w:t>nhiên</w:t>
        </w:r>
        <w:proofErr w:type="spellEnd"/>
        <w:r w:rsidRPr="00BB1440">
          <w:rPr>
            <w:color w:val="EE0000"/>
            <w:rPrChange w:id="2114" w:author="Administrator" w:date="2026-08-16T19:10:00Z" w16du:dateUtc="2026-08-16T12:10:00Z">
              <w:rPr>
                <w:color w:val="000000" w:themeColor="text1"/>
              </w:rPr>
            </w:rPrChange>
          </w:rPr>
          <w:t xml:space="preserve"> </w:t>
        </w:r>
        <w:proofErr w:type="spellStart"/>
        <w:r w:rsidRPr="00BB1440">
          <w:rPr>
            <w:color w:val="EE0000"/>
            <w:rPrChange w:id="2115" w:author="Administrator" w:date="2026-08-16T19:10:00Z" w16du:dateUtc="2026-08-16T12:10:00Z">
              <w:rPr>
                <w:color w:val="000000" w:themeColor="text1"/>
              </w:rPr>
            </w:rPrChange>
          </w:rPr>
          <w:t>mà</w:t>
        </w:r>
        <w:proofErr w:type="spellEnd"/>
        <w:r w:rsidRPr="00BB1440">
          <w:rPr>
            <w:color w:val="EE0000"/>
            <w:rPrChange w:id="2116" w:author="Administrator" w:date="2026-08-16T19:10:00Z" w16du:dateUtc="2026-08-16T12:10:00Z">
              <w:rPr>
                <w:color w:val="000000" w:themeColor="text1"/>
              </w:rPr>
            </w:rPrChange>
          </w:rPr>
          <w:t xml:space="preserve"> </w:t>
        </w:r>
        <w:proofErr w:type="spellStart"/>
        <w:r w:rsidRPr="00BB1440">
          <w:rPr>
            <w:color w:val="EE0000"/>
            <w:rPrChange w:id="2117" w:author="Administrator" w:date="2026-08-16T19:10:00Z" w16du:dateUtc="2026-08-16T12:10:00Z">
              <w:rPr>
                <w:color w:val="000000" w:themeColor="text1"/>
              </w:rPr>
            </w:rPrChange>
          </w:rPr>
          <w:t>không</w:t>
        </w:r>
        <w:proofErr w:type="spellEnd"/>
        <w:r w:rsidRPr="00BB1440">
          <w:rPr>
            <w:color w:val="EE0000"/>
            <w:rPrChange w:id="2118" w:author="Administrator" w:date="2026-08-16T19:10:00Z" w16du:dateUtc="2026-08-16T12:10:00Z">
              <w:rPr>
                <w:color w:val="000000" w:themeColor="text1"/>
              </w:rPr>
            </w:rPrChange>
          </w:rPr>
          <w:t xml:space="preserve"> </w:t>
        </w:r>
        <w:proofErr w:type="spellStart"/>
        <w:r w:rsidRPr="00BB1440">
          <w:rPr>
            <w:color w:val="EE0000"/>
            <w:rPrChange w:id="2119" w:author="Administrator" w:date="2026-08-16T19:10:00Z" w16du:dateUtc="2026-08-16T12:10:00Z">
              <w:rPr>
                <w:color w:val="000000" w:themeColor="text1"/>
              </w:rPr>
            </w:rPrChange>
          </w:rPr>
          <w:t>phải</w:t>
        </w:r>
        <w:proofErr w:type="spellEnd"/>
        <w:r w:rsidRPr="00BB1440">
          <w:rPr>
            <w:color w:val="EE0000"/>
            <w:rPrChange w:id="2120" w:author="Administrator" w:date="2026-08-16T19:10:00Z" w16du:dateUtc="2026-08-16T12:10:00Z">
              <w:rPr>
                <w:color w:val="000000" w:themeColor="text1"/>
              </w:rPr>
            </w:rPrChange>
          </w:rPr>
          <w:t xml:space="preserve"> </w:t>
        </w:r>
        <w:proofErr w:type="spellStart"/>
        <w:r w:rsidRPr="00BB1440">
          <w:rPr>
            <w:color w:val="EE0000"/>
            <w:rPrChange w:id="2121" w:author="Administrator" w:date="2026-08-16T19:10:00Z" w16du:dateUtc="2026-08-16T12:10:00Z">
              <w:rPr>
                <w:color w:val="000000" w:themeColor="text1"/>
              </w:rPr>
            </w:rPrChange>
          </w:rPr>
          <w:t>truy</w:t>
        </w:r>
        <w:proofErr w:type="spellEnd"/>
        <w:r w:rsidRPr="00BB1440">
          <w:rPr>
            <w:color w:val="EE0000"/>
            <w:rPrChange w:id="2122" w:author="Administrator" w:date="2026-08-16T19:10:00Z" w16du:dateUtc="2026-08-16T12:10:00Z">
              <w:rPr>
                <w:color w:val="000000" w:themeColor="text1"/>
              </w:rPr>
            </w:rPrChange>
          </w:rPr>
          <w:t xml:space="preserve"> </w:t>
        </w:r>
        <w:proofErr w:type="spellStart"/>
        <w:r w:rsidRPr="00BB1440">
          <w:rPr>
            <w:color w:val="EE0000"/>
            <w:rPrChange w:id="2123" w:author="Administrator" w:date="2026-08-16T19:10:00Z" w16du:dateUtc="2026-08-16T12:10:00Z">
              <w:rPr>
                <w:color w:val="000000" w:themeColor="text1"/>
              </w:rPr>
            </w:rPrChange>
          </w:rPr>
          <w:t>cập</w:t>
        </w:r>
        <w:proofErr w:type="spellEnd"/>
        <w:r w:rsidRPr="00BB1440">
          <w:rPr>
            <w:color w:val="EE0000"/>
            <w:rPrChange w:id="2124" w:author="Administrator" w:date="2026-08-16T19:10:00Z" w16du:dateUtc="2026-08-16T12:10:00Z">
              <w:rPr>
                <w:color w:val="000000" w:themeColor="text1"/>
              </w:rPr>
            </w:rPrChange>
          </w:rPr>
          <w:t xml:space="preserve"> </w:t>
        </w:r>
        <w:proofErr w:type="spellStart"/>
        <w:r w:rsidRPr="00BB1440">
          <w:rPr>
            <w:color w:val="EE0000"/>
            <w:rPrChange w:id="2125" w:author="Administrator" w:date="2026-08-16T19:10:00Z" w16du:dateUtc="2026-08-16T12:10:00Z">
              <w:rPr>
                <w:color w:val="000000" w:themeColor="text1"/>
              </w:rPr>
            </w:rPrChange>
          </w:rPr>
          <w:t>riêng</w:t>
        </w:r>
        <w:proofErr w:type="spellEnd"/>
        <w:r w:rsidRPr="00BB1440">
          <w:rPr>
            <w:color w:val="EE0000"/>
            <w:rPrChange w:id="2126" w:author="Administrator" w:date="2026-08-16T19:10:00Z" w16du:dateUtc="2026-08-16T12:10:00Z">
              <w:rPr>
                <w:color w:val="000000" w:themeColor="text1"/>
              </w:rPr>
            </w:rPrChange>
          </w:rPr>
          <w:t xml:space="preserve"> </w:t>
        </w:r>
        <w:proofErr w:type="spellStart"/>
        <w:r w:rsidRPr="00BB1440">
          <w:rPr>
            <w:color w:val="EE0000"/>
            <w:rPrChange w:id="2127" w:author="Administrator" w:date="2026-08-16T19:10:00Z" w16du:dateUtc="2026-08-16T12:10:00Z">
              <w:rPr>
                <w:color w:val="000000" w:themeColor="text1"/>
              </w:rPr>
            </w:rPrChange>
          </w:rPr>
          <w:t>lẻ</w:t>
        </w:r>
        <w:proofErr w:type="spellEnd"/>
        <w:r w:rsidRPr="00BB1440">
          <w:rPr>
            <w:color w:val="EE0000"/>
            <w:rPrChange w:id="2128" w:author="Administrator" w:date="2026-08-16T19:10:00Z" w16du:dateUtc="2026-08-16T12:10:00Z">
              <w:rPr>
                <w:color w:val="000000" w:themeColor="text1"/>
              </w:rPr>
            </w:rPrChange>
          </w:rPr>
          <w:t xml:space="preserve"> </w:t>
        </w:r>
        <w:proofErr w:type="spellStart"/>
        <w:r w:rsidRPr="00BB1440">
          <w:rPr>
            <w:color w:val="EE0000"/>
            <w:rPrChange w:id="2129" w:author="Administrator" w:date="2026-08-16T19:10:00Z" w16du:dateUtc="2026-08-16T12:10:00Z">
              <w:rPr>
                <w:color w:val="000000" w:themeColor="text1"/>
              </w:rPr>
            </w:rPrChange>
          </w:rPr>
          <w:t>từng</w:t>
        </w:r>
        <w:proofErr w:type="spellEnd"/>
        <w:r w:rsidRPr="00BB1440">
          <w:rPr>
            <w:color w:val="EE0000"/>
            <w:rPrChange w:id="2130" w:author="Administrator" w:date="2026-08-16T19:10:00Z" w16du:dateUtc="2026-08-16T12:10:00Z">
              <w:rPr>
                <w:color w:val="000000" w:themeColor="text1"/>
              </w:rPr>
            </w:rPrChange>
          </w:rPr>
          <w:t xml:space="preserve"> </w:t>
        </w:r>
        <w:proofErr w:type="spellStart"/>
        <w:r w:rsidRPr="00BB1440">
          <w:rPr>
            <w:color w:val="EE0000"/>
            <w:rPrChange w:id="2131" w:author="Administrator" w:date="2026-08-16T19:10:00Z" w16du:dateUtc="2026-08-16T12:10:00Z">
              <w:rPr>
                <w:color w:val="000000" w:themeColor="text1"/>
              </w:rPr>
            </w:rPrChange>
          </w:rPr>
          <w:t>phân</w:t>
        </w:r>
        <w:proofErr w:type="spellEnd"/>
        <w:r w:rsidRPr="00BB1440">
          <w:rPr>
            <w:color w:val="EE0000"/>
            <w:rPrChange w:id="2132" w:author="Administrator" w:date="2026-08-16T19:10:00Z" w16du:dateUtc="2026-08-16T12:10:00Z">
              <w:rPr>
                <w:color w:val="000000" w:themeColor="text1"/>
              </w:rPr>
            </w:rPrChange>
          </w:rPr>
          <w:t xml:space="preserve"> </w:t>
        </w:r>
        <w:proofErr w:type="spellStart"/>
        <w:r w:rsidRPr="00BB1440">
          <w:rPr>
            <w:color w:val="EE0000"/>
            <w:rPrChange w:id="2133" w:author="Administrator" w:date="2026-08-16T19:10:00Z" w16du:dateUtc="2026-08-16T12:10:00Z">
              <w:rPr>
                <w:color w:val="000000" w:themeColor="text1"/>
              </w:rPr>
            </w:rPrChange>
          </w:rPr>
          <w:t>hệ</w:t>
        </w:r>
        <w:proofErr w:type="spellEnd"/>
        <w:r w:rsidRPr="00BB1440">
          <w:rPr>
            <w:color w:val="EE0000"/>
            <w:rPrChange w:id="2134" w:author="Administrator" w:date="2026-08-16T19:10:00Z" w16du:dateUtc="2026-08-16T12:10:00Z">
              <w:rPr>
                <w:color w:val="000000" w:themeColor="text1"/>
              </w:rPr>
            </w:rPrChange>
          </w:rPr>
          <w:t>.</w:t>
        </w:r>
      </w:ins>
    </w:p>
    <w:p w14:paraId="147437C8" w14:textId="77777777" w:rsidR="00292EFB" w:rsidRPr="00BB1440" w:rsidRDefault="00292EFB" w:rsidP="00292EFB">
      <w:pPr>
        <w:spacing w:before="120"/>
        <w:jc w:val="both"/>
        <w:rPr>
          <w:ins w:id="2135" w:author="Administrator" w:date="2026-08-16T19:10:00Z" w16du:dateUtc="2026-08-16T12:10:00Z"/>
          <w:color w:val="EE0000"/>
          <w:rPrChange w:id="2136" w:author="Administrator" w:date="2026-08-16T19:10:00Z" w16du:dateUtc="2026-08-16T12:10:00Z">
            <w:rPr>
              <w:ins w:id="2137" w:author="Administrator" w:date="2026-08-16T19:10:00Z" w16du:dateUtc="2026-08-16T12:10:00Z"/>
              <w:color w:val="000000" w:themeColor="text1"/>
            </w:rPr>
          </w:rPrChange>
        </w:rPr>
      </w:pPr>
      <w:ins w:id="2138" w:author="Administrator" w:date="2026-08-16T19:10:00Z" w16du:dateUtc="2026-08-16T12:10:00Z">
        <w:r w:rsidRPr="00BB1440">
          <w:rPr>
            <w:color w:val="EE0000"/>
            <w:rPrChange w:id="2139" w:author="Administrator" w:date="2026-08-16T19:10:00Z" w16du:dateUtc="2026-08-16T12:10:00Z">
              <w:rPr>
                <w:color w:val="000000" w:themeColor="text1"/>
              </w:rPr>
            </w:rPrChange>
          </w:rPr>
          <w:t xml:space="preserve">AI Copilot </w:t>
        </w:r>
        <w:proofErr w:type="spellStart"/>
        <w:r w:rsidRPr="00BB1440">
          <w:rPr>
            <w:color w:val="EE0000"/>
            <w:rPrChange w:id="2140" w:author="Administrator" w:date="2026-08-16T19:10:00Z" w16du:dateUtc="2026-08-16T12:10:00Z">
              <w:rPr>
                <w:color w:val="000000" w:themeColor="text1"/>
              </w:rPr>
            </w:rPrChange>
          </w:rPr>
          <w:t>có</w:t>
        </w:r>
        <w:proofErr w:type="spellEnd"/>
        <w:r w:rsidRPr="00BB1440">
          <w:rPr>
            <w:color w:val="EE0000"/>
            <w:rPrChange w:id="2141" w:author="Administrator" w:date="2026-08-16T19:10:00Z" w16du:dateUtc="2026-08-16T12:10:00Z">
              <w:rPr>
                <w:color w:val="000000" w:themeColor="text1"/>
              </w:rPr>
            </w:rPrChange>
          </w:rPr>
          <w:t xml:space="preserve"> </w:t>
        </w:r>
        <w:proofErr w:type="spellStart"/>
        <w:r w:rsidRPr="00BB1440">
          <w:rPr>
            <w:color w:val="EE0000"/>
            <w:rPrChange w:id="2142" w:author="Administrator" w:date="2026-08-16T19:10:00Z" w16du:dateUtc="2026-08-16T12:10:00Z">
              <w:rPr>
                <w:color w:val="000000" w:themeColor="text1"/>
              </w:rPr>
            </w:rPrChange>
          </w:rPr>
          <w:t>khả</w:t>
        </w:r>
        <w:proofErr w:type="spellEnd"/>
        <w:r w:rsidRPr="00BB1440">
          <w:rPr>
            <w:color w:val="EE0000"/>
            <w:rPrChange w:id="2143" w:author="Administrator" w:date="2026-08-16T19:10:00Z" w16du:dateUtc="2026-08-16T12:10:00Z">
              <w:rPr>
                <w:color w:val="000000" w:themeColor="text1"/>
              </w:rPr>
            </w:rPrChange>
          </w:rPr>
          <w:t xml:space="preserve"> </w:t>
        </w:r>
        <w:proofErr w:type="spellStart"/>
        <w:r w:rsidRPr="00BB1440">
          <w:rPr>
            <w:color w:val="EE0000"/>
            <w:rPrChange w:id="2144" w:author="Administrator" w:date="2026-08-16T19:10:00Z" w16du:dateUtc="2026-08-16T12:10:00Z">
              <w:rPr>
                <w:color w:val="000000" w:themeColor="text1"/>
              </w:rPr>
            </w:rPrChange>
          </w:rPr>
          <w:t>năng</w:t>
        </w:r>
        <w:proofErr w:type="spellEnd"/>
        <w:r w:rsidRPr="00BB1440">
          <w:rPr>
            <w:color w:val="EE0000"/>
            <w:rPrChange w:id="2145" w:author="Administrator" w:date="2026-08-16T19:10:00Z" w16du:dateUtc="2026-08-16T12:10:00Z">
              <w:rPr>
                <w:color w:val="000000" w:themeColor="text1"/>
              </w:rPr>
            </w:rPrChange>
          </w:rPr>
          <w:t>:</w:t>
        </w:r>
      </w:ins>
    </w:p>
    <w:p w14:paraId="3683F78A" w14:textId="77777777" w:rsidR="00292EFB" w:rsidRPr="00BB1440" w:rsidRDefault="00292EFB">
      <w:pPr>
        <w:pStyle w:val="ListParagraph"/>
        <w:numPr>
          <w:ilvl w:val="0"/>
          <w:numId w:val="83"/>
        </w:numPr>
        <w:spacing w:before="120"/>
        <w:jc w:val="both"/>
        <w:rPr>
          <w:ins w:id="2146" w:author="Administrator" w:date="2026-08-16T19:10:00Z" w16du:dateUtc="2026-08-16T12:10:00Z"/>
          <w:color w:val="EE0000"/>
          <w:rPrChange w:id="2147" w:author="Administrator" w:date="2026-08-16T19:10:00Z" w16du:dateUtc="2026-08-16T12:10:00Z">
            <w:rPr>
              <w:ins w:id="2148" w:author="Administrator" w:date="2026-08-16T19:10:00Z" w16du:dateUtc="2026-08-16T12:10:00Z"/>
            </w:rPr>
          </w:rPrChange>
        </w:rPr>
        <w:pPrChange w:id="2149" w:author="Administrator" w:date="2026-08-16T19:10:00Z" w16du:dateUtc="2026-08-16T12:10:00Z">
          <w:pPr>
            <w:spacing w:before="120"/>
            <w:jc w:val="both"/>
          </w:pPr>
        </w:pPrChange>
      </w:pPr>
      <w:proofErr w:type="spellStart"/>
      <w:ins w:id="2150" w:author="Administrator" w:date="2026-08-16T19:10:00Z" w16du:dateUtc="2026-08-16T12:10:00Z">
        <w:r w:rsidRPr="00BB1440">
          <w:rPr>
            <w:color w:val="EE0000"/>
            <w:rPrChange w:id="2151" w:author="Administrator" w:date="2026-08-16T19:10:00Z" w16du:dateUtc="2026-08-16T12:10:00Z">
              <w:rPr/>
            </w:rPrChange>
          </w:rPr>
          <w:t>tiếp</w:t>
        </w:r>
        <w:proofErr w:type="spellEnd"/>
        <w:r w:rsidRPr="00BB1440">
          <w:rPr>
            <w:color w:val="EE0000"/>
            <w:rPrChange w:id="2152" w:author="Administrator" w:date="2026-08-16T19:10:00Z" w16du:dateUtc="2026-08-16T12:10:00Z">
              <w:rPr/>
            </w:rPrChange>
          </w:rPr>
          <w:t xml:space="preserve"> </w:t>
        </w:r>
        <w:proofErr w:type="spellStart"/>
        <w:r w:rsidRPr="00BB1440">
          <w:rPr>
            <w:color w:val="EE0000"/>
            <w:rPrChange w:id="2153" w:author="Administrator" w:date="2026-08-16T19:10:00Z" w16du:dateUtc="2026-08-16T12:10:00Z">
              <w:rPr/>
            </w:rPrChange>
          </w:rPr>
          <w:t>nhận</w:t>
        </w:r>
        <w:proofErr w:type="spellEnd"/>
        <w:r w:rsidRPr="00BB1440">
          <w:rPr>
            <w:color w:val="EE0000"/>
            <w:rPrChange w:id="2154" w:author="Administrator" w:date="2026-08-16T19:10:00Z" w16du:dateUtc="2026-08-16T12:10:00Z">
              <w:rPr/>
            </w:rPrChange>
          </w:rPr>
          <w:t xml:space="preserve"> </w:t>
        </w:r>
        <w:proofErr w:type="spellStart"/>
        <w:r w:rsidRPr="00BB1440">
          <w:rPr>
            <w:color w:val="EE0000"/>
            <w:rPrChange w:id="2155" w:author="Administrator" w:date="2026-08-16T19:10:00Z" w16du:dateUtc="2026-08-16T12:10:00Z">
              <w:rPr/>
            </w:rPrChange>
          </w:rPr>
          <w:t>và</w:t>
        </w:r>
        <w:proofErr w:type="spellEnd"/>
        <w:r w:rsidRPr="00BB1440">
          <w:rPr>
            <w:color w:val="EE0000"/>
            <w:rPrChange w:id="2156" w:author="Administrator" w:date="2026-08-16T19:10:00Z" w16du:dateUtc="2026-08-16T12:10:00Z">
              <w:rPr/>
            </w:rPrChange>
          </w:rPr>
          <w:t xml:space="preserve"> </w:t>
        </w:r>
        <w:proofErr w:type="spellStart"/>
        <w:r w:rsidRPr="00BB1440">
          <w:rPr>
            <w:color w:val="EE0000"/>
            <w:rPrChange w:id="2157" w:author="Administrator" w:date="2026-08-16T19:10:00Z" w16du:dateUtc="2026-08-16T12:10:00Z">
              <w:rPr/>
            </w:rPrChange>
          </w:rPr>
          <w:t>phân</w:t>
        </w:r>
        <w:proofErr w:type="spellEnd"/>
        <w:r w:rsidRPr="00BB1440">
          <w:rPr>
            <w:color w:val="EE0000"/>
            <w:rPrChange w:id="2158" w:author="Administrator" w:date="2026-08-16T19:10:00Z" w16du:dateUtc="2026-08-16T12:10:00Z">
              <w:rPr/>
            </w:rPrChange>
          </w:rPr>
          <w:t xml:space="preserve"> </w:t>
        </w:r>
        <w:proofErr w:type="spellStart"/>
        <w:r w:rsidRPr="00BB1440">
          <w:rPr>
            <w:color w:val="EE0000"/>
            <w:rPrChange w:id="2159" w:author="Administrator" w:date="2026-08-16T19:10:00Z" w16du:dateUtc="2026-08-16T12:10:00Z">
              <w:rPr/>
            </w:rPrChange>
          </w:rPr>
          <w:t>tích</w:t>
        </w:r>
        <w:proofErr w:type="spellEnd"/>
        <w:r w:rsidRPr="00BB1440">
          <w:rPr>
            <w:color w:val="EE0000"/>
            <w:rPrChange w:id="2160" w:author="Administrator" w:date="2026-08-16T19:10:00Z" w16du:dateUtc="2026-08-16T12:10:00Z">
              <w:rPr/>
            </w:rPrChange>
          </w:rPr>
          <w:t xml:space="preserve"> </w:t>
        </w:r>
        <w:proofErr w:type="spellStart"/>
        <w:r w:rsidRPr="00BB1440">
          <w:rPr>
            <w:color w:val="EE0000"/>
            <w:rPrChange w:id="2161" w:author="Administrator" w:date="2026-08-16T19:10:00Z" w16du:dateUtc="2026-08-16T12:10:00Z">
              <w:rPr/>
            </w:rPrChange>
          </w:rPr>
          <w:t>yêu</w:t>
        </w:r>
        <w:proofErr w:type="spellEnd"/>
        <w:r w:rsidRPr="00BB1440">
          <w:rPr>
            <w:color w:val="EE0000"/>
            <w:rPrChange w:id="2162" w:author="Administrator" w:date="2026-08-16T19:10:00Z" w16du:dateUtc="2026-08-16T12:10:00Z">
              <w:rPr/>
            </w:rPrChange>
          </w:rPr>
          <w:t xml:space="preserve"> </w:t>
        </w:r>
        <w:proofErr w:type="spellStart"/>
        <w:r w:rsidRPr="00BB1440">
          <w:rPr>
            <w:color w:val="EE0000"/>
            <w:rPrChange w:id="2163" w:author="Administrator" w:date="2026-08-16T19:10:00Z" w16du:dateUtc="2026-08-16T12:10:00Z">
              <w:rPr/>
            </w:rPrChange>
          </w:rPr>
          <w:t>cầu</w:t>
        </w:r>
        <w:proofErr w:type="spellEnd"/>
        <w:r w:rsidRPr="00BB1440">
          <w:rPr>
            <w:color w:val="EE0000"/>
            <w:rPrChange w:id="2164" w:author="Administrator" w:date="2026-08-16T19:10:00Z" w16du:dateUtc="2026-08-16T12:10:00Z">
              <w:rPr/>
            </w:rPrChange>
          </w:rPr>
          <w:t xml:space="preserve"> </w:t>
        </w:r>
        <w:proofErr w:type="spellStart"/>
        <w:r w:rsidRPr="00BB1440">
          <w:rPr>
            <w:color w:val="EE0000"/>
            <w:rPrChange w:id="2165" w:author="Administrator" w:date="2026-08-16T19:10:00Z" w16du:dateUtc="2026-08-16T12:10:00Z">
              <w:rPr/>
            </w:rPrChange>
          </w:rPr>
          <w:t>bằng</w:t>
        </w:r>
        <w:proofErr w:type="spellEnd"/>
        <w:r w:rsidRPr="00BB1440">
          <w:rPr>
            <w:color w:val="EE0000"/>
            <w:rPrChange w:id="2166" w:author="Administrator" w:date="2026-08-16T19:10:00Z" w16du:dateUtc="2026-08-16T12:10:00Z">
              <w:rPr/>
            </w:rPrChange>
          </w:rPr>
          <w:t xml:space="preserve"> </w:t>
        </w:r>
        <w:proofErr w:type="spellStart"/>
        <w:r w:rsidRPr="00BB1440">
          <w:rPr>
            <w:color w:val="EE0000"/>
            <w:rPrChange w:id="2167" w:author="Administrator" w:date="2026-08-16T19:10:00Z" w16du:dateUtc="2026-08-16T12:10:00Z">
              <w:rPr/>
            </w:rPrChange>
          </w:rPr>
          <w:t>ngôn</w:t>
        </w:r>
        <w:proofErr w:type="spellEnd"/>
        <w:r w:rsidRPr="00BB1440">
          <w:rPr>
            <w:color w:val="EE0000"/>
            <w:rPrChange w:id="2168" w:author="Administrator" w:date="2026-08-16T19:10:00Z" w16du:dateUtc="2026-08-16T12:10:00Z">
              <w:rPr/>
            </w:rPrChange>
          </w:rPr>
          <w:t xml:space="preserve"> </w:t>
        </w:r>
        <w:proofErr w:type="spellStart"/>
        <w:r w:rsidRPr="00BB1440">
          <w:rPr>
            <w:color w:val="EE0000"/>
            <w:rPrChange w:id="2169" w:author="Administrator" w:date="2026-08-16T19:10:00Z" w16du:dateUtc="2026-08-16T12:10:00Z">
              <w:rPr/>
            </w:rPrChange>
          </w:rPr>
          <w:t>ngữ</w:t>
        </w:r>
        <w:proofErr w:type="spellEnd"/>
        <w:r w:rsidRPr="00BB1440">
          <w:rPr>
            <w:color w:val="EE0000"/>
            <w:rPrChange w:id="2170" w:author="Administrator" w:date="2026-08-16T19:10:00Z" w16du:dateUtc="2026-08-16T12:10:00Z">
              <w:rPr/>
            </w:rPrChange>
          </w:rPr>
          <w:t xml:space="preserve"> </w:t>
        </w:r>
        <w:proofErr w:type="spellStart"/>
        <w:r w:rsidRPr="00BB1440">
          <w:rPr>
            <w:color w:val="EE0000"/>
            <w:rPrChange w:id="2171" w:author="Administrator" w:date="2026-08-16T19:10:00Z" w16du:dateUtc="2026-08-16T12:10:00Z">
              <w:rPr/>
            </w:rPrChange>
          </w:rPr>
          <w:t>tự</w:t>
        </w:r>
        <w:proofErr w:type="spellEnd"/>
        <w:r w:rsidRPr="00BB1440">
          <w:rPr>
            <w:color w:val="EE0000"/>
            <w:rPrChange w:id="2172" w:author="Administrator" w:date="2026-08-16T19:10:00Z" w16du:dateUtc="2026-08-16T12:10:00Z">
              <w:rPr/>
            </w:rPrChange>
          </w:rPr>
          <w:t xml:space="preserve"> </w:t>
        </w:r>
        <w:proofErr w:type="spellStart"/>
        <w:r w:rsidRPr="00BB1440">
          <w:rPr>
            <w:color w:val="EE0000"/>
            <w:rPrChange w:id="2173" w:author="Administrator" w:date="2026-08-16T19:10:00Z" w16du:dateUtc="2026-08-16T12:10:00Z">
              <w:rPr/>
            </w:rPrChange>
          </w:rPr>
          <w:t>nhiên</w:t>
        </w:r>
        <w:proofErr w:type="spellEnd"/>
        <w:r w:rsidRPr="00BB1440">
          <w:rPr>
            <w:color w:val="EE0000"/>
            <w:rPrChange w:id="2174" w:author="Administrator" w:date="2026-08-16T19:10:00Z" w16du:dateUtc="2026-08-16T12:10:00Z">
              <w:rPr/>
            </w:rPrChange>
          </w:rPr>
          <w:t>;</w:t>
        </w:r>
      </w:ins>
    </w:p>
    <w:p w14:paraId="7FBC2FA3" w14:textId="77777777" w:rsidR="00292EFB" w:rsidRPr="00BB1440" w:rsidRDefault="00292EFB">
      <w:pPr>
        <w:pStyle w:val="ListParagraph"/>
        <w:numPr>
          <w:ilvl w:val="0"/>
          <w:numId w:val="83"/>
        </w:numPr>
        <w:spacing w:before="120"/>
        <w:jc w:val="both"/>
        <w:rPr>
          <w:ins w:id="2175" w:author="Administrator" w:date="2026-08-16T19:10:00Z" w16du:dateUtc="2026-08-16T12:10:00Z"/>
          <w:color w:val="EE0000"/>
          <w:rPrChange w:id="2176" w:author="Administrator" w:date="2026-08-16T19:10:00Z" w16du:dateUtc="2026-08-16T12:10:00Z">
            <w:rPr>
              <w:ins w:id="2177" w:author="Administrator" w:date="2026-08-16T19:10:00Z" w16du:dateUtc="2026-08-16T12:10:00Z"/>
            </w:rPr>
          </w:rPrChange>
        </w:rPr>
        <w:pPrChange w:id="2178" w:author="Administrator" w:date="2026-08-16T19:10:00Z" w16du:dateUtc="2026-08-16T12:10:00Z">
          <w:pPr>
            <w:spacing w:before="120"/>
            <w:jc w:val="both"/>
          </w:pPr>
        </w:pPrChange>
      </w:pPr>
      <w:proofErr w:type="spellStart"/>
      <w:ins w:id="2179" w:author="Administrator" w:date="2026-08-16T19:10:00Z" w16du:dateUtc="2026-08-16T12:10:00Z">
        <w:r w:rsidRPr="00BB1440">
          <w:rPr>
            <w:color w:val="EE0000"/>
            <w:rPrChange w:id="2180" w:author="Administrator" w:date="2026-08-16T19:10:00Z" w16du:dateUtc="2026-08-16T12:10:00Z">
              <w:rPr/>
            </w:rPrChange>
          </w:rPr>
          <w:t>hỗ</w:t>
        </w:r>
        <w:proofErr w:type="spellEnd"/>
        <w:r w:rsidRPr="00BB1440">
          <w:rPr>
            <w:color w:val="EE0000"/>
            <w:rPrChange w:id="2181" w:author="Administrator" w:date="2026-08-16T19:10:00Z" w16du:dateUtc="2026-08-16T12:10:00Z">
              <w:rPr/>
            </w:rPrChange>
          </w:rPr>
          <w:t xml:space="preserve"> </w:t>
        </w:r>
        <w:proofErr w:type="spellStart"/>
        <w:r w:rsidRPr="00BB1440">
          <w:rPr>
            <w:color w:val="EE0000"/>
            <w:rPrChange w:id="2182" w:author="Administrator" w:date="2026-08-16T19:10:00Z" w16du:dateUtc="2026-08-16T12:10:00Z">
              <w:rPr/>
            </w:rPrChange>
          </w:rPr>
          <w:t>trợ</w:t>
        </w:r>
        <w:proofErr w:type="spellEnd"/>
        <w:r w:rsidRPr="00BB1440">
          <w:rPr>
            <w:color w:val="EE0000"/>
            <w:rPrChange w:id="2183" w:author="Administrator" w:date="2026-08-16T19:10:00Z" w16du:dateUtc="2026-08-16T12:10:00Z">
              <w:rPr/>
            </w:rPrChange>
          </w:rPr>
          <w:t xml:space="preserve"> </w:t>
        </w:r>
        <w:proofErr w:type="spellStart"/>
        <w:r w:rsidRPr="00BB1440">
          <w:rPr>
            <w:color w:val="EE0000"/>
            <w:rPrChange w:id="2184" w:author="Administrator" w:date="2026-08-16T19:10:00Z" w16du:dateUtc="2026-08-16T12:10:00Z">
              <w:rPr/>
            </w:rPrChange>
          </w:rPr>
          <w:t>chuẩn</w:t>
        </w:r>
        <w:proofErr w:type="spellEnd"/>
        <w:r w:rsidRPr="00BB1440">
          <w:rPr>
            <w:color w:val="EE0000"/>
            <w:rPrChange w:id="2185" w:author="Administrator" w:date="2026-08-16T19:10:00Z" w16du:dateUtc="2026-08-16T12:10:00Z">
              <w:rPr/>
            </w:rPrChange>
          </w:rPr>
          <w:t xml:space="preserve"> </w:t>
        </w:r>
        <w:proofErr w:type="spellStart"/>
        <w:r w:rsidRPr="00BB1440">
          <w:rPr>
            <w:color w:val="EE0000"/>
            <w:rPrChange w:id="2186" w:author="Administrator" w:date="2026-08-16T19:10:00Z" w16du:dateUtc="2026-08-16T12:10:00Z">
              <w:rPr/>
            </w:rPrChange>
          </w:rPr>
          <w:t>hóa</w:t>
        </w:r>
        <w:proofErr w:type="spellEnd"/>
        <w:r w:rsidRPr="00BB1440">
          <w:rPr>
            <w:color w:val="EE0000"/>
            <w:rPrChange w:id="2187" w:author="Administrator" w:date="2026-08-16T19:10:00Z" w16du:dateUtc="2026-08-16T12:10:00Z">
              <w:rPr/>
            </w:rPrChange>
          </w:rPr>
          <w:t xml:space="preserve"> </w:t>
        </w:r>
        <w:proofErr w:type="spellStart"/>
        <w:r w:rsidRPr="00BB1440">
          <w:rPr>
            <w:color w:val="EE0000"/>
            <w:rPrChange w:id="2188" w:author="Administrator" w:date="2026-08-16T19:10:00Z" w16du:dateUtc="2026-08-16T12:10:00Z">
              <w:rPr/>
            </w:rPrChange>
          </w:rPr>
          <w:t>bài</w:t>
        </w:r>
        <w:proofErr w:type="spellEnd"/>
        <w:r w:rsidRPr="00BB1440">
          <w:rPr>
            <w:color w:val="EE0000"/>
            <w:rPrChange w:id="2189" w:author="Administrator" w:date="2026-08-16T19:10:00Z" w16du:dateUtc="2026-08-16T12:10:00Z">
              <w:rPr/>
            </w:rPrChange>
          </w:rPr>
          <w:t xml:space="preserve"> </w:t>
        </w:r>
        <w:proofErr w:type="spellStart"/>
        <w:r w:rsidRPr="00BB1440">
          <w:rPr>
            <w:color w:val="EE0000"/>
            <w:rPrChange w:id="2190" w:author="Administrator" w:date="2026-08-16T19:10:00Z" w16du:dateUtc="2026-08-16T12:10:00Z">
              <w:rPr/>
            </w:rPrChange>
          </w:rPr>
          <w:t>toán</w:t>
        </w:r>
        <w:proofErr w:type="spellEnd"/>
        <w:r w:rsidRPr="00BB1440">
          <w:rPr>
            <w:color w:val="EE0000"/>
            <w:rPrChange w:id="2191" w:author="Administrator" w:date="2026-08-16T19:10:00Z" w16du:dateUtc="2026-08-16T12:10:00Z">
              <w:rPr/>
            </w:rPrChange>
          </w:rPr>
          <w:t xml:space="preserve">, </w:t>
        </w:r>
        <w:proofErr w:type="spellStart"/>
        <w:r w:rsidRPr="00BB1440">
          <w:rPr>
            <w:color w:val="EE0000"/>
            <w:rPrChange w:id="2192" w:author="Administrator" w:date="2026-08-16T19:10:00Z" w16du:dateUtc="2026-08-16T12:10:00Z">
              <w:rPr/>
            </w:rPrChange>
          </w:rPr>
          <w:t>nhu</w:t>
        </w:r>
        <w:proofErr w:type="spellEnd"/>
        <w:r w:rsidRPr="00BB1440">
          <w:rPr>
            <w:color w:val="EE0000"/>
            <w:rPrChange w:id="2193" w:author="Administrator" w:date="2026-08-16T19:10:00Z" w16du:dateUtc="2026-08-16T12:10:00Z">
              <w:rPr/>
            </w:rPrChange>
          </w:rPr>
          <w:t xml:space="preserve"> </w:t>
        </w:r>
        <w:proofErr w:type="spellStart"/>
        <w:r w:rsidRPr="00BB1440">
          <w:rPr>
            <w:color w:val="EE0000"/>
            <w:rPrChange w:id="2194" w:author="Administrator" w:date="2026-08-16T19:10:00Z" w16du:dateUtc="2026-08-16T12:10:00Z">
              <w:rPr/>
            </w:rPrChange>
          </w:rPr>
          <w:t>cầu</w:t>
        </w:r>
        <w:proofErr w:type="spellEnd"/>
        <w:r w:rsidRPr="00BB1440">
          <w:rPr>
            <w:color w:val="EE0000"/>
            <w:rPrChange w:id="2195" w:author="Administrator" w:date="2026-08-16T19:10:00Z" w16du:dateUtc="2026-08-16T12:10:00Z">
              <w:rPr/>
            </w:rPrChange>
          </w:rPr>
          <w:t xml:space="preserve"> </w:t>
        </w:r>
        <w:proofErr w:type="spellStart"/>
        <w:r w:rsidRPr="00BB1440">
          <w:rPr>
            <w:color w:val="EE0000"/>
            <w:rPrChange w:id="2196" w:author="Administrator" w:date="2026-08-16T19:10:00Z" w16du:dateUtc="2026-08-16T12:10:00Z">
              <w:rPr/>
            </w:rPrChange>
          </w:rPr>
          <w:t>và</w:t>
        </w:r>
        <w:proofErr w:type="spellEnd"/>
        <w:r w:rsidRPr="00BB1440">
          <w:rPr>
            <w:color w:val="EE0000"/>
            <w:rPrChange w:id="2197" w:author="Administrator" w:date="2026-08-16T19:10:00Z" w16du:dateUtc="2026-08-16T12:10:00Z">
              <w:rPr/>
            </w:rPrChange>
          </w:rPr>
          <w:t xml:space="preserve"> </w:t>
        </w:r>
        <w:proofErr w:type="spellStart"/>
        <w:r w:rsidRPr="00BB1440">
          <w:rPr>
            <w:color w:val="EE0000"/>
            <w:rPrChange w:id="2198" w:author="Administrator" w:date="2026-08-16T19:10:00Z" w16du:dateUtc="2026-08-16T12:10:00Z">
              <w:rPr/>
            </w:rPrChange>
          </w:rPr>
          <w:t>tiêu</w:t>
        </w:r>
        <w:proofErr w:type="spellEnd"/>
        <w:r w:rsidRPr="00BB1440">
          <w:rPr>
            <w:color w:val="EE0000"/>
            <w:rPrChange w:id="2199" w:author="Administrator" w:date="2026-08-16T19:10:00Z" w16du:dateUtc="2026-08-16T12:10:00Z">
              <w:rPr/>
            </w:rPrChange>
          </w:rPr>
          <w:t xml:space="preserve"> </w:t>
        </w:r>
        <w:proofErr w:type="spellStart"/>
        <w:r w:rsidRPr="00BB1440">
          <w:rPr>
            <w:color w:val="EE0000"/>
            <w:rPrChange w:id="2200" w:author="Administrator" w:date="2026-08-16T19:10:00Z" w16du:dateUtc="2026-08-16T12:10:00Z">
              <w:rPr/>
            </w:rPrChange>
          </w:rPr>
          <w:t>chí</w:t>
        </w:r>
        <w:proofErr w:type="spellEnd"/>
        <w:r w:rsidRPr="00BB1440">
          <w:rPr>
            <w:color w:val="EE0000"/>
            <w:rPrChange w:id="2201" w:author="Administrator" w:date="2026-08-16T19:10:00Z" w16du:dateUtc="2026-08-16T12:10:00Z">
              <w:rPr/>
            </w:rPrChange>
          </w:rPr>
          <w:t xml:space="preserve"> </w:t>
        </w:r>
        <w:proofErr w:type="spellStart"/>
        <w:r w:rsidRPr="00BB1440">
          <w:rPr>
            <w:color w:val="EE0000"/>
            <w:rPrChange w:id="2202" w:author="Administrator" w:date="2026-08-16T19:10:00Z" w16du:dateUtc="2026-08-16T12:10:00Z">
              <w:rPr/>
            </w:rPrChange>
          </w:rPr>
          <w:t>đầu</w:t>
        </w:r>
        <w:proofErr w:type="spellEnd"/>
        <w:r w:rsidRPr="00BB1440">
          <w:rPr>
            <w:color w:val="EE0000"/>
            <w:rPrChange w:id="2203" w:author="Administrator" w:date="2026-08-16T19:10:00Z" w16du:dateUtc="2026-08-16T12:10:00Z">
              <w:rPr/>
            </w:rPrChange>
          </w:rPr>
          <w:t xml:space="preserve"> </w:t>
        </w:r>
        <w:proofErr w:type="spellStart"/>
        <w:r w:rsidRPr="00BB1440">
          <w:rPr>
            <w:color w:val="EE0000"/>
            <w:rPrChange w:id="2204" w:author="Administrator" w:date="2026-08-16T19:10:00Z" w16du:dateUtc="2026-08-16T12:10:00Z">
              <w:rPr/>
            </w:rPrChange>
          </w:rPr>
          <w:t>ra</w:t>
        </w:r>
        <w:proofErr w:type="spellEnd"/>
        <w:r w:rsidRPr="00BB1440">
          <w:rPr>
            <w:color w:val="EE0000"/>
            <w:rPrChange w:id="2205" w:author="Administrator" w:date="2026-08-16T19:10:00Z" w16du:dateUtc="2026-08-16T12:10:00Z">
              <w:rPr/>
            </w:rPrChange>
          </w:rPr>
          <w:t>;</w:t>
        </w:r>
      </w:ins>
    </w:p>
    <w:p w14:paraId="717C7D7E" w14:textId="77777777" w:rsidR="00292EFB" w:rsidRPr="00BB1440" w:rsidRDefault="00292EFB">
      <w:pPr>
        <w:pStyle w:val="ListParagraph"/>
        <w:numPr>
          <w:ilvl w:val="0"/>
          <w:numId w:val="83"/>
        </w:numPr>
        <w:spacing w:before="120"/>
        <w:jc w:val="both"/>
        <w:rPr>
          <w:ins w:id="2206" w:author="Administrator" w:date="2026-08-16T19:10:00Z" w16du:dateUtc="2026-08-16T12:10:00Z"/>
          <w:color w:val="EE0000"/>
          <w:rPrChange w:id="2207" w:author="Administrator" w:date="2026-08-16T19:10:00Z" w16du:dateUtc="2026-08-16T12:10:00Z">
            <w:rPr>
              <w:ins w:id="2208" w:author="Administrator" w:date="2026-08-16T19:10:00Z" w16du:dateUtc="2026-08-16T12:10:00Z"/>
            </w:rPr>
          </w:rPrChange>
        </w:rPr>
        <w:pPrChange w:id="2209" w:author="Administrator" w:date="2026-08-16T19:10:00Z" w16du:dateUtc="2026-08-16T12:10:00Z">
          <w:pPr>
            <w:spacing w:before="120"/>
            <w:jc w:val="both"/>
          </w:pPr>
        </w:pPrChange>
      </w:pPr>
      <w:proofErr w:type="spellStart"/>
      <w:ins w:id="2210" w:author="Administrator" w:date="2026-08-16T19:10:00Z" w16du:dateUtc="2026-08-16T12:10:00Z">
        <w:r w:rsidRPr="00BB1440">
          <w:rPr>
            <w:color w:val="EE0000"/>
            <w:rPrChange w:id="2211" w:author="Administrator" w:date="2026-08-16T19:10:00Z" w16du:dateUtc="2026-08-16T12:10:00Z">
              <w:rPr/>
            </w:rPrChange>
          </w:rPr>
          <w:t>truy</w:t>
        </w:r>
        <w:proofErr w:type="spellEnd"/>
        <w:r w:rsidRPr="00BB1440">
          <w:rPr>
            <w:color w:val="EE0000"/>
            <w:rPrChange w:id="2212" w:author="Administrator" w:date="2026-08-16T19:10:00Z" w16du:dateUtc="2026-08-16T12:10:00Z">
              <w:rPr/>
            </w:rPrChange>
          </w:rPr>
          <w:t xml:space="preserve"> </w:t>
        </w:r>
        <w:proofErr w:type="spellStart"/>
        <w:r w:rsidRPr="00BB1440">
          <w:rPr>
            <w:color w:val="EE0000"/>
            <w:rPrChange w:id="2213" w:author="Administrator" w:date="2026-08-16T19:10:00Z" w16du:dateUtc="2026-08-16T12:10:00Z">
              <w:rPr/>
            </w:rPrChange>
          </w:rPr>
          <w:t>vấn</w:t>
        </w:r>
        <w:proofErr w:type="spellEnd"/>
        <w:r w:rsidRPr="00BB1440">
          <w:rPr>
            <w:color w:val="EE0000"/>
            <w:rPrChange w:id="2214" w:author="Administrator" w:date="2026-08-16T19:10:00Z" w16du:dateUtc="2026-08-16T12:10:00Z">
              <w:rPr/>
            </w:rPrChange>
          </w:rPr>
          <w:t xml:space="preserve"> Knowledge Graph </w:t>
        </w:r>
        <w:proofErr w:type="spellStart"/>
        <w:r w:rsidRPr="00BB1440">
          <w:rPr>
            <w:color w:val="EE0000"/>
            <w:rPrChange w:id="2215" w:author="Administrator" w:date="2026-08-16T19:10:00Z" w16du:dateUtc="2026-08-16T12:10:00Z">
              <w:rPr/>
            </w:rPrChange>
          </w:rPr>
          <w:t>để</w:t>
        </w:r>
        <w:proofErr w:type="spellEnd"/>
        <w:r w:rsidRPr="00BB1440">
          <w:rPr>
            <w:color w:val="EE0000"/>
            <w:rPrChange w:id="2216" w:author="Administrator" w:date="2026-08-16T19:10:00Z" w16du:dateUtc="2026-08-16T12:10:00Z">
              <w:rPr/>
            </w:rPrChange>
          </w:rPr>
          <w:t xml:space="preserve"> </w:t>
        </w:r>
        <w:proofErr w:type="spellStart"/>
        <w:r w:rsidRPr="00BB1440">
          <w:rPr>
            <w:color w:val="EE0000"/>
            <w:rPrChange w:id="2217" w:author="Administrator" w:date="2026-08-16T19:10:00Z" w16du:dateUtc="2026-08-16T12:10:00Z">
              <w:rPr/>
            </w:rPrChange>
          </w:rPr>
          <w:t>tìm</w:t>
        </w:r>
        <w:proofErr w:type="spellEnd"/>
        <w:r w:rsidRPr="00BB1440">
          <w:rPr>
            <w:color w:val="EE0000"/>
            <w:rPrChange w:id="2218" w:author="Administrator" w:date="2026-08-16T19:10:00Z" w16du:dateUtc="2026-08-16T12:10:00Z">
              <w:rPr/>
            </w:rPrChange>
          </w:rPr>
          <w:t xml:space="preserve"> </w:t>
        </w:r>
        <w:proofErr w:type="spellStart"/>
        <w:r w:rsidRPr="00BB1440">
          <w:rPr>
            <w:color w:val="EE0000"/>
            <w:rPrChange w:id="2219" w:author="Administrator" w:date="2026-08-16T19:10:00Z" w16du:dateUtc="2026-08-16T12:10:00Z">
              <w:rPr/>
            </w:rPrChange>
          </w:rPr>
          <w:t>chuyên</w:t>
        </w:r>
        <w:proofErr w:type="spellEnd"/>
        <w:r w:rsidRPr="00BB1440">
          <w:rPr>
            <w:color w:val="EE0000"/>
            <w:rPrChange w:id="2220" w:author="Administrator" w:date="2026-08-16T19:10:00Z" w16du:dateUtc="2026-08-16T12:10:00Z">
              <w:rPr/>
            </w:rPrChange>
          </w:rPr>
          <w:t xml:space="preserve"> </w:t>
        </w:r>
        <w:proofErr w:type="spellStart"/>
        <w:r w:rsidRPr="00BB1440">
          <w:rPr>
            <w:color w:val="EE0000"/>
            <w:rPrChange w:id="2221" w:author="Administrator" w:date="2026-08-16T19:10:00Z" w16du:dateUtc="2026-08-16T12:10:00Z">
              <w:rPr/>
            </w:rPrChange>
          </w:rPr>
          <w:t>gia</w:t>
        </w:r>
        <w:proofErr w:type="spellEnd"/>
        <w:r w:rsidRPr="00BB1440">
          <w:rPr>
            <w:color w:val="EE0000"/>
            <w:rPrChange w:id="2222" w:author="Administrator" w:date="2026-08-16T19:10:00Z" w16du:dateUtc="2026-08-16T12:10:00Z">
              <w:rPr/>
            </w:rPrChange>
          </w:rPr>
          <w:t xml:space="preserve">, </w:t>
        </w:r>
        <w:proofErr w:type="spellStart"/>
        <w:r w:rsidRPr="00BB1440">
          <w:rPr>
            <w:color w:val="EE0000"/>
            <w:rPrChange w:id="2223" w:author="Administrator" w:date="2026-08-16T19:10:00Z" w16du:dateUtc="2026-08-16T12:10:00Z">
              <w:rPr/>
            </w:rPrChange>
          </w:rPr>
          <w:t>công</w:t>
        </w:r>
        <w:proofErr w:type="spellEnd"/>
        <w:r w:rsidRPr="00BB1440">
          <w:rPr>
            <w:color w:val="EE0000"/>
            <w:rPrChange w:id="2224" w:author="Administrator" w:date="2026-08-16T19:10:00Z" w16du:dateUtc="2026-08-16T12:10:00Z">
              <w:rPr/>
            </w:rPrChange>
          </w:rPr>
          <w:t xml:space="preserve"> </w:t>
        </w:r>
        <w:proofErr w:type="spellStart"/>
        <w:r w:rsidRPr="00BB1440">
          <w:rPr>
            <w:color w:val="EE0000"/>
            <w:rPrChange w:id="2225" w:author="Administrator" w:date="2026-08-16T19:10:00Z" w16du:dateUtc="2026-08-16T12:10:00Z">
              <w:rPr/>
            </w:rPrChange>
          </w:rPr>
          <w:t>nghệ</w:t>
        </w:r>
        <w:proofErr w:type="spellEnd"/>
        <w:r w:rsidRPr="00BB1440">
          <w:rPr>
            <w:color w:val="EE0000"/>
            <w:rPrChange w:id="2226" w:author="Administrator" w:date="2026-08-16T19:10:00Z" w16du:dateUtc="2026-08-16T12:10:00Z">
              <w:rPr/>
            </w:rPrChange>
          </w:rPr>
          <w:t xml:space="preserve">, </w:t>
        </w:r>
        <w:proofErr w:type="spellStart"/>
        <w:r w:rsidRPr="00BB1440">
          <w:rPr>
            <w:color w:val="EE0000"/>
            <w:rPrChange w:id="2227" w:author="Administrator" w:date="2026-08-16T19:10:00Z" w16du:dateUtc="2026-08-16T12:10:00Z">
              <w:rPr/>
            </w:rPrChange>
          </w:rPr>
          <w:t>tổ</w:t>
        </w:r>
        <w:proofErr w:type="spellEnd"/>
        <w:r w:rsidRPr="00BB1440">
          <w:rPr>
            <w:color w:val="EE0000"/>
            <w:rPrChange w:id="2228" w:author="Administrator" w:date="2026-08-16T19:10:00Z" w16du:dateUtc="2026-08-16T12:10:00Z">
              <w:rPr/>
            </w:rPrChange>
          </w:rPr>
          <w:t xml:space="preserve"> </w:t>
        </w:r>
        <w:proofErr w:type="spellStart"/>
        <w:r w:rsidRPr="00BB1440">
          <w:rPr>
            <w:color w:val="EE0000"/>
            <w:rPrChange w:id="2229" w:author="Administrator" w:date="2026-08-16T19:10:00Z" w16du:dateUtc="2026-08-16T12:10:00Z">
              <w:rPr/>
            </w:rPrChange>
          </w:rPr>
          <w:t>chức</w:t>
        </w:r>
        <w:proofErr w:type="spellEnd"/>
        <w:r w:rsidRPr="00BB1440">
          <w:rPr>
            <w:color w:val="EE0000"/>
            <w:rPrChange w:id="2230" w:author="Administrator" w:date="2026-08-16T19:10:00Z" w16du:dateUtc="2026-08-16T12:10:00Z">
              <w:rPr/>
            </w:rPrChange>
          </w:rPr>
          <w:t xml:space="preserve">, </w:t>
        </w:r>
        <w:proofErr w:type="spellStart"/>
        <w:r w:rsidRPr="00BB1440">
          <w:rPr>
            <w:color w:val="EE0000"/>
            <w:rPrChange w:id="2231" w:author="Administrator" w:date="2026-08-16T19:10:00Z" w16du:dateUtc="2026-08-16T12:10:00Z">
              <w:rPr/>
            </w:rPrChange>
          </w:rPr>
          <w:t>phòng</w:t>
        </w:r>
        <w:proofErr w:type="spellEnd"/>
        <w:r w:rsidRPr="00BB1440">
          <w:rPr>
            <w:color w:val="EE0000"/>
            <w:rPrChange w:id="2232" w:author="Administrator" w:date="2026-08-16T19:10:00Z" w16du:dateUtc="2026-08-16T12:10:00Z">
              <w:rPr/>
            </w:rPrChange>
          </w:rPr>
          <w:t xml:space="preserve"> </w:t>
        </w:r>
        <w:proofErr w:type="spellStart"/>
        <w:r w:rsidRPr="00BB1440">
          <w:rPr>
            <w:color w:val="EE0000"/>
            <w:rPrChange w:id="2233" w:author="Administrator" w:date="2026-08-16T19:10:00Z" w16du:dateUtc="2026-08-16T12:10:00Z">
              <w:rPr/>
            </w:rPrChange>
          </w:rPr>
          <w:t>thí</w:t>
        </w:r>
        <w:proofErr w:type="spellEnd"/>
        <w:r w:rsidRPr="00BB1440">
          <w:rPr>
            <w:color w:val="EE0000"/>
            <w:rPrChange w:id="2234" w:author="Administrator" w:date="2026-08-16T19:10:00Z" w16du:dateUtc="2026-08-16T12:10:00Z">
              <w:rPr/>
            </w:rPrChange>
          </w:rPr>
          <w:t xml:space="preserve"> </w:t>
        </w:r>
        <w:proofErr w:type="spellStart"/>
        <w:r w:rsidRPr="00BB1440">
          <w:rPr>
            <w:color w:val="EE0000"/>
            <w:rPrChange w:id="2235" w:author="Administrator" w:date="2026-08-16T19:10:00Z" w16du:dateUtc="2026-08-16T12:10:00Z">
              <w:rPr/>
            </w:rPrChange>
          </w:rPr>
          <w:t>nghiệm</w:t>
        </w:r>
        <w:proofErr w:type="spellEnd"/>
        <w:r w:rsidRPr="00BB1440">
          <w:rPr>
            <w:color w:val="EE0000"/>
            <w:rPrChange w:id="2236" w:author="Administrator" w:date="2026-08-16T19:10:00Z" w16du:dateUtc="2026-08-16T12:10:00Z">
              <w:rPr/>
            </w:rPrChange>
          </w:rPr>
          <w:t xml:space="preserve"> </w:t>
        </w:r>
        <w:proofErr w:type="spellStart"/>
        <w:r w:rsidRPr="00BB1440">
          <w:rPr>
            <w:color w:val="EE0000"/>
            <w:rPrChange w:id="2237" w:author="Administrator" w:date="2026-08-16T19:10:00Z" w16du:dateUtc="2026-08-16T12:10:00Z">
              <w:rPr/>
            </w:rPrChange>
          </w:rPr>
          <w:t>và</w:t>
        </w:r>
        <w:proofErr w:type="spellEnd"/>
        <w:r w:rsidRPr="00BB1440">
          <w:rPr>
            <w:color w:val="EE0000"/>
            <w:rPrChange w:id="2238" w:author="Administrator" w:date="2026-08-16T19:10:00Z" w16du:dateUtc="2026-08-16T12:10:00Z">
              <w:rPr/>
            </w:rPrChange>
          </w:rPr>
          <w:t xml:space="preserve"> </w:t>
        </w:r>
        <w:proofErr w:type="spellStart"/>
        <w:r w:rsidRPr="00BB1440">
          <w:rPr>
            <w:color w:val="EE0000"/>
            <w:rPrChange w:id="2239" w:author="Administrator" w:date="2026-08-16T19:10:00Z" w16du:dateUtc="2026-08-16T12:10:00Z">
              <w:rPr/>
            </w:rPrChange>
          </w:rPr>
          <w:t>nguồn</w:t>
        </w:r>
        <w:proofErr w:type="spellEnd"/>
        <w:r w:rsidRPr="00BB1440">
          <w:rPr>
            <w:color w:val="EE0000"/>
            <w:rPrChange w:id="2240" w:author="Administrator" w:date="2026-08-16T19:10:00Z" w16du:dateUtc="2026-08-16T12:10:00Z">
              <w:rPr/>
            </w:rPrChange>
          </w:rPr>
          <w:t xml:space="preserve"> </w:t>
        </w:r>
        <w:proofErr w:type="spellStart"/>
        <w:r w:rsidRPr="00BB1440">
          <w:rPr>
            <w:color w:val="EE0000"/>
            <w:rPrChange w:id="2241" w:author="Administrator" w:date="2026-08-16T19:10:00Z" w16du:dateUtc="2026-08-16T12:10:00Z">
              <w:rPr/>
            </w:rPrChange>
          </w:rPr>
          <w:t>lực</w:t>
        </w:r>
        <w:proofErr w:type="spellEnd"/>
        <w:r w:rsidRPr="00BB1440">
          <w:rPr>
            <w:color w:val="EE0000"/>
            <w:rPrChange w:id="2242" w:author="Administrator" w:date="2026-08-16T19:10:00Z" w16du:dateUtc="2026-08-16T12:10:00Z">
              <w:rPr/>
            </w:rPrChange>
          </w:rPr>
          <w:t>;</w:t>
        </w:r>
      </w:ins>
    </w:p>
    <w:p w14:paraId="4FE73F96" w14:textId="77777777" w:rsidR="00292EFB" w:rsidRPr="00BB1440" w:rsidRDefault="00292EFB">
      <w:pPr>
        <w:pStyle w:val="ListParagraph"/>
        <w:numPr>
          <w:ilvl w:val="0"/>
          <w:numId w:val="83"/>
        </w:numPr>
        <w:spacing w:before="120"/>
        <w:jc w:val="both"/>
        <w:rPr>
          <w:ins w:id="2243" w:author="Administrator" w:date="2026-08-16T19:10:00Z" w16du:dateUtc="2026-08-16T12:10:00Z"/>
          <w:color w:val="EE0000"/>
          <w:rPrChange w:id="2244" w:author="Administrator" w:date="2026-08-16T19:10:00Z" w16du:dateUtc="2026-08-16T12:10:00Z">
            <w:rPr>
              <w:ins w:id="2245" w:author="Administrator" w:date="2026-08-16T19:10:00Z" w16du:dateUtc="2026-08-16T12:10:00Z"/>
            </w:rPr>
          </w:rPrChange>
        </w:rPr>
        <w:pPrChange w:id="2246" w:author="Administrator" w:date="2026-08-16T19:10:00Z" w16du:dateUtc="2026-08-16T12:10:00Z">
          <w:pPr>
            <w:spacing w:before="120"/>
            <w:jc w:val="both"/>
          </w:pPr>
        </w:pPrChange>
      </w:pPr>
      <w:proofErr w:type="spellStart"/>
      <w:ins w:id="2247" w:author="Administrator" w:date="2026-08-16T19:10:00Z" w16du:dateUtc="2026-08-16T12:10:00Z">
        <w:r w:rsidRPr="00BB1440">
          <w:rPr>
            <w:color w:val="EE0000"/>
            <w:rPrChange w:id="2248" w:author="Administrator" w:date="2026-08-16T19:10:00Z" w16du:dateUtc="2026-08-16T12:10:00Z">
              <w:rPr/>
            </w:rPrChange>
          </w:rPr>
          <w:t>gọi</w:t>
        </w:r>
        <w:proofErr w:type="spellEnd"/>
        <w:r w:rsidRPr="00BB1440">
          <w:rPr>
            <w:color w:val="EE0000"/>
            <w:rPrChange w:id="2249" w:author="Administrator" w:date="2026-08-16T19:10:00Z" w16du:dateUtc="2026-08-16T12:10:00Z">
              <w:rPr/>
            </w:rPrChange>
          </w:rPr>
          <w:t xml:space="preserve"> </w:t>
        </w:r>
        <w:proofErr w:type="spellStart"/>
        <w:r w:rsidRPr="00BB1440">
          <w:rPr>
            <w:color w:val="EE0000"/>
            <w:rPrChange w:id="2250" w:author="Administrator" w:date="2026-08-16T19:10:00Z" w16du:dateUtc="2026-08-16T12:10:00Z">
              <w:rPr/>
            </w:rPrChange>
          </w:rPr>
          <w:t>chức</w:t>
        </w:r>
        <w:proofErr w:type="spellEnd"/>
        <w:r w:rsidRPr="00BB1440">
          <w:rPr>
            <w:color w:val="EE0000"/>
            <w:rPrChange w:id="2251" w:author="Administrator" w:date="2026-08-16T19:10:00Z" w16du:dateUtc="2026-08-16T12:10:00Z">
              <w:rPr/>
            </w:rPrChange>
          </w:rPr>
          <w:t xml:space="preserve"> </w:t>
        </w:r>
        <w:proofErr w:type="spellStart"/>
        <w:r w:rsidRPr="00BB1440">
          <w:rPr>
            <w:color w:val="EE0000"/>
            <w:rPrChange w:id="2252" w:author="Administrator" w:date="2026-08-16T19:10:00Z" w16du:dateUtc="2026-08-16T12:10:00Z">
              <w:rPr/>
            </w:rPrChange>
          </w:rPr>
          <w:t>năng</w:t>
        </w:r>
        <w:proofErr w:type="spellEnd"/>
        <w:r w:rsidRPr="00BB1440">
          <w:rPr>
            <w:color w:val="EE0000"/>
            <w:rPrChange w:id="2253" w:author="Administrator" w:date="2026-08-16T19:10:00Z" w16du:dateUtc="2026-08-16T12:10:00Z">
              <w:rPr/>
            </w:rPrChange>
          </w:rPr>
          <w:t xml:space="preserve"> AI Matching </w:t>
        </w:r>
        <w:proofErr w:type="spellStart"/>
        <w:r w:rsidRPr="00BB1440">
          <w:rPr>
            <w:color w:val="EE0000"/>
            <w:rPrChange w:id="2254" w:author="Administrator" w:date="2026-08-16T19:10:00Z" w16du:dateUtc="2026-08-16T12:10:00Z">
              <w:rPr/>
            </w:rPrChange>
          </w:rPr>
          <w:t>và</w:t>
        </w:r>
        <w:proofErr w:type="spellEnd"/>
        <w:r w:rsidRPr="00BB1440">
          <w:rPr>
            <w:color w:val="EE0000"/>
            <w:rPrChange w:id="2255" w:author="Administrator" w:date="2026-08-16T19:10:00Z" w16du:dateUtc="2026-08-16T12:10:00Z">
              <w:rPr/>
            </w:rPrChange>
          </w:rPr>
          <w:t xml:space="preserve"> AI Team Formation;</w:t>
        </w:r>
      </w:ins>
    </w:p>
    <w:p w14:paraId="757F3E39" w14:textId="77777777" w:rsidR="00292EFB" w:rsidRPr="00BB1440" w:rsidRDefault="00292EFB">
      <w:pPr>
        <w:pStyle w:val="ListParagraph"/>
        <w:numPr>
          <w:ilvl w:val="0"/>
          <w:numId w:val="83"/>
        </w:numPr>
        <w:spacing w:before="120"/>
        <w:jc w:val="both"/>
        <w:rPr>
          <w:ins w:id="2256" w:author="Administrator" w:date="2026-08-16T19:10:00Z" w16du:dateUtc="2026-08-16T12:10:00Z"/>
          <w:color w:val="EE0000"/>
          <w:rPrChange w:id="2257" w:author="Administrator" w:date="2026-08-16T19:10:00Z" w16du:dateUtc="2026-08-16T12:10:00Z">
            <w:rPr>
              <w:ins w:id="2258" w:author="Administrator" w:date="2026-08-16T19:10:00Z" w16du:dateUtc="2026-08-16T12:10:00Z"/>
            </w:rPr>
          </w:rPrChange>
        </w:rPr>
        <w:pPrChange w:id="2259" w:author="Administrator" w:date="2026-08-16T19:10:00Z" w16du:dateUtc="2026-08-16T12:10:00Z">
          <w:pPr>
            <w:spacing w:before="120"/>
            <w:jc w:val="both"/>
          </w:pPr>
        </w:pPrChange>
      </w:pPr>
      <w:proofErr w:type="spellStart"/>
      <w:ins w:id="2260" w:author="Administrator" w:date="2026-08-16T19:10:00Z" w16du:dateUtc="2026-08-16T12:10:00Z">
        <w:r w:rsidRPr="00BB1440">
          <w:rPr>
            <w:color w:val="EE0000"/>
            <w:rPrChange w:id="2261" w:author="Administrator" w:date="2026-08-16T19:10:00Z" w16du:dateUtc="2026-08-16T12:10:00Z">
              <w:rPr/>
            </w:rPrChange>
          </w:rPr>
          <w:lastRenderedPageBreak/>
          <w:t>tổng</w:t>
        </w:r>
        <w:proofErr w:type="spellEnd"/>
        <w:r w:rsidRPr="00BB1440">
          <w:rPr>
            <w:color w:val="EE0000"/>
            <w:rPrChange w:id="2262" w:author="Administrator" w:date="2026-08-16T19:10:00Z" w16du:dateUtc="2026-08-16T12:10:00Z">
              <w:rPr/>
            </w:rPrChange>
          </w:rPr>
          <w:t xml:space="preserve"> </w:t>
        </w:r>
        <w:proofErr w:type="spellStart"/>
        <w:r w:rsidRPr="00BB1440">
          <w:rPr>
            <w:color w:val="EE0000"/>
            <w:rPrChange w:id="2263" w:author="Administrator" w:date="2026-08-16T19:10:00Z" w16du:dateUtc="2026-08-16T12:10:00Z">
              <w:rPr/>
            </w:rPrChange>
          </w:rPr>
          <w:t>hợp</w:t>
        </w:r>
        <w:proofErr w:type="spellEnd"/>
        <w:r w:rsidRPr="00BB1440">
          <w:rPr>
            <w:color w:val="EE0000"/>
            <w:rPrChange w:id="2264" w:author="Administrator" w:date="2026-08-16T19:10:00Z" w16du:dateUtc="2026-08-16T12:10:00Z">
              <w:rPr/>
            </w:rPrChange>
          </w:rPr>
          <w:t xml:space="preserve">, so </w:t>
        </w:r>
        <w:proofErr w:type="spellStart"/>
        <w:r w:rsidRPr="00BB1440">
          <w:rPr>
            <w:color w:val="EE0000"/>
            <w:rPrChange w:id="2265" w:author="Administrator" w:date="2026-08-16T19:10:00Z" w16du:dateUtc="2026-08-16T12:10:00Z">
              <w:rPr/>
            </w:rPrChange>
          </w:rPr>
          <w:t>sánh</w:t>
        </w:r>
        <w:proofErr w:type="spellEnd"/>
        <w:r w:rsidRPr="00BB1440">
          <w:rPr>
            <w:color w:val="EE0000"/>
            <w:rPrChange w:id="2266" w:author="Administrator" w:date="2026-08-16T19:10:00Z" w16du:dateUtc="2026-08-16T12:10:00Z">
              <w:rPr/>
            </w:rPrChange>
          </w:rPr>
          <w:t xml:space="preserve"> </w:t>
        </w:r>
        <w:proofErr w:type="spellStart"/>
        <w:r w:rsidRPr="00BB1440">
          <w:rPr>
            <w:color w:val="EE0000"/>
            <w:rPrChange w:id="2267" w:author="Administrator" w:date="2026-08-16T19:10:00Z" w16du:dateUtc="2026-08-16T12:10:00Z">
              <w:rPr/>
            </w:rPrChange>
          </w:rPr>
          <w:t>và</w:t>
        </w:r>
        <w:proofErr w:type="spellEnd"/>
        <w:r w:rsidRPr="00BB1440">
          <w:rPr>
            <w:color w:val="EE0000"/>
            <w:rPrChange w:id="2268" w:author="Administrator" w:date="2026-08-16T19:10:00Z" w16du:dateUtc="2026-08-16T12:10:00Z">
              <w:rPr/>
            </w:rPrChange>
          </w:rPr>
          <w:t xml:space="preserve"> </w:t>
        </w:r>
        <w:proofErr w:type="spellStart"/>
        <w:r w:rsidRPr="00BB1440">
          <w:rPr>
            <w:color w:val="EE0000"/>
            <w:rPrChange w:id="2269" w:author="Administrator" w:date="2026-08-16T19:10:00Z" w16du:dateUtc="2026-08-16T12:10:00Z">
              <w:rPr/>
            </w:rPrChange>
          </w:rPr>
          <w:t>giải</w:t>
        </w:r>
        <w:proofErr w:type="spellEnd"/>
        <w:r w:rsidRPr="00BB1440">
          <w:rPr>
            <w:color w:val="EE0000"/>
            <w:rPrChange w:id="2270" w:author="Administrator" w:date="2026-08-16T19:10:00Z" w16du:dateUtc="2026-08-16T12:10:00Z">
              <w:rPr/>
            </w:rPrChange>
          </w:rPr>
          <w:t xml:space="preserve"> </w:t>
        </w:r>
        <w:proofErr w:type="spellStart"/>
        <w:r w:rsidRPr="00BB1440">
          <w:rPr>
            <w:color w:val="EE0000"/>
            <w:rPrChange w:id="2271" w:author="Administrator" w:date="2026-08-16T19:10:00Z" w16du:dateUtc="2026-08-16T12:10:00Z">
              <w:rPr/>
            </w:rPrChange>
          </w:rPr>
          <w:t>thích</w:t>
        </w:r>
        <w:proofErr w:type="spellEnd"/>
        <w:r w:rsidRPr="00BB1440">
          <w:rPr>
            <w:color w:val="EE0000"/>
            <w:rPrChange w:id="2272" w:author="Administrator" w:date="2026-08-16T19:10:00Z" w16du:dateUtc="2026-08-16T12:10:00Z">
              <w:rPr/>
            </w:rPrChange>
          </w:rPr>
          <w:t xml:space="preserve"> </w:t>
        </w:r>
        <w:proofErr w:type="spellStart"/>
        <w:r w:rsidRPr="00BB1440">
          <w:rPr>
            <w:color w:val="EE0000"/>
            <w:rPrChange w:id="2273" w:author="Administrator" w:date="2026-08-16T19:10:00Z" w16du:dateUtc="2026-08-16T12:10:00Z">
              <w:rPr/>
            </w:rPrChange>
          </w:rPr>
          <w:t>các</w:t>
        </w:r>
        <w:proofErr w:type="spellEnd"/>
        <w:r w:rsidRPr="00BB1440">
          <w:rPr>
            <w:color w:val="EE0000"/>
            <w:rPrChange w:id="2274" w:author="Administrator" w:date="2026-08-16T19:10:00Z" w16du:dateUtc="2026-08-16T12:10:00Z">
              <w:rPr/>
            </w:rPrChange>
          </w:rPr>
          <w:t xml:space="preserve"> </w:t>
        </w:r>
        <w:proofErr w:type="spellStart"/>
        <w:r w:rsidRPr="00BB1440">
          <w:rPr>
            <w:color w:val="EE0000"/>
            <w:rPrChange w:id="2275" w:author="Administrator" w:date="2026-08-16T19:10:00Z" w16du:dateUtc="2026-08-16T12:10:00Z">
              <w:rPr/>
            </w:rPrChange>
          </w:rPr>
          <w:t>phương</w:t>
        </w:r>
        <w:proofErr w:type="spellEnd"/>
        <w:r w:rsidRPr="00BB1440">
          <w:rPr>
            <w:color w:val="EE0000"/>
            <w:rPrChange w:id="2276" w:author="Administrator" w:date="2026-08-16T19:10:00Z" w16du:dateUtc="2026-08-16T12:10:00Z">
              <w:rPr/>
            </w:rPrChange>
          </w:rPr>
          <w:t xml:space="preserve"> </w:t>
        </w:r>
        <w:proofErr w:type="spellStart"/>
        <w:r w:rsidRPr="00BB1440">
          <w:rPr>
            <w:color w:val="EE0000"/>
            <w:rPrChange w:id="2277" w:author="Administrator" w:date="2026-08-16T19:10:00Z" w16du:dateUtc="2026-08-16T12:10:00Z">
              <w:rPr/>
            </w:rPrChange>
          </w:rPr>
          <w:t>án</w:t>
        </w:r>
        <w:proofErr w:type="spellEnd"/>
        <w:r w:rsidRPr="00BB1440">
          <w:rPr>
            <w:color w:val="EE0000"/>
            <w:rPrChange w:id="2278" w:author="Administrator" w:date="2026-08-16T19:10:00Z" w16du:dateUtc="2026-08-16T12:10:00Z">
              <w:rPr/>
            </w:rPrChange>
          </w:rPr>
          <w:t>;</w:t>
        </w:r>
      </w:ins>
    </w:p>
    <w:p w14:paraId="2D82FDA7" w14:textId="77777777" w:rsidR="00292EFB" w:rsidRPr="00BB1440" w:rsidRDefault="00292EFB">
      <w:pPr>
        <w:pStyle w:val="ListParagraph"/>
        <w:numPr>
          <w:ilvl w:val="0"/>
          <w:numId w:val="83"/>
        </w:numPr>
        <w:spacing w:before="120"/>
        <w:jc w:val="both"/>
        <w:rPr>
          <w:ins w:id="2279" w:author="Administrator" w:date="2026-08-16T19:10:00Z" w16du:dateUtc="2026-08-16T12:10:00Z"/>
          <w:color w:val="EE0000"/>
          <w:rPrChange w:id="2280" w:author="Administrator" w:date="2026-08-16T19:10:00Z" w16du:dateUtc="2026-08-16T12:10:00Z">
            <w:rPr>
              <w:ins w:id="2281" w:author="Administrator" w:date="2026-08-16T19:10:00Z" w16du:dateUtc="2026-08-16T12:10:00Z"/>
            </w:rPr>
          </w:rPrChange>
        </w:rPr>
        <w:pPrChange w:id="2282" w:author="Administrator" w:date="2026-08-16T19:10:00Z" w16du:dateUtc="2026-08-16T12:10:00Z">
          <w:pPr>
            <w:spacing w:before="120"/>
            <w:jc w:val="both"/>
          </w:pPr>
        </w:pPrChange>
      </w:pPr>
      <w:proofErr w:type="spellStart"/>
      <w:ins w:id="2283" w:author="Administrator" w:date="2026-08-16T19:10:00Z" w16du:dateUtc="2026-08-16T12:10:00Z">
        <w:r w:rsidRPr="00BB1440">
          <w:rPr>
            <w:color w:val="EE0000"/>
            <w:rPrChange w:id="2284" w:author="Administrator" w:date="2026-08-16T19:10:00Z" w16du:dateUtc="2026-08-16T12:10:00Z">
              <w:rPr/>
            </w:rPrChange>
          </w:rPr>
          <w:t>hỗ</w:t>
        </w:r>
        <w:proofErr w:type="spellEnd"/>
        <w:r w:rsidRPr="00BB1440">
          <w:rPr>
            <w:color w:val="EE0000"/>
            <w:rPrChange w:id="2285" w:author="Administrator" w:date="2026-08-16T19:10:00Z" w16du:dateUtc="2026-08-16T12:10:00Z">
              <w:rPr/>
            </w:rPrChange>
          </w:rPr>
          <w:t xml:space="preserve"> </w:t>
        </w:r>
        <w:proofErr w:type="spellStart"/>
        <w:r w:rsidRPr="00BB1440">
          <w:rPr>
            <w:color w:val="EE0000"/>
            <w:rPrChange w:id="2286" w:author="Administrator" w:date="2026-08-16T19:10:00Z" w16du:dateUtc="2026-08-16T12:10:00Z">
              <w:rPr/>
            </w:rPrChange>
          </w:rPr>
          <w:t>trợ</w:t>
        </w:r>
        <w:proofErr w:type="spellEnd"/>
        <w:r w:rsidRPr="00BB1440">
          <w:rPr>
            <w:color w:val="EE0000"/>
            <w:rPrChange w:id="2287" w:author="Administrator" w:date="2026-08-16T19:10:00Z" w16du:dateUtc="2026-08-16T12:10:00Z">
              <w:rPr/>
            </w:rPrChange>
          </w:rPr>
          <w:t xml:space="preserve"> </w:t>
        </w:r>
        <w:proofErr w:type="spellStart"/>
        <w:r w:rsidRPr="00BB1440">
          <w:rPr>
            <w:color w:val="EE0000"/>
            <w:rPrChange w:id="2288" w:author="Administrator" w:date="2026-08-16T19:10:00Z" w16du:dateUtc="2026-08-16T12:10:00Z">
              <w:rPr/>
            </w:rPrChange>
          </w:rPr>
          <w:t>tạo</w:t>
        </w:r>
        <w:proofErr w:type="spellEnd"/>
        <w:r w:rsidRPr="00BB1440">
          <w:rPr>
            <w:color w:val="EE0000"/>
            <w:rPrChange w:id="2289" w:author="Administrator" w:date="2026-08-16T19:10:00Z" w16du:dateUtc="2026-08-16T12:10:00Z">
              <w:rPr/>
            </w:rPrChange>
          </w:rPr>
          <w:t xml:space="preserve"> </w:t>
        </w:r>
        <w:proofErr w:type="spellStart"/>
        <w:r w:rsidRPr="00BB1440">
          <w:rPr>
            <w:color w:val="EE0000"/>
            <w:rPrChange w:id="2290" w:author="Administrator" w:date="2026-08-16T19:10:00Z" w16du:dateUtc="2026-08-16T12:10:00Z">
              <w:rPr/>
            </w:rPrChange>
          </w:rPr>
          <w:t>hồ</w:t>
        </w:r>
        <w:proofErr w:type="spellEnd"/>
        <w:r w:rsidRPr="00BB1440">
          <w:rPr>
            <w:color w:val="EE0000"/>
            <w:rPrChange w:id="2291" w:author="Administrator" w:date="2026-08-16T19:10:00Z" w16du:dateUtc="2026-08-16T12:10:00Z">
              <w:rPr/>
            </w:rPrChange>
          </w:rPr>
          <w:t xml:space="preserve"> </w:t>
        </w:r>
        <w:proofErr w:type="spellStart"/>
        <w:r w:rsidRPr="00BB1440">
          <w:rPr>
            <w:color w:val="EE0000"/>
            <w:rPrChange w:id="2292" w:author="Administrator" w:date="2026-08-16T19:10:00Z" w16du:dateUtc="2026-08-16T12:10:00Z">
              <w:rPr/>
            </w:rPrChange>
          </w:rPr>
          <w:t>sơ</w:t>
        </w:r>
        <w:proofErr w:type="spellEnd"/>
        <w:r w:rsidRPr="00BB1440">
          <w:rPr>
            <w:color w:val="EE0000"/>
            <w:rPrChange w:id="2293" w:author="Administrator" w:date="2026-08-16T19:10:00Z" w16du:dateUtc="2026-08-16T12:10:00Z">
              <w:rPr/>
            </w:rPrChange>
          </w:rPr>
          <w:t xml:space="preserve"> </w:t>
        </w:r>
        <w:proofErr w:type="spellStart"/>
        <w:r w:rsidRPr="00BB1440">
          <w:rPr>
            <w:color w:val="EE0000"/>
            <w:rPrChange w:id="2294" w:author="Administrator" w:date="2026-08-16T19:10:00Z" w16du:dateUtc="2026-08-16T12:10:00Z">
              <w:rPr/>
            </w:rPrChange>
          </w:rPr>
          <w:t>bài</w:t>
        </w:r>
        <w:proofErr w:type="spellEnd"/>
        <w:r w:rsidRPr="00BB1440">
          <w:rPr>
            <w:color w:val="EE0000"/>
            <w:rPrChange w:id="2295" w:author="Administrator" w:date="2026-08-16T19:10:00Z" w16du:dateUtc="2026-08-16T12:10:00Z">
              <w:rPr/>
            </w:rPrChange>
          </w:rPr>
          <w:t xml:space="preserve"> </w:t>
        </w:r>
        <w:proofErr w:type="spellStart"/>
        <w:r w:rsidRPr="00BB1440">
          <w:rPr>
            <w:color w:val="EE0000"/>
            <w:rPrChange w:id="2296" w:author="Administrator" w:date="2026-08-16T19:10:00Z" w16du:dateUtc="2026-08-16T12:10:00Z">
              <w:rPr/>
            </w:rPrChange>
          </w:rPr>
          <w:t>toán</w:t>
        </w:r>
        <w:proofErr w:type="spellEnd"/>
        <w:r w:rsidRPr="00BB1440">
          <w:rPr>
            <w:color w:val="EE0000"/>
            <w:rPrChange w:id="2297" w:author="Administrator" w:date="2026-08-16T19:10:00Z" w16du:dateUtc="2026-08-16T12:10:00Z">
              <w:rPr/>
            </w:rPrChange>
          </w:rPr>
          <w:t xml:space="preserve">, </w:t>
        </w:r>
        <w:proofErr w:type="spellStart"/>
        <w:r w:rsidRPr="00BB1440">
          <w:rPr>
            <w:color w:val="EE0000"/>
            <w:rPrChange w:id="2298" w:author="Administrator" w:date="2026-08-16T19:10:00Z" w16du:dateUtc="2026-08-16T12:10:00Z">
              <w:rPr/>
            </w:rPrChange>
          </w:rPr>
          <w:t>nhóm</w:t>
        </w:r>
        <w:proofErr w:type="spellEnd"/>
        <w:r w:rsidRPr="00BB1440">
          <w:rPr>
            <w:color w:val="EE0000"/>
            <w:rPrChange w:id="2299" w:author="Administrator" w:date="2026-08-16T19:10:00Z" w16du:dateUtc="2026-08-16T12:10:00Z">
              <w:rPr/>
            </w:rPrChange>
          </w:rPr>
          <w:t xml:space="preserve"> </w:t>
        </w:r>
        <w:proofErr w:type="spellStart"/>
        <w:r w:rsidRPr="00BB1440">
          <w:rPr>
            <w:color w:val="EE0000"/>
            <w:rPrChange w:id="2300" w:author="Administrator" w:date="2026-08-16T19:10:00Z" w16du:dateUtc="2026-08-16T12:10:00Z">
              <w:rPr/>
            </w:rPrChange>
          </w:rPr>
          <w:t>thực</w:t>
        </w:r>
        <w:proofErr w:type="spellEnd"/>
        <w:r w:rsidRPr="00BB1440">
          <w:rPr>
            <w:color w:val="EE0000"/>
            <w:rPrChange w:id="2301" w:author="Administrator" w:date="2026-08-16T19:10:00Z" w16du:dateUtc="2026-08-16T12:10:00Z">
              <w:rPr/>
            </w:rPrChange>
          </w:rPr>
          <w:t xml:space="preserve"> </w:t>
        </w:r>
        <w:proofErr w:type="spellStart"/>
        <w:r w:rsidRPr="00BB1440">
          <w:rPr>
            <w:color w:val="EE0000"/>
            <w:rPrChange w:id="2302" w:author="Administrator" w:date="2026-08-16T19:10:00Z" w16du:dateUtc="2026-08-16T12:10:00Z">
              <w:rPr/>
            </w:rPrChange>
          </w:rPr>
          <w:t>hiện</w:t>
        </w:r>
        <w:proofErr w:type="spellEnd"/>
        <w:r w:rsidRPr="00BB1440">
          <w:rPr>
            <w:color w:val="EE0000"/>
            <w:rPrChange w:id="2303" w:author="Administrator" w:date="2026-08-16T19:10:00Z" w16du:dateUtc="2026-08-16T12:10:00Z">
              <w:rPr/>
            </w:rPrChange>
          </w:rPr>
          <w:t xml:space="preserve">, </w:t>
        </w:r>
        <w:proofErr w:type="spellStart"/>
        <w:r w:rsidRPr="00BB1440">
          <w:rPr>
            <w:color w:val="EE0000"/>
            <w:rPrChange w:id="2304" w:author="Administrator" w:date="2026-08-16T19:10:00Z" w16du:dateUtc="2026-08-16T12:10:00Z">
              <w:rPr/>
            </w:rPrChange>
          </w:rPr>
          <w:t>nhiệm</w:t>
        </w:r>
        <w:proofErr w:type="spellEnd"/>
        <w:r w:rsidRPr="00BB1440">
          <w:rPr>
            <w:color w:val="EE0000"/>
            <w:rPrChange w:id="2305" w:author="Administrator" w:date="2026-08-16T19:10:00Z" w16du:dateUtc="2026-08-16T12:10:00Z">
              <w:rPr/>
            </w:rPrChange>
          </w:rPr>
          <w:t xml:space="preserve"> </w:t>
        </w:r>
        <w:proofErr w:type="spellStart"/>
        <w:r w:rsidRPr="00BB1440">
          <w:rPr>
            <w:color w:val="EE0000"/>
            <w:rPrChange w:id="2306" w:author="Administrator" w:date="2026-08-16T19:10:00Z" w16du:dateUtc="2026-08-16T12:10:00Z">
              <w:rPr/>
            </w:rPrChange>
          </w:rPr>
          <w:t>vụ</w:t>
        </w:r>
        <w:proofErr w:type="spellEnd"/>
        <w:r w:rsidRPr="00BB1440">
          <w:rPr>
            <w:color w:val="EE0000"/>
            <w:rPrChange w:id="2307" w:author="Administrator" w:date="2026-08-16T19:10:00Z" w16du:dateUtc="2026-08-16T12:10:00Z">
              <w:rPr/>
            </w:rPrChange>
          </w:rPr>
          <w:t xml:space="preserve"> </w:t>
        </w:r>
        <w:proofErr w:type="spellStart"/>
        <w:r w:rsidRPr="00BB1440">
          <w:rPr>
            <w:color w:val="EE0000"/>
            <w:rPrChange w:id="2308" w:author="Administrator" w:date="2026-08-16T19:10:00Z" w16du:dateUtc="2026-08-16T12:10:00Z">
              <w:rPr/>
            </w:rPrChange>
          </w:rPr>
          <w:t>hoặc</w:t>
        </w:r>
        <w:proofErr w:type="spellEnd"/>
        <w:r w:rsidRPr="00BB1440">
          <w:rPr>
            <w:color w:val="EE0000"/>
            <w:rPrChange w:id="2309" w:author="Administrator" w:date="2026-08-16T19:10:00Z" w16du:dateUtc="2026-08-16T12:10:00Z">
              <w:rPr/>
            </w:rPrChange>
          </w:rPr>
          <w:t xml:space="preserve"> </w:t>
        </w:r>
        <w:proofErr w:type="spellStart"/>
        <w:r w:rsidRPr="00BB1440">
          <w:rPr>
            <w:color w:val="EE0000"/>
            <w:rPrChange w:id="2310" w:author="Administrator" w:date="2026-08-16T19:10:00Z" w16du:dateUtc="2026-08-16T12:10:00Z">
              <w:rPr/>
            </w:rPrChange>
          </w:rPr>
          <w:t>dự</w:t>
        </w:r>
        <w:proofErr w:type="spellEnd"/>
        <w:r w:rsidRPr="00BB1440">
          <w:rPr>
            <w:color w:val="EE0000"/>
            <w:rPrChange w:id="2311" w:author="Administrator" w:date="2026-08-16T19:10:00Z" w16du:dateUtc="2026-08-16T12:10:00Z">
              <w:rPr/>
            </w:rPrChange>
          </w:rPr>
          <w:t xml:space="preserve"> </w:t>
        </w:r>
        <w:proofErr w:type="spellStart"/>
        <w:r w:rsidRPr="00BB1440">
          <w:rPr>
            <w:color w:val="EE0000"/>
            <w:rPrChange w:id="2312" w:author="Administrator" w:date="2026-08-16T19:10:00Z" w16du:dateUtc="2026-08-16T12:10:00Z">
              <w:rPr/>
            </w:rPrChange>
          </w:rPr>
          <w:t>án</w:t>
        </w:r>
        <w:proofErr w:type="spellEnd"/>
        <w:r w:rsidRPr="00BB1440">
          <w:rPr>
            <w:color w:val="EE0000"/>
            <w:rPrChange w:id="2313" w:author="Administrator" w:date="2026-08-16T19:10:00Z" w16du:dateUtc="2026-08-16T12:10:00Z">
              <w:rPr/>
            </w:rPrChange>
          </w:rPr>
          <w:t>;</w:t>
        </w:r>
      </w:ins>
    </w:p>
    <w:p w14:paraId="1549CDB5" w14:textId="77777777" w:rsidR="00292EFB" w:rsidRPr="00BB1440" w:rsidRDefault="00292EFB">
      <w:pPr>
        <w:pStyle w:val="ListParagraph"/>
        <w:numPr>
          <w:ilvl w:val="0"/>
          <w:numId w:val="83"/>
        </w:numPr>
        <w:spacing w:before="120"/>
        <w:jc w:val="both"/>
        <w:rPr>
          <w:ins w:id="2314" w:author="Administrator" w:date="2026-08-16T19:10:00Z" w16du:dateUtc="2026-08-16T12:10:00Z"/>
          <w:color w:val="EE0000"/>
          <w:rPrChange w:id="2315" w:author="Administrator" w:date="2026-08-16T19:10:00Z" w16du:dateUtc="2026-08-16T12:10:00Z">
            <w:rPr>
              <w:ins w:id="2316" w:author="Administrator" w:date="2026-08-16T19:10:00Z" w16du:dateUtc="2026-08-16T12:10:00Z"/>
            </w:rPr>
          </w:rPrChange>
        </w:rPr>
        <w:pPrChange w:id="2317" w:author="Administrator" w:date="2026-08-16T19:10:00Z" w16du:dateUtc="2026-08-16T12:10:00Z">
          <w:pPr>
            <w:spacing w:before="120"/>
            <w:jc w:val="both"/>
          </w:pPr>
        </w:pPrChange>
      </w:pPr>
      <w:proofErr w:type="spellStart"/>
      <w:ins w:id="2318" w:author="Administrator" w:date="2026-08-16T19:10:00Z" w16du:dateUtc="2026-08-16T12:10:00Z">
        <w:r w:rsidRPr="00BB1440">
          <w:rPr>
            <w:color w:val="EE0000"/>
            <w:rPrChange w:id="2319" w:author="Administrator" w:date="2026-08-16T19:10:00Z" w16du:dateUtc="2026-08-16T12:10:00Z">
              <w:rPr/>
            </w:rPrChange>
          </w:rPr>
          <w:t>điều</w:t>
        </w:r>
        <w:proofErr w:type="spellEnd"/>
        <w:r w:rsidRPr="00BB1440">
          <w:rPr>
            <w:color w:val="EE0000"/>
            <w:rPrChange w:id="2320" w:author="Administrator" w:date="2026-08-16T19:10:00Z" w16du:dateUtc="2026-08-16T12:10:00Z">
              <w:rPr/>
            </w:rPrChange>
          </w:rPr>
          <w:t xml:space="preserve"> </w:t>
        </w:r>
        <w:proofErr w:type="spellStart"/>
        <w:r w:rsidRPr="00BB1440">
          <w:rPr>
            <w:color w:val="EE0000"/>
            <w:rPrChange w:id="2321" w:author="Administrator" w:date="2026-08-16T19:10:00Z" w16du:dateUtc="2026-08-16T12:10:00Z">
              <w:rPr/>
            </w:rPrChange>
          </w:rPr>
          <w:t>hướng</w:t>
        </w:r>
        <w:proofErr w:type="spellEnd"/>
        <w:r w:rsidRPr="00BB1440">
          <w:rPr>
            <w:color w:val="EE0000"/>
            <w:rPrChange w:id="2322" w:author="Administrator" w:date="2026-08-16T19:10:00Z" w16du:dateUtc="2026-08-16T12:10:00Z">
              <w:rPr/>
            </w:rPrChange>
          </w:rPr>
          <w:t xml:space="preserve"> </w:t>
        </w:r>
        <w:proofErr w:type="spellStart"/>
        <w:r w:rsidRPr="00BB1440">
          <w:rPr>
            <w:color w:val="EE0000"/>
            <w:rPrChange w:id="2323" w:author="Administrator" w:date="2026-08-16T19:10:00Z" w16du:dateUtc="2026-08-16T12:10:00Z">
              <w:rPr/>
            </w:rPrChange>
          </w:rPr>
          <w:t>người</w:t>
        </w:r>
        <w:proofErr w:type="spellEnd"/>
        <w:r w:rsidRPr="00BB1440">
          <w:rPr>
            <w:color w:val="EE0000"/>
            <w:rPrChange w:id="2324" w:author="Administrator" w:date="2026-08-16T19:10:00Z" w16du:dateUtc="2026-08-16T12:10:00Z">
              <w:rPr/>
            </w:rPrChange>
          </w:rPr>
          <w:t xml:space="preserve"> </w:t>
        </w:r>
        <w:proofErr w:type="spellStart"/>
        <w:r w:rsidRPr="00BB1440">
          <w:rPr>
            <w:color w:val="EE0000"/>
            <w:rPrChange w:id="2325" w:author="Administrator" w:date="2026-08-16T19:10:00Z" w16du:dateUtc="2026-08-16T12:10:00Z">
              <w:rPr/>
            </w:rPrChange>
          </w:rPr>
          <w:t>dùng</w:t>
        </w:r>
        <w:proofErr w:type="spellEnd"/>
        <w:r w:rsidRPr="00BB1440">
          <w:rPr>
            <w:color w:val="EE0000"/>
            <w:rPrChange w:id="2326" w:author="Administrator" w:date="2026-08-16T19:10:00Z" w16du:dateUtc="2026-08-16T12:10:00Z">
              <w:rPr/>
            </w:rPrChange>
          </w:rPr>
          <w:t xml:space="preserve"> </w:t>
        </w:r>
        <w:proofErr w:type="spellStart"/>
        <w:r w:rsidRPr="00BB1440">
          <w:rPr>
            <w:color w:val="EE0000"/>
            <w:rPrChange w:id="2327" w:author="Administrator" w:date="2026-08-16T19:10:00Z" w16du:dateUtc="2026-08-16T12:10:00Z">
              <w:rPr/>
            </w:rPrChange>
          </w:rPr>
          <w:t>đến</w:t>
        </w:r>
        <w:proofErr w:type="spellEnd"/>
        <w:r w:rsidRPr="00BB1440">
          <w:rPr>
            <w:color w:val="EE0000"/>
            <w:rPrChange w:id="2328" w:author="Administrator" w:date="2026-08-16T19:10:00Z" w16du:dateUtc="2026-08-16T12:10:00Z">
              <w:rPr/>
            </w:rPrChange>
          </w:rPr>
          <w:t xml:space="preserve"> </w:t>
        </w:r>
        <w:proofErr w:type="spellStart"/>
        <w:r w:rsidRPr="00BB1440">
          <w:rPr>
            <w:color w:val="EE0000"/>
            <w:rPrChange w:id="2329" w:author="Administrator" w:date="2026-08-16T19:10:00Z" w16du:dateUtc="2026-08-16T12:10:00Z">
              <w:rPr/>
            </w:rPrChange>
          </w:rPr>
          <w:t>các</w:t>
        </w:r>
        <w:proofErr w:type="spellEnd"/>
        <w:r w:rsidRPr="00BB1440">
          <w:rPr>
            <w:color w:val="EE0000"/>
            <w:rPrChange w:id="2330" w:author="Administrator" w:date="2026-08-16T19:10:00Z" w16du:dateUtc="2026-08-16T12:10:00Z">
              <w:rPr/>
            </w:rPrChange>
          </w:rPr>
          <w:t xml:space="preserve"> </w:t>
        </w:r>
        <w:proofErr w:type="spellStart"/>
        <w:r w:rsidRPr="00BB1440">
          <w:rPr>
            <w:color w:val="EE0000"/>
            <w:rPrChange w:id="2331" w:author="Administrator" w:date="2026-08-16T19:10:00Z" w16du:dateUtc="2026-08-16T12:10:00Z">
              <w:rPr/>
            </w:rPrChange>
          </w:rPr>
          <w:t>quy</w:t>
        </w:r>
        <w:proofErr w:type="spellEnd"/>
        <w:r w:rsidRPr="00BB1440">
          <w:rPr>
            <w:color w:val="EE0000"/>
            <w:rPrChange w:id="2332" w:author="Administrator" w:date="2026-08-16T19:10:00Z" w16du:dateUtc="2026-08-16T12:10:00Z">
              <w:rPr/>
            </w:rPrChange>
          </w:rPr>
          <w:t xml:space="preserve"> </w:t>
        </w:r>
        <w:proofErr w:type="spellStart"/>
        <w:r w:rsidRPr="00BB1440">
          <w:rPr>
            <w:color w:val="EE0000"/>
            <w:rPrChange w:id="2333" w:author="Administrator" w:date="2026-08-16T19:10:00Z" w16du:dateUtc="2026-08-16T12:10:00Z">
              <w:rPr/>
            </w:rPrChange>
          </w:rPr>
          <w:t>trình</w:t>
        </w:r>
        <w:proofErr w:type="spellEnd"/>
        <w:r w:rsidRPr="00BB1440">
          <w:rPr>
            <w:color w:val="EE0000"/>
            <w:rPrChange w:id="2334" w:author="Administrator" w:date="2026-08-16T19:10:00Z" w16du:dateUtc="2026-08-16T12:10:00Z">
              <w:rPr/>
            </w:rPrChange>
          </w:rPr>
          <w:t xml:space="preserve"> </w:t>
        </w:r>
        <w:proofErr w:type="spellStart"/>
        <w:r w:rsidRPr="00BB1440">
          <w:rPr>
            <w:color w:val="EE0000"/>
            <w:rPrChange w:id="2335" w:author="Administrator" w:date="2026-08-16T19:10:00Z" w16du:dateUtc="2026-08-16T12:10:00Z">
              <w:rPr/>
            </w:rPrChange>
          </w:rPr>
          <w:t>nghiệp</w:t>
        </w:r>
        <w:proofErr w:type="spellEnd"/>
        <w:r w:rsidRPr="00BB1440">
          <w:rPr>
            <w:color w:val="EE0000"/>
            <w:rPrChange w:id="2336" w:author="Administrator" w:date="2026-08-16T19:10:00Z" w16du:dateUtc="2026-08-16T12:10:00Z">
              <w:rPr/>
            </w:rPrChange>
          </w:rPr>
          <w:t xml:space="preserve"> </w:t>
        </w:r>
        <w:proofErr w:type="spellStart"/>
        <w:r w:rsidRPr="00BB1440">
          <w:rPr>
            <w:color w:val="EE0000"/>
            <w:rPrChange w:id="2337" w:author="Administrator" w:date="2026-08-16T19:10:00Z" w16du:dateUtc="2026-08-16T12:10:00Z">
              <w:rPr/>
            </w:rPrChange>
          </w:rPr>
          <w:t>vụ</w:t>
        </w:r>
        <w:proofErr w:type="spellEnd"/>
        <w:r w:rsidRPr="00BB1440">
          <w:rPr>
            <w:color w:val="EE0000"/>
            <w:rPrChange w:id="2338" w:author="Administrator" w:date="2026-08-16T19:10:00Z" w16du:dateUtc="2026-08-16T12:10:00Z">
              <w:rPr/>
            </w:rPrChange>
          </w:rPr>
          <w:t xml:space="preserve"> </w:t>
        </w:r>
        <w:proofErr w:type="spellStart"/>
        <w:r w:rsidRPr="00BB1440">
          <w:rPr>
            <w:color w:val="EE0000"/>
            <w:rPrChange w:id="2339" w:author="Administrator" w:date="2026-08-16T19:10:00Z" w16du:dateUtc="2026-08-16T12:10:00Z">
              <w:rPr/>
            </w:rPrChange>
          </w:rPr>
          <w:t>tương</w:t>
        </w:r>
        <w:proofErr w:type="spellEnd"/>
        <w:r w:rsidRPr="00BB1440">
          <w:rPr>
            <w:color w:val="EE0000"/>
            <w:rPrChange w:id="2340" w:author="Administrator" w:date="2026-08-16T19:10:00Z" w16du:dateUtc="2026-08-16T12:10:00Z">
              <w:rPr/>
            </w:rPrChange>
          </w:rPr>
          <w:t xml:space="preserve"> </w:t>
        </w:r>
        <w:proofErr w:type="spellStart"/>
        <w:r w:rsidRPr="00BB1440">
          <w:rPr>
            <w:color w:val="EE0000"/>
            <w:rPrChange w:id="2341" w:author="Administrator" w:date="2026-08-16T19:10:00Z" w16du:dateUtc="2026-08-16T12:10:00Z">
              <w:rPr/>
            </w:rPrChange>
          </w:rPr>
          <w:t>ứng</w:t>
        </w:r>
        <w:proofErr w:type="spellEnd"/>
        <w:r w:rsidRPr="00BB1440">
          <w:rPr>
            <w:color w:val="EE0000"/>
            <w:rPrChange w:id="2342" w:author="Administrator" w:date="2026-08-16T19:10:00Z" w16du:dateUtc="2026-08-16T12:10:00Z">
              <w:rPr/>
            </w:rPrChange>
          </w:rPr>
          <w:t>.</w:t>
        </w:r>
      </w:ins>
    </w:p>
    <w:p w14:paraId="38C4B776" w14:textId="07EDE7D3" w:rsidR="00292EFB" w:rsidRPr="00BB1440" w:rsidRDefault="00292EFB" w:rsidP="00292EFB">
      <w:pPr>
        <w:spacing w:before="120"/>
        <w:jc w:val="both"/>
        <w:rPr>
          <w:color w:val="EE0000"/>
          <w:rPrChange w:id="2343" w:author="Administrator" w:date="2026-08-16T19:10:00Z" w16du:dateUtc="2026-08-16T12:10:00Z">
            <w:rPr>
              <w:color w:val="000000" w:themeColor="text1"/>
            </w:rPr>
          </w:rPrChange>
        </w:rPr>
      </w:pPr>
      <w:ins w:id="2344" w:author="Administrator" w:date="2026-08-16T19:10:00Z" w16du:dateUtc="2026-08-16T12:10:00Z">
        <w:r w:rsidRPr="00BB1440">
          <w:rPr>
            <w:color w:val="EE0000"/>
            <w:rPrChange w:id="2345" w:author="Administrator" w:date="2026-08-16T19:10:00Z" w16du:dateUtc="2026-08-16T12:10:00Z">
              <w:rPr>
                <w:color w:val="000000" w:themeColor="text1"/>
              </w:rPr>
            </w:rPrChange>
          </w:rPr>
          <w:t xml:space="preserve">AI Copilot </w:t>
        </w:r>
        <w:proofErr w:type="spellStart"/>
        <w:r w:rsidRPr="00BB1440">
          <w:rPr>
            <w:color w:val="EE0000"/>
            <w:rPrChange w:id="2346" w:author="Administrator" w:date="2026-08-16T19:10:00Z" w16du:dateUtc="2026-08-16T12:10:00Z">
              <w:rPr>
                <w:color w:val="000000" w:themeColor="text1"/>
              </w:rPr>
            </w:rPrChange>
          </w:rPr>
          <w:t>không</w:t>
        </w:r>
        <w:proofErr w:type="spellEnd"/>
        <w:r w:rsidRPr="00BB1440">
          <w:rPr>
            <w:color w:val="EE0000"/>
            <w:rPrChange w:id="2347" w:author="Administrator" w:date="2026-08-16T19:10:00Z" w16du:dateUtc="2026-08-16T12:10:00Z">
              <w:rPr>
                <w:color w:val="000000" w:themeColor="text1"/>
              </w:rPr>
            </w:rPrChange>
          </w:rPr>
          <w:t xml:space="preserve"> </w:t>
        </w:r>
        <w:proofErr w:type="spellStart"/>
        <w:r w:rsidRPr="00BB1440">
          <w:rPr>
            <w:color w:val="EE0000"/>
            <w:rPrChange w:id="2348" w:author="Administrator" w:date="2026-08-16T19:10:00Z" w16du:dateUtc="2026-08-16T12:10:00Z">
              <w:rPr>
                <w:color w:val="000000" w:themeColor="text1"/>
              </w:rPr>
            </w:rPrChange>
          </w:rPr>
          <w:t>thay</w:t>
        </w:r>
        <w:proofErr w:type="spellEnd"/>
        <w:r w:rsidRPr="00BB1440">
          <w:rPr>
            <w:color w:val="EE0000"/>
            <w:rPrChange w:id="2349" w:author="Administrator" w:date="2026-08-16T19:10:00Z" w16du:dateUtc="2026-08-16T12:10:00Z">
              <w:rPr>
                <w:color w:val="000000" w:themeColor="text1"/>
              </w:rPr>
            </w:rPrChange>
          </w:rPr>
          <w:t xml:space="preserve"> </w:t>
        </w:r>
        <w:proofErr w:type="spellStart"/>
        <w:r w:rsidRPr="00BB1440">
          <w:rPr>
            <w:color w:val="EE0000"/>
            <w:rPrChange w:id="2350" w:author="Administrator" w:date="2026-08-16T19:10:00Z" w16du:dateUtc="2026-08-16T12:10:00Z">
              <w:rPr>
                <w:color w:val="000000" w:themeColor="text1"/>
              </w:rPr>
            </w:rPrChange>
          </w:rPr>
          <w:t>thế</w:t>
        </w:r>
        <w:proofErr w:type="spellEnd"/>
        <w:r w:rsidRPr="00BB1440">
          <w:rPr>
            <w:color w:val="EE0000"/>
            <w:rPrChange w:id="2351" w:author="Administrator" w:date="2026-08-16T19:10:00Z" w16du:dateUtc="2026-08-16T12:10:00Z">
              <w:rPr>
                <w:color w:val="000000" w:themeColor="text1"/>
              </w:rPr>
            </w:rPrChange>
          </w:rPr>
          <w:t xml:space="preserve"> </w:t>
        </w:r>
        <w:proofErr w:type="spellStart"/>
        <w:r w:rsidRPr="00BB1440">
          <w:rPr>
            <w:color w:val="EE0000"/>
            <w:rPrChange w:id="2352" w:author="Administrator" w:date="2026-08-16T19:10:00Z" w16du:dateUtc="2026-08-16T12:10:00Z">
              <w:rPr>
                <w:color w:val="000000" w:themeColor="text1"/>
              </w:rPr>
            </w:rPrChange>
          </w:rPr>
          <w:t>các</w:t>
        </w:r>
        <w:proofErr w:type="spellEnd"/>
        <w:r w:rsidRPr="00BB1440">
          <w:rPr>
            <w:color w:val="EE0000"/>
            <w:rPrChange w:id="2353" w:author="Administrator" w:date="2026-08-16T19:10:00Z" w16du:dateUtc="2026-08-16T12:10:00Z">
              <w:rPr>
                <w:color w:val="000000" w:themeColor="text1"/>
              </w:rPr>
            </w:rPrChange>
          </w:rPr>
          <w:t xml:space="preserve"> </w:t>
        </w:r>
        <w:proofErr w:type="spellStart"/>
        <w:r w:rsidRPr="00BB1440">
          <w:rPr>
            <w:color w:val="EE0000"/>
            <w:rPrChange w:id="2354" w:author="Administrator" w:date="2026-08-16T19:10:00Z" w16du:dateUtc="2026-08-16T12:10:00Z">
              <w:rPr>
                <w:color w:val="000000" w:themeColor="text1"/>
              </w:rPr>
            </w:rPrChange>
          </w:rPr>
          <w:t>cấu</w:t>
        </w:r>
        <w:proofErr w:type="spellEnd"/>
        <w:r w:rsidRPr="00BB1440">
          <w:rPr>
            <w:color w:val="EE0000"/>
            <w:rPrChange w:id="2355" w:author="Administrator" w:date="2026-08-16T19:10:00Z" w16du:dateUtc="2026-08-16T12:10:00Z">
              <w:rPr>
                <w:color w:val="000000" w:themeColor="text1"/>
              </w:rPr>
            </w:rPrChange>
          </w:rPr>
          <w:t xml:space="preserve"> </w:t>
        </w:r>
        <w:proofErr w:type="spellStart"/>
        <w:r w:rsidRPr="00BB1440">
          <w:rPr>
            <w:color w:val="EE0000"/>
            <w:rPrChange w:id="2356" w:author="Administrator" w:date="2026-08-16T19:10:00Z" w16du:dateUtc="2026-08-16T12:10:00Z">
              <w:rPr>
                <w:color w:val="000000" w:themeColor="text1"/>
              </w:rPr>
            </w:rPrChange>
          </w:rPr>
          <w:t>phần</w:t>
        </w:r>
        <w:proofErr w:type="spellEnd"/>
        <w:r w:rsidRPr="00BB1440">
          <w:rPr>
            <w:color w:val="EE0000"/>
            <w:rPrChange w:id="2357" w:author="Administrator" w:date="2026-08-16T19:10:00Z" w16du:dateUtc="2026-08-16T12:10:00Z">
              <w:rPr>
                <w:color w:val="000000" w:themeColor="text1"/>
              </w:rPr>
            </w:rPrChange>
          </w:rPr>
          <w:t xml:space="preserve"> </w:t>
        </w:r>
        <w:proofErr w:type="spellStart"/>
        <w:r w:rsidRPr="00BB1440">
          <w:rPr>
            <w:color w:val="EE0000"/>
            <w:rPrChange w:id="2358" w:author="Administrator" w:date="2026-08-16T19:10:00Z" w16du:dateUtc="2026-08-16T12:10:00Z">
              <w:rPr>
                <w:color w:val="000000" w:themeColor="text1"/>
              </w:rPr>
            </w:rPrChange>
          </w:rPr>
          <w:t>nghiệp</w:t>
        </w:r>
        <w:proofErr w:type="spellEnd"/>
        <w:r w:rsidRPr="00BB1440">
          <w:rPr>
            <w:color w:val="EE0000"/>
            <w:rPrChange w:id="2359" w:author="Administrator" w:date="2026-08-16T19:10:00Z" w16du:dateUtc="2026-08-16T12:10:00Z">
              <w:rPr>
                <w:color w:val="000000" w:themeColor="text1"/>
              </w:rPr>
            </w:rPrChange>
          </w:rPr>
          <w:t xml:space="preserve"> </w:t>
        </w:r>
        <w:proofErr w:type="spellStart"/>
        <w:r w:rsidRPr="00BB1440">
          <w:rPr>
            <w:color w:val="EE0000"/>
            <w:rPrChange w:id="2360" w:author="Administrator" w:date="2026-08-16T19:10:00Z" w16du:dateUtc="2026-08-16T12:10:00Z">
              <w:rPr>
                <w:color w:val="000000" w:themeColor="text1"/>
              </w:rPr>
            </w:rPrChange>
          </w:rPr>
          <w:t>vụ</w:t>
        </w:r>
        <w:proofErr w:type="spellEnd"/>
        <w:r w:rsidRPr="00BB1440">
          <w:rPr>
            <w:color w:val="EE0000"/>
            <w:rPrChange w:id="2361" w:author="Administrator" w:date="2026-08-16T19:10:00Z" w16du:dateUtc="2026-08-16T12:10:00Z">
              <w:rPr>
                <w:color w:val="000000" w:themeColor="text1"/>
              </w:rPr>
            </w:rPrChange>
          </w:rPr>
          <w:t xml:space="preserve"> </w:t>
        </w:r>
        <w:proofErr w:type="spellStart"/>
        <w:r w:rsidRPr="00BB1440">
          <w:rPr>
            <w:color w:val="EE0000"/>
            <w:rPrChange w:id="2362" w:author="Administrator" w:date="2026-08-16T19:10:00Z" w16du:dateUtc="2026-08-16T12:10:00Z">
              <w:rPr>
                <w:color w:val="000000" w:themeColor="text1"/>
              </w:rPr>
            </w:rPrChange>
          </w:rPr>
          <w:t>của</w:t>
        </w:r>
        <w:proofErr w:type="spellEnd"/>
        <w:r w:rsidRPr="00BB1440">
          <w:rPr>
            <w:color w:val="EE0000"/>
            <w:rPrChange w:id="2363" w:author="Administrator" w:date="2026-08-16T19:10:00Z" w16du:dateUtc="2026-08-16T12:10:00Z">
              <w:rPr>
                <w:color w:val="000000" w:themeColor="text1"/>
              </w:rPr>
            </w:rPrChange>
          </w:rPr>
          <w:t xml:space="preserve"> </w:t>
        </w:r>
        <w:proofErr w:type="spellStart"/>
        <w:r w:rsidRPr="00BB1440">
          <w:rPr>
            <w:color w:val="EE0000"/>
            <w:rPrChange w:id="2364" w:author="Administrator" w:date="2026-08-16T19:10:00Z" w16du:dateUtc="2026-08-16T12:10:00Z">
              <w:rPr>
                <w:color w:val="000000" w:themeColor="text1"/>
              </w:rPr>
            </w:rPrChange>
          </w:rPr>
          <w:t>nền</w:t>
        </w:r>
        <w:proofErr w:type="spellEnd"/>
        <w:r w:rsidRPr="00BB1440">
          <w:rPr>
            <w:color w:val="EE0000"/>
            <w:rPrChange w:id="2365" w:author="Administrator" w:date="2026-08-16T19:10:00Z" w16du:dateUtc="2026-08-16T12:10:00Z">
              <w:rPr>
                <w:color w:val="000000" w:themeColor="text1"/>
              </w:rPr>
            </w:rPrChange>
          </w:rPr>
          <w:t xml:space="preserve"> </w:t>
        </w:r>
        <w:proofErr w:type="spellStart"/>
        <w:r w:rsidRPr="00BB1440">
          <w:rPr>
            <w:color w:val="EE0000"/>
            <w:rPrChange w:id="2366" w:author="Administrator" w:date="2026-08-16T19:10:00Z" w16du:dateUtc="2026-08-16T12:10:00Z">
              <w:rPr>
                <w:color w:val="000000" w:themeColor="text1"/>
              </w:rPr>
            </w:rPrChange>
          </w:rPr>
          <w:t>tảng</w:t>
        </w:r>
        <w:proofErr w:type="spellEnd"/>
        <w:r w:rsidRPr="00BB1440">
          <w:rPr>
            <w:color w:val="EE0000"/>
            <w:rPrChange w:id="2367" w:author="Administrator" w:date="2026-08-16T19:10:00Z" w16du:dateUtc="2026-08-16T12:10:00Z">
              <w:rPr>
                <w:color w:val="000000" w:themeColor="text1"/>
              </w:rPr>
            </w:rPrChange>
          </w:rPr>
          <w:t xml:space="preserve"> </w:t>
        </w:r>
        <w:proofErr w:type="spellStart"/>
        <w:r w:rsidRPr="00BB1440">
          <w:rPr>
            <w:color w:val="EE0000"/>
            <w:rPrChange w:id="2368" w:author="Administrator" w:date="2026-08-16T19:10:00Z" w16du:dateUtc="2026-08-16T12:10:00Z">
              <w:rPr>
                <w:color w:val="000000" w:themeColor="text1"/>
              </w:rPr>
            </w:rPrChange>
          </w:rPr>
          <w:t>mà</w:t>
        </w:r>
        <w:proofErr w:type="spellEnd"/>
        <w:r w:rsidRPr="00BB1440">
          <w:rPr>
            <w:color w:val="EE0000"/>
            <w:rPrChange w:id="2369" w:author="Administrator" w:date="2026-08-16T19:10:00Z" w16du:dateUtc="2026-08-16T12:10:00Z">
              <w:rPr>
                <w:color w:val="000000" w:themeColor="text1"/>
              </w:rPr>
            </w:rPrChange>
          </w:rPr>
          <w:t xml:space="preserve"> </w:t>
        </w:r>
        <w:proofErr w:type="spellStart"/>
        <w:r w:rsidRPr="00BB1440">
          <w:rPr>
            <w:color w:val="EE0000"/>
            <w:rPrChange w:id="2370" w:author="Administrator" w:date="2026-08-16T19:10:00Z" w16du:dateUtc="2026-08-16T12:10:00Z">
              <w:rPr>
                <w:color w:val="000000" w:themeColor="text1"/>
              </w:rPr>
            </w:rPrChange>
          </w:rPr>
          <w:t>đóng</w:t>
        </w:r>
        <w:proofErr w:type="spellEnd"/>
        <w:r w:rsidRPr="00BB1440">
          <w:rPr>
            <w:color w:val="EE0000"/>
            <w:rPrChange w:id="2371" w:author="Administrator" w:date="2026-08-16T19:10:00Z" w16du:dateUtc="2026-08-16T12:10:00Z">
              <w:rPr>
                <w:color w:val="000000" w:themeColor="text1"/>
              </w:rPr>
            </w:rPrChange>
          </w:rPr>
          <w:t xml:space="preserve"> </w:t>
        </w:r>
        <w:proofErr w:type="spellStart"/>
        <w:r w:rsidRPr="00BB1440">
          <w:rPr>
            <w:color w:val="EE0000"/>
            <w:rPrChange w:id="2372" w:author="Administrator" w:date="2026-08-16T19:10:00Z" w16du:dateUtc="2026-08-16T12:10:00Z">
              <w:rPr>
                <w:color w:val="000000" w:themeColor="text1"/>
              </w:rPr>
            </w:rPrChange>
          </w:rPr>
          <w:t>vai</w:t>
        </w:r>
        <w:proofErr w:type="spellEnd"/>
        <w:r w:rsidRPr="00BB1440">
          <w:rPr>
            <w:color w:val="EE0000"/>
            <w:rPrChange w:id="2373" w:author="Administrator" w:date="2026-08-16T19:10:00Z" w16du:dateUtc="2026-08-16T12:10:00Z">
              <w:rPr>
                <w:color w:val="000000" w:themeColor="text1"/>
              </w:rPr>
            </w:rPrChange>
          </w:rPr>
          <w:t xml:space="preserve"> </w:t>
        </w:r>
        <w:proofErr w:type="spellStart"/>
        <w:r w:rsidRPr="00BB1440">
          <w:rPr>
            <w:color w:val="EE0000"/>
            <w:rPrChange w:id="2374" w:author="Administrator" w:date="2026-08-16T19:10:00Z" w16du:dateUtc="2026-08-16T12:10:00Z">
              <w:rPr>
                <w:color w:val="000000" w:themeColor="text1"/>
              </w:rPr>
            </w:rPrChange>
          </w:rPr>
          <w:t>trò</w:t>
        </w:r>
        <w:proofErr w:type="spellEnd"/>
        <w:r w:rsidRPr="00BB1440">
          <w:rPr>
            <w:color w:val="EE0000"/>
            <w:rPrChange w:id="2375" w:author="Administrator" w:date="2026-08-16T19:10:00Z" w16du:dateUtc="2026-08-16T12:10:00Z">
              <w:rPr>
                <w:color w:val="000000" w:themeColor="text1"/>
              </w:rPr>
            </w:rPrChange>
          </w:rPr>
          <w:t xml:space="preserve"> </w:t>
        </w:r>
        <w:proofErr w:type="spellStart"/>
        <w:r w:rsidRPr="00BB1440">
          <w:rPr>
            <w:color w:val="EE0000"/>
            <w:rPrChange w:id="2376" w:author="Administrator" w:date="2026-08-16T19:10:00Z" w16du:dateUtc="2026-08-16T12:10:00Z">
              <w:rPr>
                <w:color w:val="000000" w:themeColor="text1"/>
              </w:rPr>
            </w:rPrChange>
          </w:rPr>
          <w:t>lớp</w:t>
        </w:r>
        <w:proofErr w:type="spellEnd"/>
        <w:r w:rsidRPr="00BB1440">
          <w:rPr>
            <w:color w:val="EE0000"/>
            <w:rPrChange w:id="2377" w:author="Administrator" w:date="2026-08-16T19:10:00Z" w16du:dateUtc="2026-08-16T12:10:00Z">
              <w:rPr>
                <w:color w:val="000000" w:themeColor="text1"/>
              </w:rPr>
            </w:rPrChange>
          </w:rPr>
          <w:t xml:space="preserve"> </w:t>
        </w:r>
        <w:proofErr w:type="spellStart"/>
        <w:r w:rsidRPr="00BB1440">
          <w:rPr>
            <w:color w:val="EE0000"/>
            <w:rPrChange w:id="2378" w:author="Administrator" w:date="2026-08-16T19:10:00Z" w16du:dateUtc="2026-08-16T12:10:00Z">
              <w:rPr>
                <w:color w:val="000000" w:themeColor="text1"/>
              </w:rPr>
            </w:rPrChange>
          </w:rPr>
          <w:t>tương</w:t>
        </w:r>
        <w:proofErr w:type="spellEnd"/>
        <w:r w:rsidRPr="00BB1440">
          <w:rPr>
            <w:color w:val="EE0000"/>
            <w:rPrChange w:id="2379" w:author="Administrator" w:date="2026-08-16T19:10:00Z" w16du:dateUtc="2026-08-16T12:10:00Z">
              <w:rPr>
                <w:color w:val="000000" w:themeColor="text1"/>
              </w:rPr>
            </w:rPrChange>
          </w:rPr>
          <w:t xml:space="preserve"> </w:t>
        </w:r>
        <w:proofErr w:type="spellStart"/>
        <w:r w:rsidRPr="00BB1440">
          <w:rPr>
            <w:color w:val="EE0000"/>
            <w:rPrChange w:id="2380" w:author="Administrator" w:date="2026-08-16T19:10:00Z" w16du:dateUtc="2026-08-16T12:10:00Z">
              <w:rPr>
                <w:color w:val="000000" w:themeColor="text1"/>
              </w:rPr>
            </w:rPrChange>
          </w:rPr>
          <w:t>tác</w:t>
        </w:r>
        <w:proofErr w:type="spellEnd"/>
        <w:r w:rsidRPr="00BB1440">
          <w:rPr>
            <w:color w:val="EE0000"/>
            <w:rPrChange w:id="2381" w:author="Administrator" w:date="2026-08-16T19:10:00Z" w16du:dateUtc="2026-08-16T12:10:00Z">
              <w:rPr>
                <w:color w:val="000000" w:themeColor="text1"/>
              </w:rPr>
            </w:rPrChange>
          </w:rPr>
          <w:t xml:space="preserve"> </w:t>
        </w:r>
        <w:proofErr w:type="spellStart"/>
        <w:r w:rsidRPr="00BB1440">
          <w:rPr>
            <w:color w:val="EE0000"/>
            <w:rPrChange w:id="2382" w:author="Administrator" w:date="2026-08-16T19:10:00Z" w16du:dateUtc="2026-08-16T12:10:00Z">
              <w:rPr>
                <w:color w:val="000000" w:themeColor="text1"/>
              </w:rPr>
            </w:rPrChange>
          </w:rPr>
          <w:t>thống</w:t>
        </w:r>
        <w:proofErr w:type="spellEnd"/>
        <w:r w:rsidRPr="00BB1440">
          <w:rPr>
            <w:color w:val="EE0000"/>
            <w:rPrChange w:id="2383" w:author="Administrator" w:date="2026-08-16T19:10:00Z" w16du:dateUtc="2026-08-16T12:10:00Z">
              <w:rPr>
                <w:color w:val="000000" w:themeColor="text1"/>
              </w:rPr>
            </w:rPrChange>
          </w:rPr>
          <w:t xml:space="preserve"> </w:t>
        </w:r>
        <w:proofErr w:type="spellStart"/>
        <w:r w:rsidRPr="00BB1440">
          <w:rPr>
            <w:color w:val="EE0000"/>
            <w:rPrChange w:id="2384" w:author="Administrator" w:date="2026-08-16T19:10:00Z" w16du:dateUtc="2026-08-16T12:10:00Z">
              <w:rPr>
                <w:color w:val="000000" w:themeColor="text1"/>
              </w:rPr>
            </w:rPrChange>
          </w:rPr>
          <w:t>nhất</w:t>
        </w:r>
        <w:proofErr w:type="spellEnd"/>
        <w:r w:rsidRPr="00BB1440">
          <w:rPr>
            <w:color w:val="EE0000"/>
            <w:rPrChange w:id="2385" w:author="Administrator" w:date="2026-08-16T19:10:00Z" w16du:dateUtc="2026-08-16T12:10:00Z">
              <w:rPr>
                <w:color w:val="000000" w:themeColor="text1"/>
              </w:rPr>
            </w:rPrChange>
          </w:rPr>
          <w:t xml:space="preserve">, </w:t>
        </w:r>
        <w:proofErr w:type="spellStart"/>
        <w:r w:rsidRPr="00BB1440">
          <w:rPr>
            <w:color w:val="EE0000"/>
            <w:rPrChange w:id="2386" w:author="Administrator" w:date="2026-08-16T19:10:00Z" w16du:dateUtc="2026-08-16T12:10:00Z">
              <w:rPr>
                <w:color w:val="000000" w:themeColor="text1"/>
              </w:rPr>
            </w:rPrChange>
          </w:rPr>
          <w:t>kết</w:t>
        </w:r>
        <w:proofErr w:type="spellEnd"/>
        <w:r w:rsidRPr="00BB1440">
          <w:rPr>
            <w:color w:val="EE0000"/>
            <w:rPrChange w:id="2387" w:author="Administrator" w:date="2026-08-16T19:10:00Z" w16du:dateUtc="2026-08-16T12:10:00Z">
              <w:rPr>
                <w:color w:val="000000" w:themeColor="text1"/>
              </w:rPr>
            </w:rPrChange>
          </w:rPr>
          <w:t xml:space="preserve"> </w:t>
        </w:r>
        <w:proofErr w:type="spellStart"/>
        <w:r w:rsidRPr="00BB1440">
          <w:rPr>
            <w:color w:val="EE0000"/>
            <w:rPrChange w:id="2388" w:author="Administrator" w:date="2026-08-16T19:10:00Z" w16du:dateUtc="2026-08-16T12:10:00Z">
              <w:rPr>
                <w:color w:val="000000" w:themeColor="text1"/>
              </w:rPr>
            </w:rPrChange>
          </w:rPr>
          <w:t>nối</w:t>
        </w:r>
        <w:proofErr w:type="spellEnd"/>
        <w:r w:rsidRPr="00BB1440">
          <w:rPr>
            <w:color w:val="EE0000"/>
            <w:rPrChange w:id="2389" w:author="Administrator" w:date="2026-08-16T19:10:00Z" w16du:dateUtc="2026-08-16T12:10:00Z">
              <w:rPr>
                <w:color w:val="000000" w:themeColor="text1"/>
              </w:rPr>
            </w:rPrChange>
          </w:rPr>
          <w:t xml:space="preserve"> </w:t>
        </w:r>
        <w:proofErr w:type="spellStart"/>
        <w:r w:rsidRPr="00BB1440">
          <w:rPr>
            <w:color w:val="EE0000"/>
            <w:rPrChange w:id="2390" w:author="Administrator" w:date="2026-08-16T19:10:00Z" w16du:dateUtc="2026-08-16T12:10:00Z">
              <w:rPr>
                <w:color w:val="000000" w:themeColor="text1"/>
              </w:rPr>
            </w:rPrChange>
          </w:rPr>
          <w:t>người</w:t>
        </w:r>
        <w:proofErr w:type="spellEnd"/>
        <w:r w:rsidRPr="00BB1440">
          <w:rPr>
            <w:color w:val="EE0000"/>
            <w:rPrChange w:id="2391" w:author="Administrator" w:date="2026-08-16T19:10:00Z" w16du:dateUtc="2026-08-16T12:10:00Z">
              <w:rPr>
                <w:color w:val="000000" w:themeColor="text1"/>
              </w:rPr>
            </w:rPrChange>
          </w:rPr>
          <w:t xml:space="preserve"> </w:t>
        </w:r>
        <w:proofErr w:type="spellStart"/>
        <w:r w:rsidRPr="00BB1440">
          <w:rPr>
            <w:color w:val="EE0000"/>
            <w:rPrChange w:id="2392" w:author="Administrator" w:date="2026-08-16T19:10:00Z" w16du:dateUtc="2026-08-16T12:10:00Z">
              <w:rPr>
                <w:color w:val="000000" w:themeColor="text1"/>
              </w:rPr>
            </w:rPrChange>
          </w:rPr>
          <w:t>dùng</w:t>
        </w:r>
        <w:proofErr w:type="spellEnd"/>
        <w:r w:rsidRPr="00BB1440">
          <w:rPr>
            <w:color w:val="EE0000"/>
            <w:rPrChange w:id="2393" w:author="Administrator" w:date="2026-08-16T19:10:00Z" w16du:dateUtc="2026-08-16T12:10:00Z">
              <w:rPr>
                <w:color w:val="000000" w:themeColor="text1"/>
              </w:rPr>
            </w:rPrChange>
          </w:rPr>
          <w:t xml:space="preserve"> </w:t>
        </w:r>
        <w:proofErr w:type="spellStart"/>
        <w:r w:rsidRPr="00BB1440">
          <w:rPr>
            <w:color w:val="EE0000"/>
            <w:rPrChange w:id="2394" w:author="Administrator" w:date="2026-08-16T19:10:00Z" w16du:dateUtc="2026-08-16T12:10:00Z">
              <w:rPr>
                <w:color w:val="000000" w:themeColor="text1"/>
              </w:rPr>
            </w:rPrChange>
          </w:rPr>
          <w:t>với</w:t>
        </w:r>
        <w:proofErr w:type="spellEnd"/>
        <w:r w:rsidRPr="00BB1440">
          <w:rPr>
            <w:color w:val="EE0000"/>
            <w:rPrChange w:id="2395" w:author="Administrator" w:date="2026-08-16T19:10:00Z" w16du:dateUtc="2026-08-16T12:10:00Z">
              <w:rPr>
                <w:color w:val="000000" w:themeColor="text1"/>
              </w:rPr>
            </w:rPrChange>
          </w:rPr>
          <w:t xml:space="preserve"> </w:t>
        </w:r>
        <w:proofErr w:type="spellStart"/>
        <w:r w:rsidRPr="00BB1440">
          <w:rPr>
            <w:color w:val="EE0000"/>
            <w:rPrChange w:id="2396" w:author="Administrator" w:date="2026-08-16T19:10:00Z" w16du:dateUtc="2026-08-16T12:10:00Z">
              <w:rPr>
                <w:color w:val="000000" w:themeColor="text1"/>
              </w:rPr>
            </w:rPrChange>
          </w:rPr>
          <w:t>các</w:t>
        </w:r>
        <w:proofErr w:type="spellEnd"/>
        <w:r w:rsidRPr="00BB1440">
          <w:rPr>
            <w:color w:val="EE0000"/>
            <w:rPrChange w:id="2397" w:author="Administrator" w:date="2026-08-16T19:10:00Z" w16du:dateUtc="2026-08-16T12:10:00Z">
              <w:rPr>
                <w:color w:val="000000" w:themeColor="text1"/>
              </w:rPr>
            </w:rPrChange>
          </w:rPr>
          <w:t xml:space="preserve"> module </w:t>
        </w:r>
        <w:proofErr w:type="spellStart"/>
        <w:r w:rsidRPr="00BB1440">
          <w:rPr>
            <w:color w:val="EE0000"/>
            <w:rPrChange w:id="2398" w:author="Administrator" w:date="2026-08-16T19:10:00Z" w16du:dateUtc="2026-08-16T12:10:00Z">
              <w:rPr>
                <w:color w:val="000000" w:themeColor="text1"/>
              </w:rPr>
            </w:rPrChange>
          </w:rPr>
          <w:t>thông</w:t>
        </w:r>
        <w:proofErr w:type="spellEnd"/>
        <w:r w:rsidRPr="00BB1440">
          <w:rPr>
            <w:color w:val="EE0000"/>
            <w:rPrChange w:id="2399" w:author="Administrator" w:date="2026-08-16T19:10:00Z" w16du:dateUtc="2026-08-16T12:10:00Z">
              <w:rPr>
                <w:color w:val="000000" w:themeColor="text1"/>
              </w:rPr>
            </w:rPrChange>
          </w:rPr>
          <w:t xml:space="preserve"> qua API </w:t>
        </w:r>
        <w:proofErr w:type="spellStart"/>
        <w:r w:rsidRPr="00BB1440">
          <w:rPr>
            <w:color w:val="EE0000"/>
            <w:rPrChange w:id="2400" w:author="Administrator" w:date="2026-08-16T19:10:00Z" w16du:dateUtc="2026-08-16T12:10:00Z">
              <w:rPr>
                <w:color w:val="000000" w:themeColor="text1"/>
              </w:rPr>
            </w:rPrChange>
          </w:rPr>
          <w:t>và</w:t>
        </w:r>
        <w:proofErr w:type="spellEnd"/>
        <w:r w:rsidRPr="00BB1440">
          <w:rPr>
            <w:color w:val="EE0000"/>
            <w:rPrChange w:id="2401" w:author="Administrator" w:date="2026-08-16T19:10:00Z" w16du:dateUtc="2026-08-16T12:10:00Z">
              <w:rPr>
                <w:color w:val="000000" w:themeColor="text1"/>
              </w:rPr>
            </w:rPrChange>
          </w:rPr>
          <w:t xml:space="preserve"> </w:t>
        </w:r>
        <w:proofErr w:type="spellStart"/>
        <w:r w:rsidRPr="00BB1440">
          <w:rPr>
            <w:color w:val="EE0000"/>
            <w:rPrChange w:id="2402" w:author="Administrator" w:date="2026-08-16T19:10:00Z" w16du:dateUtc="2026-08-16T12:10:00Z">
              <w:rPr>
                <w:color w:val="000000" w:themeColor="text1"/>
              </w:rPr>
            </w:rPrChange>
          </w:rPr>
          <w:t>cơ</w:t>
        </w:r>
        <w:proofErr w:type="spellEnd"/>
        <w:r w:rsidRPr="00BB1440">
          <w:rPr>
            <w:color w:val="EE0000"/>
            <w:rPrChange w:id="2403" w:author="Administrator" w:date="2026-08-16T19:10:00Z" w16du:dateUtc="2026-08-16T12:10:00Z">
              <w:rPr>
                <w:color w:val="000000" w:themeColor="text1"/>
              </w:rPr>
            </w:rPrChange>
          </w:rPr>
          <w:t xml:space="preserve"> </w:t>
        </w:r>
        <w:proofErr w:type="spellStart"/>
        <w:r w:rsidRPr="00BB1440">
          <w:rPr>
            <w:color w:val="EE0000"/>
            <w:rPrChange w:id="2404" w:author="Administrator" w:date="2026-08-16T19:10:00Z" w16du:dateUtc="2026-08-16T12:10:00Z">
              <w:rPr>
                <w:color w:val="000000" w:themeColor="text1"/>
              </w:rPr>
            </w:rPrChange>
          </w:rPr>
          <w:t>chế</w:t>
        </w:r>
        <w:proofErr w:type="spellEnd"/>
        <w:r w:rsidRPr="00BB1440">
          <w:rPr>
            <w:color w:val="EE0000"/>
            <w:rPrChange w:id="2405" w:author="Administrator" w:date="2026-08-16T19:10:00Z" w16du:dateUtc="2026-08-16T12:10:00Z">
              <w:rPr>
                <w:color w:val="000000" w:themeColor="text1"/>
              </w:rPr>
            </w:rPrChange>
          </w:rPr>
          <w:t xml:space="preserve"> </w:t>
        </w:r>
        <w:proofErr w:type="spellStart"/>
        <w:r w:rsidRPr="00BB1440">
          <w:rPr>
            <w:color w:val="EE0000"/>
            <w:rPrChange w:id="2406" w:author="Administrator" w:date="2026-08-16T19:10:00Z" w16du:dateUtc="2026-08-16T12:10:00Z">
              <w:rPr>
                <w:color w:val="000000" w:themeColor="text1"/>
              </w:rPr>
            </w:rPrChange>
          </w:rPr>
          <w:t>phân</w:t>
        </w:r>
        <w:proofErr w:type="spellEnd"/>
        <w:r w:rsidRPr="00BB1440">
          <w:rPr>
            <w:color w:val="EE0000"/>
            <w:rPrChange w:id="2407" w:author="Administrator" w:date="2026-08-16T19:10:00Z" w16du:dateUtc="2026-08-16T12:10:00Z">
              <w:rPr>
                <w:color w:val="000000" w:themeColor="text1"/>
              </w:rPr>
            </w:rPrChange>
          </w:rPr>
          <w:t xml:space="preserve"> </w:t>
        </w:r>
        <w:proofErr w:type="spellStart"/>
        <w:r w:rsidRPr="00BB1440">
          <w:rPr>
            <w:color w:val="EE0000"/>
            <w:rPrChange w:id="2408" w:author="Administrator" w:date="2026-08-16T19:10:00Z" w16du:dateUtc="2026-08-16T12:10:00Z">
              <w:rPr>
                <w:color w:val="000000" w:themeColor="text1"/>
              </w:rPr>
            </w:rPrChange>
          </w:rPr>
          <w:t>quyền</w:t>
        </w:r>
        <w:proofErr w:type="spellEnd"/>
        <w:r w:rsidRPr="00BB1440">
          <w:rPr>
            <w:color w:val="EE0000"/>
            <w:rPrChange w:id="2409" w:author="Administrator" w:date="2026-08-16T19:10:00Z" w16du:dateUtc="2026-08-16T12:10:00Z">
              <w:rPr>
                <w:color w:val="000000" w:themeColor="text1"/>
              </w:rPr>
            </w:rPrChange>
          </w:rPr>
          <w:t xml:space="preserve"> </w:t>
        </w:r>
        <w:proofErr w:type="spellStart"/>
        <w:r w:rsidRPr="00BB1440">
          <w:rPr>
            <w:color w:val="EE0000"/>
            <w:rPrChange w:id="2410" w:author="Administrator" w:date="2026-08-16T19:10:00Z" w16du:dateUtc="2026-08-16T12:10:00Z">
              <w:rPr>
                <w:color w:val="000000" w:themeColor="text1"/>
              </w:rPr>
            </w:rPrChange>
          </w:rPr>
          <w:t>của</w:t>
        </w:r>
        <w:proofErr w:type="spellEnd"/>
        <w:r w:rsidRPr="00BB1440">
          <w:rPr>
            <w:color w:val="EE0000"/>
            <w:rPrChange w:id="2411" w:author="Administrator" w:date="2026-08-16T19:10:00Z" w16du:dateUtc="2026-08-16T12:10:00Z">
              <w:rPr>
                <w:color w:val="000000" w:themeColor="text1"/>
              </w:rPr>
            </w:rPrChange>
          </w:rPr>
          <w:t xml:space="preserve"> </w:t>
        </w:r>
        <w:proofErr w:type="spellStart"/>
        <w:r w:rsidRPr="00BB1440">
          <w:rPr>
            <w:color w:val="EE0000"/>
            <w:rPrChange w:id="2412" w:author="Administrator" w:date="2026-08-16T19:10:00Z" w16du:dateUtc="2026-08-16T12:10:00Z">
              <w:rPr>
                <w:color w:val="000000" w:themeColor="text1"/>
              </w:rPr>
            </w:rPrChange>
          </w:rPr>
          <w:t>hệ</w:t>
        </w:r>
        <w:proofErr w:type="spellEnd"/>
        <w:r w:rsidRPr="00BB1440">
          <w:rPr>
            <w:color w:val="EE0000"/>
            <w:rPrChange w:id="2413" w:author="Administrator" w:date="2026-08-16T19:10:00Z" w16du:dateUtc="2026-08-16T12:10:00Z">
              <w:rPr>
                <w:color w:val="000000" w:themeColor="text1"/>
              </w:rPr>
            </w:rPrChange>
          </w:rPr>
          <w:t xml:space="preserve"> </w:t>
        </w:r>
        <w:proofErr w:type="spellStart"/>
        <w:r w:rsidRPr="00BB1440">
          <w:rPr>
            <w:color w:val="EE0000"/>
            <w:rPrChange w:id="2414" w:author="Administrator" w:date="2026-08-16T19:10:00Z" w16du:dateUtc="2026-08-16T12:10:00Z">
              <w:rPr>
                <w:color w:val="000000" w:themeColor="text1"/>
              </w:rPr>
            </w:rPrChange>
          </w:rPr>
          <w:t>thống</w:t>
        </w:r>
        <w:proofErr w:type="spellEnd"/>
        <w:r w:rsidRPr="00BB1440">
          <w:rPr>
            <w:color w:val="EE0000"/>
            <w:rPrChange w:id="2415" w:author="Administrator" w:date="2026-08-16T19:10:00Z" w16du:dateUtc="2026-08-16T12:10:00Z">
              <w:rPr>
                <w:color w:val="000000" w:themeColor="text1"/>
              </w:rPr>
            </w:rPrChange>
          </w:rPr>
          <w:t>.</w:t>
        </w:r>
      </w:ins>
    </w:p>
    <w:p w14:paraId="3B114786" w14:textId="77777777" w:rsidR="001E39AE" w:rsidRPr="00CB4E16" w:rsidRDefault="00000000">
      <w:pPr>
        <w:pStyle w:val="Heading3"/>
        <w:keepNext/>
        <w:spacing w:before="240" w:after="120" w:line="276" w:lineRule="auto"/>
        <w:rPr>
          <w:color w:val="000000" w:themeColor="text1"/>
        </w:rPr>
      </w:pPr>
      <w:bookmarkStart w:id="2416" w:name="_Toc237789035"/>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trúc</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chiếu</w:t>
      </w:r>
      <w:proofErr w:type="spellEnd"/>
      <w:r w:rsidRPr="00CB4E16">
        <w:rPr>
          <w:color w:val="000000" w:themeColor="text1"/>
        </w:rPr>
        <w:t xml:space="preserve"> </w:t>
      </w:r>
      <w:proofErr w:type="spellStart"/>
      <w:r w:rsidRPr="00CB4E16">
        <w:rPr>
          <w:color w:val="000000" w:themeColor="text1"/>
        </w:rPr>
        <w:t>dùng</w:t>
      </w:r>
      <w:proofErr w:type="spellEnd"/>
      <w:r w:rsidRPr="00CB4E16">
        <w:rPr>
          <w:color w:val="000000" w:themeColor="text1"/>
        </w:rPr>
        <w:t xml:space="preserve"> </w:t>
      </w:r>
      <w:proofErr w:type="spellStart"/>
      <w:r w:rsidRPr="00CB4E16">
        <w:rPr>
          <w:color w:val="000000" w:themeColor="text1"/>
        </w:rPr>
        <w:t>chung</w:t>
      </w:r>
      <w:bookmarkEnd w:id="2416"/>
      <w:proofErr w:type="spellEnd"/>
    </w:p>
    <w:p w14:paraId="20F1B09B" w14:textId="44172BEC" w:rsidR="001E39AE" w:rsidRPr="00CB4E16" w:rsidRDefault="00000000">
      <w:pPr>
        <w:spacing w:after="120"/>
        <w:jc w:val="both"/>
        <w:rPr>
          <w:color w:val="000000" w:themeColor="text1"/>
          <w:sz w:val="26"/>
          <w:szCs w:val="26"/>
        </w:rPr>
      </w:pP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11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nêu</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r w:rsidR="0040442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chiếu</w:t>
      </w:r>
      <w:proofErr w:type="spellEnd"/>
      <w:r w:rsidRPr="00CB4E16">
        <w:rPr>
          <w:color w:val="000000" w:themeColor="text1"/>
          <w:sz w:val="26"/>
          <w:szCs w:val="26"/>
        </w:rPr>
        <w:t xml:space="preserve"> </w:t>
      </w:r>
      <w:proofErr w:type="spellStart"/>
      <w:r w:rsidRPr="00CB4E16">
        <w:rPr>
          <w:color w:val="000000" w:themeColor="text1"/>
          <w:sz w:val="26"/>
          <w:szCs w:val="26"/>
        </w:rPr>
        <w:t>nhiều</w:t>
      </w:r>
      <w:proofErr w:type="spellEnd"/>
      <w:r w:rsidRPr="00CB4E16">
        <w:rPr>
          <w:color w:val="000000" w:themeColor="text1"/>
          <w:sz w:val="26"/>
          <w:szCs w:val="26"/>
        </w:rPr>
        <w:t xml:space="preserve"> </w:t>
      </w:r>
      <w:proofErr w:type="spellStart"/>
      <w:r w:rsidRPr="00CB4E16">
        <w:rPr>
          <w:color w:val="000000" w:themeColor="text1"/>
          <w:sz w:val="26"/>
          <w:szCs w:val="26"/>
        </w:rPr>
        <w:t>lớp</w:t>
      </w:r>
      <w:proofErr w:type="spellEnd"/>
      <w:r w:rsidRPr="00CB4E16">
        <w:rPr>
          <w:color w:val="000000" w:themeColor="text1"/>
          <w:sz w:val="26"/>
          <w:szCs w:val="26"/>
        </w:rPr>
        <w:t xml:space="preserve"> (layered reference architecture),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đảm</w:t>
      </w:r>
      <w:proofErr w:type="spellEnd"/>
      <w:r w:rsidRPr="00CB4E16">
        <w:rPr>
          <w:color w:val="000000" w:themeColor="text1"/>
          <w:sz w:val="26"/>
          <w:szCs w:val="26"/>
        </w:rPr>
        <w:t xml:space="preserve"> </w:t>
      </w:r>
      <w:proofErr w:type="spellStart"/>
      <w:r w:rsidRPr="00CB4E16">
        <w:rPr>
          <w:color w:val="000000" w:themeColor="text1"/>
          <w:sz w:val="26"/>
          <w:szCs w:val="26"/>
        </w:rPr>
        <w:t>khả</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mở</w:t>
      </w:r>
      <w:proofErr w:type="spellEnd"/>
      <w:r w:rsidRPr="00CB4E16">
        <w:rPr>
          <w:color w:val="000000" w:themeColor="text1"/>
          <w:sz w:val="26"/>
          <w:szCs w:val="26"/>
        </w:rPr>
        <w:t xml:space="preserve"> </w:t>
      </w:r>
      <w:proofErr w:type="spellStart"/>
      <w:r w:rsidRPr="00CB4E16">
        <w:rPr>
          <w:color w:val="000000" w:themeColor="text1"/>
          <w:sz w:val="26"/>
          <w:szCs w:val="26"/>
        </w:rPr>
        <w:t>rộng</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module, </w:t>
      </w:r>
      <w:proofErr w:type="spellStart"/>
      <w:r w:rsidRPr="00CB4E16">
        <w:rPr>
          <w:color w:val="000000" w:themeColor="text1"/>
          <w:sz w:val="26"/>
          <w:szCs w:val="26"/>
        </w:rPr>
        <w:t>tách</w:t>
      </w:r>
      <w:proofErr w:type="spellEnd"/>
      <w:r w:rsidRPr="00CB4E16">
        <w:rPr>
          <w:color w:val="000000" w:themeColor="text1"/>
          <w:sz w:val="26"/>
          <w:szCs w:val="26"/>
        </w:rPr>
        <w:t xml:space="preserve"> </w:t>
      </w:r>
      <w:proofErr w:type="spellStart"/>
      <w:r w:rsidRPr="00CB4E16">
        <w:rPr>
          <w:color w:val="000000" w:themeColor="text1"/>
          <w:sz w:val="26"/>
          <w:szCs w:val="26"/>
        </w:rPr>
        <w:t>biệt</w:t>
      </w:r>
      <w:proofErr w:type="spellEnd"/>
      <w:r w:rsidRPr="00CB4E16">
        <w:rPr>
          <w:color w:val="000000" w:themeColor="text1"/>
          <w:sz w:val="26"/>
          <w:szCs w:val="26"/>
        </w:rPr>
        <w:t xml:space="preserve"> </w:t>
      </w:r>
      <w:proofErr w:type="spellStart"/>
      <w:r w:rsidRPr="00CB4E16">
        <w:rPr>
          <w:color w:val="000000" w:themeColor="text1"/>
          <w:sz w:val="26"/>
          <w:szCs w:val="26"/>
        </w:rPr>
        <w:t>giữa</w:t>
      </w:r>
      <w:proofErr w:type="spellEnd"/>
      <w:r w:rsidRPr="00CB4E16">
        <w:rPr>
          <w:color w:val="000000" w:themeColor="text1"/>
          <w:sz w:val="26"/>
          <w:szCs w:val="26"/>
        </w:rPr>
        <w:t xml:space="preserve">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thời</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điều</w:t>
      </w:r>
      <w:proofErr w:type="spellEnd"/>
      <w:r w:rsidRPr="00CB4E16">
        <w:rPr>
          <w:color w:val="000000" w:themeColor="text1"/>
          <w:sz w:val="26"/>
          <w:szCs w:val="26"/>
        </w:rPr>
        <w:t xml:space="preserve"> </w:t>
      </w:r>
      <w:proofErr w:type="spellStart"/>
      <w:r w:rsidRPr="00CB4E16">
        <w:rPr>
          <w:color w:val="000000" w:themeColor="text1"/>
          <w:sz w:val="26"/>
          <w:szCs w:val="26"/>
        </w:rPr>
        <w:t>kiện</w:t>
      </w:r>
      <w:proofErr w:type="spellEnd"/>
      <w:r w:rsidRPr="00CB4E16">
        <w:rPr>
          <w:color w:val="000000" w:themeColor="text1"/>
          <w:sz w:val="26"/>
          <w:szCs w:val="26"/>
        </w:rPr>
        <w:t xml:space="preserve"> </w:t>
      </w:r>
      <w:proofErr w:type="spellStart"/>
      <w:r w:rsidRPr="00CB4E16">
        <w:rPr>
          <w:color w:val="000000" w:themeColor="text1"/>
          <w:sz w:val="26"/>
          <w:szCs w:val="26"/>
        </w:rPr>
        <w:t>tích</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AI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xuyên</w:t>
      </w:r>
      <w:proofErr w:type="spellEnd"/>
      <w:r w:rsidRPr="00CB4E16">
        <w:rPr>
          <w:color w:val="000000" w:themeColor="text1"/>
          <w:sz w:val="26"/>
          <w:szCs w:val="26"/>
        </w:rPr>
        <w:t xml:space="preserve"> </w:t>
      </w:r>
      <w:proofErr w:type="spellStart"/>
      <w:r w:rsidRPr="00CB4E16">
        <w:rPr>
          <w:color w:val="000000" w:themeColor="text1"/>
          <w:sz w:val="26"/>
          <w:szCs w:val="26"/>
        </w:rPr>
        <w:t>suốt</w:t>
      </w:r>
      <w:proofErr w:type="spellEnd"/>
      <w:r w:rsidRPr="00CB4E16">
        <w:rPr>
          <w:color w:val="000000" w:themeColor="text1"/>
          <w:sz w:val="26"/>
          <w:szCs w:val="26"/>
        </w:rPr>
        <w:t xml:space="preserve"> </w:t>
      </w:r>
      <w:proofErr w:type="spellStart"/>
      <w:r w:rsidRPr="00CB4E16">
        <w:rPr>
          <w:color w:val="000000" w:themeColor="text1"/>
          <w:sz w:val="26"/>
          <w:szCs w:val="26"/>
        </w:rPr>
        <w:t>vòng</w:t>
      </w:r>
      <w:proofErr w:type="spellEnd"/>
      <w:r w:rsidRPr="00CB4E16">
        <w:rPr>
          <w:color w:val="000000" w:themeColor="text1"/>
          <w:sz w:val="26"/>
          <w:szCs w:val="26"/>
        </w:rPr>
        <w:t xml:space="preserve"> </w:t>
      </w:r>
      <w:proofErr w:type="spellStart"/>
      <w:r w:rsidRPr="00CB4E16">
        <w:rPr>
          <w:color w:val="000000" w:themeColor="text1"/>
          <w:sz w:val="26"/>
          <w:szCs w:val="26"/>
        </w:rPr>
        <w:t>đời</w:t>
      </w:r>
      <w:proofErr w:type="spellEnd"/>
      <w:r w:rsidRPr="00CB4E16">
        <w:rPr>
          <w:color w:val="000000" w:themeColor="text1"/>
          <w:sz w:val="26"/>
          <w:szCs w:val="26"/>
        </w:rPr>
        <w:t xml:space="preserve"> Connect - Match - Mobilize - Execute - Impact.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gồm</w:t>
      </w:r>
      <w:proofErr w:type="spellEnd"/>
      <w:r w:rsidRPr="00CB4E16">
        <w:rPr>
          <w:color w:val="000000" w:themeColor="text1"/>
          <w:sz w:val="26"/>
          <w:szCs w:val="26"/>
        </w:rPr>
        <w:t xml:space="preserve"> 7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như</w:t>
      </w:r>
      <w:proofErr w:type="spellEnd"/>
      <w:r w:rsidRPr="00CB4E16">
        <w:rPr>
          <w:color w:val="000000" w:themeColor="text1"/>
          <w:sz w:val="26"/>
          <w:szCs w:val="26"/>
        </w:rPr>
        <w:t xml:space="preserve"> </w:t>
      </w:r>
      <w:proofErr w:type="spellStart"/>
      <w:r w:rsidRPr="00CB4E16">
        <w:rPr>
          <w:color w:val="000000" w:themeColor="text1"/>
          <w:sz w:val="26"/>
          <w:szCs w:val="26"/>
        </w:rPr>
        <w:t>sau</w:t>
      </w:r>
      <w:proofErr w:type="spellEnd"/>
      <w:r w:rsidRPr="00CB4E16">
        <w:rPr>
          <w:color w:val="000000" w:themeColor="text1"/>
          <w:sz w:val="26"/>
          <w:szCs w:val="26"/>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4304"/>
        <w:gridCol w:w="1991"/>
      </w:tblGrid>
      <w:tr w:rsidR="001E39AE" w:rsidRPr="00CB4E16" w14:paraId="1DAD2A5F" w14:textId="77777777" w:rsidTr="006432D6">
        <w:trPr>
          <w:tblHeader/>
        </w:trPr>
        <w:tc>
          <w:tcPr>
            <w:tcW w:w="2405" w:type="dxa"/>
            <w:shd w:val="clear" w:color="auto" w:fill="D9E1F2"/>
            <w:tcMar>
              <w:top w:w="80" w:type="dxa"/>
              <w:left w:w="100" w:type="dxa"/>
              <w:bottom w:w="80" w:type="dxa"/>
              <w:right w:w="100" w:type="dxa"/>
            </w:tcMar>
            <w:vAlign w:val="center"/>
          </w:tcPr>
          <w:p w14:paraId="7310E460" w14:textId="77777777" w:rsidR="001E39AE" w:rsidRPr="00CB4E16" w:rsidRDefault="00000000" w:rsidP="00E36B6F">
            <w:pPr>
              <w:jc w:val="center"/>
              <w:rPr>
                <w:b/>
                <w:color w:val="000000" w:themeColor="text1"/>
                <w:sz w:val="26"/>
                <w:szCs w:val="26"/>
              </w:rPr>
            </w:pPr>
            <w:proofErr w:type="spellStart"/>
            <w:r w:rsidRPr="00CB4E16">
              <w:rPr>
                <w:b/>
                <w:color w:val="000000" w:themeColor="text1"/>
                <w:sz w:val="26"/>
                <w:szCs w:val="26"/>
              </w:rPr>
              <w:t>Lớp</w:t>
            </w:r>
            <w:proofErr w:type="spellEnd"/>
            <w:r w:rsidRPr="00CB4E16">
              <w:rPr>
                <w:b/>
                <w:color w:val="000000" w:themeColor="text1"/>
                <w:sz w:val="26"/>
                <w:szCs w:val="26"/>
              </w:rPr>
              <w:t xml:space="preserve"> </w:t>
            </w:r>
            <w:proofErr w:type="spellStart"/>
            <w:r w:rsidRPr="00CB4E16">
              <w:rPr>
                <w:b/>
                <w:color w:val="000000" w:themeColor="text1"/>
                <w:sz w:val="26"/>
                <w:szCs w:val="26"/>
              </w:rPr>
              <w:t>kiến</w:t>
            </w:r>
            <w:proofErr w:type="spellEnd"/>
            <w:r w:rsidRPr="00CB4E16">
              <w:rPr>
                <w:b/>
                <w:color w:val="000000" w:themeColor="text1"/>
                <w:sz w:val="26"/>
                <w:szCs w:val="26"/>
              </w:rPr>
              <w:t xml:space="preserve"> </w:t>
            </w:r>
            <w:proofErr w:type="spellStart"/>
            <w:r w:rsidRPr="00CB4E16">
              <w:rPr>
                <w:b/>
                <w:color w:val="000000" w:themeColor="text1"/>
                <w:sz w:val="26"/>
                <w:szCs w:val="26"/>
              </w:rPr>
              <w:t>trúc</w:t>
            </w:r>
            <w:proofErr w:type="spellEnd"/>
          </w:p>
        </w:tc>
        <w:tc>
          <w:tcPr>
            <w:tcW w:w="4959" w:type="dxa"/>
            <w:shd w:val="clear" w:color="auto" w:fill="D9E1F2"/>
            <w:tcMar>
              <w:top w:w="80" w:type="dxa"/>
              <w:left w:w="100" w:type="dxa"/>
              <w:bottom w:w="80" w:type="dxa"/>
              <w:right w:w="100" w:type="dxa"/>
            </w:tcMar>
            <w:vAlign w:val="center"/>
          </w:tcPr>
          <w:p w14:paraId="6A162E4F" w14:textId="77777777" w:rsidR="001E39AE" w:rsidRPr="00CB4E16" w:rsidRDefault="00000000" w:rsidP="00E36B6F">
            <w:pPr>
              <w:jc w:val="center"/>
              <w:rPr>
                <w:b/>
                <w:color w:val="000000" w:themeColor="text1"/>
                <w:sz w:val="26"/>
                <w:szCs w:val="26"/>
              </w:rPr>
            </w:pPr>
            <w:r w:rsidRPr="00CB4E16">
              <w:rPr>
                <w:b/>
                <w:color w:val="000000" w:themeColor="text1"/>
                <w:sz w:val="26"/>
                <w:szCs w:val="26"/>
              </w:rPr>
              <w:t xml:space="preserve">Thành </w:t>
            </w:r>
            <w:proofErr w:type="spellStart"/>
            <w:r w:rsidRPr="00CB4E16">
              <w:rPr>
                <w:b/>
                <w:color w:val="000000" w:themeColor="text1"/>
                <w:sz w:val="26"/>
                <w:szCs w:val="26"/>
              </w:rPr>
              <w:t>phần</w:t>
            </w:r>
            <w:proofErr w:type="spellEnd"/>
            <w:r w:rsidRPr="00CB4E16">
              <w:rPr>
                <w:b/>
                <w:color w:val="000000" w:themeColor="text1"/>
                <w:sz w:val="26"/>
                <w:szCs w:val="26"/>
              </w:rPr>
              <w:t xml:space="preserve"> </w:t>
            </w:r>
            <w:proofErr w:type="spellStart"/>
            <w:r w:rsidRPr="00CB4E16">
              <w:rPr>
                <w:b/>
                <w:color w:val="000000" w:themeColor="text1"/>
                <w:sz w:val="26"/>
                <w:szCs w:val="26"/>
              </w:rPr>
              <w:t>chính</w:t>
            </w:r>
            <w:proofErr w:type="spellEnd"/>
          </w:p>
        </w:tc>
        <w:tc>
          <w:tcPr>
            <w:tcW w:w="0" w:type="auto"/>
            <w:shd w:val="clear" w:color="auto" w:fill="D9E1F2"/>
            <w:tcMar>
              <w:top w:w="80" w:type="dxa"/>
              <w:left w:w="100" w:type="dxa"/>
              <w:bottom w:w="80" w:type="dxa"/>
              <w:right w:w="100" w:type="dxa"/>
            </w:tcMar>
            <w:vAlign w:val="center"/>
          </w:tcPr>
          <w:p w14:paraId="6FFB7B11" w14:textId="77777777" w:rsidR="001E39AE" w:rsidRPr="00CB4E16" w:rsidRDefault="00000000" w:rsidP="00E36B6F">
            <w:pPr>
              <w:jc w:val="center"/>
              <w:rPr>
                <w:b/>
                <w:color w:val="000000" w:themeColor="text1"/>
                <w:sz w:val="26"/>
                <w:szCs w:val="26"/>
              </w:rPr>
            </w:pPr>
            <w:r w:rsidRPr="00CB4E16">
              <w:rPr>
                <w:b/>
                <w:color w:val="000000" w:themeColor="text1"/>
                <w:sz w:val="26"/>
                <w:szCs w:val="26"/>
              </w:rPr>
              <w:t xml:space="preserve">Ánh </w:t>
            </w:r>
            <w:proofErr w:type="spellStart"/>
            <w:r w:rsidRPr="00CB4E16">
              <w:rPr>
                <w:b/>
                <w:color w:val="000000" w:themeColor="text1"/>
                <w:sz w:val="26"/>
                <w:szCs w:val="26"/>
              </w:rPr>
              <w:t>xạ</w:t>
            </w:r>
            <w:proofErr w:type="spellEnd"/>
            <w:r w:rsidRPr="00CB4E16">
              <w:rPr>
                <w:b/>
                <w:color w:val="000000" w:themeColor="text1"/>
                <w:sz w:val="26"/>
                <w:szCs w:val="26"/>
              </w:rPr>
              <w:t xml:space="preserve"> </w:t>
            </w:r>
            <w:proofErr w:type="spellStart"/>
            <w:r w:rsidRPr="00CB4E16">
              <w:rPr>
                <w:b/>
                <w:color w:val="000000" w:themeColor="text1"/>
                <w:sz w:val="26"/>
                <w:szCs w:val="26"/>
              </w:rPr>
              <w:t>tới</w:t>
            </w:r>
            <w:proofErr w:type="spellEnd"/>
            <w:r w:rsidRPr="00CB4E16">
              <w:rPr>
                <w:b/>
                <w:color w:val="000000" w:themeColor="text1"/>
                <w:sz w:val="26"/>
                <w:szCs w:val="26"/>
              </w:rPr>
              <w:t xml:space="preserve"> </w:t>
            </w:r>
            <w:proofErr w:type="spellStart"/>
            <w:r w:rsidRPr="00CB4E16">
              <w:rPr>
                <w:b/>
                <w:color w:val="000000" w:themeColor="text1"/>
                <w:sz w:val="26"/>
                <w:szCs w:val="26"/>
              </w:rPr>
              <w:t>cấu</w:t>
            </w:r>
            <w:proofErr w:type="spellEnd"/>
            <w:r w:rsidRPr="00CB4E16">
              <w:rPr>
                <w:b/>
                <w:color w:val="000000" w:themeColor="text1"/>
                <w:sz w:val="26"/>
                <w:szCs w:val="26"/>
              </w:rPr>
              <w:t xml:space="preserve"> </w:t>
            </w:r>
            <w:proofErr w:type="spellStart"/>
            <w:r w:rsidRPr="00CB4E16">
              <w:rPr>
                <w:b/>
                <w:color w:val="000000" w:themeColor="text1"/>
                <w:sz w:val="26"/>
                <w:szCs w:val="26"/>
              </w:rPr>
              <w:t>phần</w:t>
            </w:r>
            <w:proofErr w:type="spellEnd"/>
            <w:r w:rsidRPr="00CB4E16">
              <w:rPr>
                <w:b/>
                <w:color w:val="000000" w:themeColor="text1"/>
                <w:sz w:val="26"/>
                <w:szCs w:val="26"/>
              </w:rPr>
              <w:t xml:space="preserve"> </w:t>
            </w:r>
            <w:proofErr w:type="spellStart"/>
            <w:r w:rsidRPr="00CB4E16">
              <w:rPr>
                <w:b/>
                <w:color w:val="000000" w:themeColor="text1"/>
                <w:sz w:val="26"/>
                <w:szCs w:val="26"/>
              </w:rPr>
              <w:t>nghiệp</w:t>
            </w:r>
            <w:proofErr w:type="spellEnd"/>
            <w:r w:rsidRPr="00CB4E16">
              <w:rPr>
                <w:b/>
                <w:color w:val="000000" w:themeColor="text1"/>
                <w:sz w:val="26"/>
                <w:szCs w:val="26"/>
              </w:rPr>
              <w:t xml:space="preserve"> </w:t>
            </w:r>
            <w:proofErr w:type="spellStart"/>
            <w:r w:rsidRPr="00CB4E16">
              <w:rPr>
                <w:b/>
                <w:color w:val="000000" w:themeColor="text1"/>
                <w:sz w:val="26"/>
                <w:szCs w:val="26"/>
              </w:rPr>
              <w:t>vụ</w:t>
            </w:r>
            <w:proofErr w:type="spellEnd"/>
          </w:p>
        </w:tc>
      </w:tr>
      <w:tr w:rsidR="001E39AE" w:rsidRPr="00CB4E16" w14:paraId="61A6D733" w14:textId="77777777" w:rsidTr="006432D6">
        <w:tc>
          <w:tcPr>
            <w:tcW w:w="2405" w:type="dxa"/>
            <w:tcMar>
              <w:top w:w="80" w:type="dxa"/>
              <w:left w:w="100" w:type="dxa"/>
              <w:bottom w:w="80" w:type="dxa"/>
              <w:right w:w="100" w:type="dxa"/>
            </w:tcMar>
            <w:vAlign w:val="center"/>
          </w:tcPr>
          <w:p w14:paraId="173F4745" w14:textId="77777777" w:rsidR="001E39AE" w:rsidRPr="00CB4E16" w:rsidRDefault="00000000">
            <w:pPr>
              <w:rPr>
                <w:color w:val="000000" w:themeColor="text1"/>
                <w:sz w:val="26"/>
                <w:szCs w:val="26"/>
              </w:rPr>
            </w:pPr>
            <w:r w:rsidRPr="00CB4E16">
              <w:rPr>
                <w:color w:val="000000" w:themeColor="text1"/>
                <w:sz w:val="26"/>
                <w:szCs w:val="26"/>
              </w:rPr>
              <w:t xml:space="preserve">1.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trải</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người</w:t>
            </w:r>
            <w:proofErr w:type="spellEnd"/>
            <w:r w:rsidRPr="00CB4E16">
              <w:rPr>
                <w:color w:val="000000" w:themeColor="text1"/>
                <w:sz w:val="26"/>
                <w:szCs w:val="26"/>
              </w:rPr>
              <w:t xml:space="preserve"> </w:t>
            </w:r>
            <w:proofErr w:type="spellStart"/>
            <w:r w:rsidRPr="00CB4E16">
              <w:rPr>
                <w:color w:val="000000" w:themeColor="text1"/>
                <w:sz w:val="26"/>
                <w:szCs w:val="26"/>
              </w:rPr>
              <w:t>dùng</w:t>
            </w:r>
            <w:proofErr w:type="spellEnd"/>
            <w:r w:rsidRPr="00CB4E16">
              <w:rPr>
                <w:color w:val="000000" w:themeColor="text1"/>
                <w:sz w:val="26"/>
                <w:szCs w:val="26"/>
              </w:rPr>
              <w:t xml:space="preserve"> (Experience Layer)</w:t>
            </w:r>
          </w:p>
        </w:tc>
        <w:tc>
          <w:tcPr>
            <w:tcW w:w="4959" w:type="dxa"/>
            <w:tcMar>
              <w:top w:w="80" w:type="dxa"/>
              <w:left w:w="100" w:type="dxa"/>
              <w:bottom w:w="80" w:type="dxa"/>
              <w:right w:w="100" w:type="dxa"/>
            </w:tcMar>
            <w:vAlign w:val="center"/>
          </w:tcPr>
          <w:p w14:paraId="719DE3DA" w14:textId="49113EF6" w:rsidR="001E39AE" w:rsidRPr="00CB4E16" w:rsidRDefault="00000000">
            <w:pPr>
              <w:rPr>
                <w:color w:val="000000" w:themeColor="text1"/>
                <w:sz w:val="26"/>
                <w:szCs w:val="26"/>
              </w:rPr>
            </w:pPr>
            <w:proofErr w:type="spellStart"/>
            <w:r w:rsidRPr="00CB4E16">
              <w:rPr>
                <w:color w:val="000000" w:themeColor="text1"/>
                <w:sz w:val="26"/>
                <w:szCs w:val="26"/>
              </w:rPr>
              <w:t>Cổng</w:t>
            </w:r>
            <w:proofErr w:type="spellEnd"/>
            <w:r w:rsidRPr="00CB4E16">
              <w:rPr>
                <w:color w:val="000000" w:themeColor="text1"/>
                <w:sz w:val="26"/>
                <w:szCs w:val="26"/>
              </w:rPr>
              <w:t xml:space="preserve"> web </w:t>
            </w:r>
            <w:r w:rsidR="0040442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ứng</w:t>
            </w:r>
            <w:proofErr w:type="spellEnd"/>
            <w:r w:rsidRPr="00CB4E16">
              <w:rPr>
                <w:color w:val="000000" w:themeColor="text1"/>
                <w:sz w:val="26"/>
                <w:szCs w:val="26"/>
              </w:rPr>
              <w:t xml:space="preserve"> </w:t>
            </w:r>
            <w:proofErr w:type="spellStart"/>
            <w:r w:rsidRPr="00CB4E16">
              <w:rPr>
                <w:color w:val="000000" w:themeColor="text1"/>
                <w:sz w:val="26"/>
                <w:szCs w:val="26"/>
              </w:rPr>
              <w:t>dụng</w:t>
            </w:r>
            <w:proofErr w:type="spellEnd"/>
            <w:r w:rsidRPr="00CB4E16">
              <w:rPr>
                <w:color w:val="000000" w:themeColor="text1"/>
                <w:sz w:val="26"/>
                <w:szCs w:val="26"/>
              </w:rPr>
              <w:t xml:space="preserve"> di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w:t>
            </w:r>
            <w:proofErr w:type="spellStart"/>
            <w:r w:rsidRPr="00CB4E16">
              <w:rPr>
                <w:color w:val="000000" w:themeColor="text1"/>
                <w:sz w:val="26"/>
                <w:szCs w:val="26"/>
              </w:rPr>
              <w:t>sau</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chứng</w:t>
            </w:r>
            <w:proofErr w:type="spellEnd"/>
            <w:r w:rsidRPr="00CB4E16">
              <w:rPr>
                <w:color w:val="000000" w:themeColor="text1"/>
                <w:sz w:val="26"/>
                <w:szCs w:val="26"/>
              </w:rPr>
              <w:t xml:space="preserve"> </w:t>
            </w:r>
            <w:proofErr w:type="spellStart"/>
            <w:r w:rsidRPr="00CB4E16">
              <w:rPr>
                <w:color w:val="000000" w:themeColor="text1"/>
                <w:sz w:val="26"/>
                <w:szCs w:val="26"/>
              </w:rPr>
              <w:t>minh</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cổng</w:t>
            </w:r>
            <w:proofErr w:type="spellEnd"/>
            <w:r w:rsidRPr="00CB4E16">
              <w:rPr>
                <w:color w:val="000000" w:themeColor="text1"/>
                <w:sz w:val="26"/>
                <w:szCs w:val="26"/>
              </w:rPr>
              <w:t xml:space="preserve"> API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AI (AI Agent)</w:t>
            </w:r>
          </w:p>
        </w:tc>
        <w:tc>
          <w:tcPr>
            <w:tcW w:w="0" w:type="auto"/>
            <w:tcMar>
              <w:top w:w="80" w:type="dxa"/>
              <w:left w:w="100" w:type="dxa"/>
              <w:bottom w:w="80" w:type="dxa"/>
              <w:right w:w="100" w:type="dxa"/>
            </w:tcMar>
            <w:vAlign w:val="center"/>
          </w:tcPr>
          <w:p w14:paraId="513B0E77" w14:textId="77777777" w:rsidR="001E39AE" w:rsidRPr="00CB4E16" w:rsidRDefault="00000000">
            <w:pPr>
              <w:rPr>
                <w:color w:val="000000" w:themeColor="text1"/>
                <w:sz w:val="26"/>
                <w:szCs w:val="26"/>
              </w:rPr>
            </w:pP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11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đặc</w:t>
            </w:r>
            <w:proofErr w:type="spellEnd"/>
            <w:r w:rsidRPr="00CB4E16">
              <w:rPr>
                <w:color w:val="000000" w:themeColor="text1"/>
                <w:sz w:val="26"/>
                <w:szCs w:val="26"/>
              </w:rPr>
              <w:t xml:space="preserve"> </w:t>
            </w:r>
            <w:proofErr w:type="spellStart"/>
            <w:r w:rsidRPr="00CB4E16">
              <w:rPr>
                <w:color w:val="000000" w:themeColor="text1"/>
                <w:sz w:val="26"/>
                <w:szCs w:val="26"/>
              </w:rPr>
              <w:t>biệt</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5 (5.8 AI Agent)</w:t>
            </w:r>
          </w:p>
        </w:tc>
      </w:tr>
      <w:tr w:rsidR="001E39AE" w:rsidRPr="00CB4E16" w14:paraId="121107B1" w14:textId="77777777" w:rsidTr="006432D6">
        <w:tc>
          <w:tcPr>
            <w:tcW w:w="2405" w:type="dxa"/>
            <w:tcMar>
              <w:top w:w="80" w:type="dxa"/>
              <w:left w:w="100" w:type="dxa"/>
              <w:bottom w:w="80" w:type="dxa"/>
              <w:right w:w="100" w:type="dxa"/>
            </w:tcMar>
            <w:vAlign w:val="center"/>
          </w:tcPr>
          <w:p w14:paraId="589AB5EA" w14:textId="77777777" w:rsidR="001E39AE" w:rsidRPr="00CB4E16" w:rsidRDefault="00000000">
            <w:pPr>
              <w:rPr>
                <w:color w:val="000000" w:themeColor="text1"/>
                <w:sz w:val="26"/>
                <w:szCs w:val="26"/>
              </w:rPr>
            </w:pPr>
            <w:r w:rsidRPr="00CB4E16">
              <w:rPr>
                <w:color w:val="000000" w:themeColor="text1"/>
                <w:sz w:val="26"/>
                <w:szCs w:val="26"/>
              </w:rPr>
              <w:t xml:space="preserve">2. </w:t>
            </w:r>
            <w:proofErr w:type="spellStart"/>
            <w:r w:rsidRPr="00CB4E16">
              <w:rPr>
                <w:color w:val="000000" w:themeColor="text1"/>
                <w:sz w:val="26"/>
                <w:szCs w:val="26"/>
              </w:rPr>
              <w:t>Lớp</w:t>
            </w:r>
            <w:proofErr w:type="spellEnd"/>
            <w:r w:rsidRPr="00CB4E16">
              <w:rPr>
                <w:color w:val="000000" w:themeColor="text1"/>
                <w:sz w:val="26"/>
                <w:szCs w:val="26"/>
              </w:rPr>
              <w:t xml:space="preserve"> API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tích</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(API/Integration Layer)</w:t>
            </w:r>
          </w:p>
        </w:tc>
        <w:tc>
          <w:tcPr>
            <w:tcW w:w="4959" w:type="dxa"/>
            <w:tcMar>
              <w:top w:w="80" w:type="dxa"/>
              <w:left w:w="100" w:type="dxa"/>
              <w:bottom w:w="80" w:type="dxa"/>
              <w:right w:w="100" w:type="dxa"/>
            </w:tcMar>
            <w:vAlign w:val="center"/>
          </w:tcPr>
          <w:p w14:paraId="4241AB8C" w14:textId="77777777" w:rsidR="001E39AE" w:rsidRPr="00CB4E16" w:rsidRDefault="00000000">
            <w:pPr>
              <w:rPr>
                <w:color w:val="000000" w:themeColor="text1"/>
                <w:sz w:val="26"/>
                <w:szCs w:val="26"/>
              </w:rPr>
            </w:pPr>
            <w:r w:rsidRPr="00CB4E16">
              <w:rPr>
                <w:color w:val="000000" w:themeColor="text1"/>
                <w:sz w:val="26"/>
                <w:szCs w:val="26"/>
              </w:rPr>
              <w:t xml:space="preserve">API Gateway;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OAuth2/OpenID Connect; </w:t>
            </w:r>
            <w:proofErr w:type="spellStart"/>
            <w:r w:rsidRPr="00CB4E16">
              <w:rPr>
                <w:color w:val="000000" w:themeColor="text1"/>
                <w:sz w:val="26"/>
                <w:szCs w:val="26"/>
              </w:rPr>
              <w:t>hàng</w:t>
            </w:r>
            <w:proofErr w:type="spellEnd"/>
            <w:r w:rsidRPr="00CB4E16">
              <w:rPr>
                <w:color w:val="000000" w:themeColor="text1"/>
                <w:sz w:val="26"/>
                <w:szCs w:val="26"/>
              </w:rPr>
              <w:t xml:space="preserve"> </w:t>
            </w:r>
            <w:proofErr w:type="spellStart"/>
            <w:r w:rsidRPr="00CB4E16">
              <w:rPr>
                <w:color w:val="000000" w:themeColor="text1"/>
                <w:sz w:val="26"/>
                <w:szCs w:val="26"/>
              </w:rPr>
              <w:t>đợi</w:t>
            </w:r>
            <w:proofErr w:type="spellEnd"/>
            <w:r w:rsidRPr="00CB4E16">
              <w:rPr>
                <w:color w:val="000000" w:themeColor="text1"/>
                <w:sz w:val="26"/>
                <w:szCs w:val="26"/>
              </w:rPr>
              <w:t xml:space="preserve"> </w:t>
            </w:r>
            <w:proofErr w:type="spellStart"/>
            <w:r w:rsidRPr="00CB4E16">
              <w:rPr>
                <w:color w:val="000000" w:themeColor="text1"/>
                <w:sz w:val="26"/>
                <w:szCs w:val="26"/>
              </w:rPr>
              <w:t>sự</w:t>
            </w:r>
            <w:proofErr w:type="spellEnd"/>
            <w:r w:rsidRPr="00CB4E16">
              <w:rPr>
                <w:color w:val="000000" w:themeColor="text1"/>
                <w:sz w:val="26"/>
                <w:szCs w:val="26"/>
              </w:rPr>
              <w:t xml:space="preserve"> </w:t>
            </w:r>
            <w:proofErr w:type="spellStart"/>
            <w:r w:rsidRPr="00CB4E16">
              <w:rPr>
                <w:color w:val="000000" w:themeColor="text1"/>
                <w:sz w:val="26"/>
                <w:szCs w:val="26"/>
              </w:rPr>
              <w:t>kiện</w:t>
            </w:r>
            <w:proofErr w:type="spellEnd"/>
            <w:r w:rsidRPr="00CB4E16">
              <w:rPr>
                <w:color w:val="000000" w:themeColor="text1"/>
                <w:sz w:val="26"/>
                <w:szCs w:val="26"/>
              </w:rPr>
              <w:t xml:space="preserve"> (event bus)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tới</w:t>
            </w:r>
            <w:proofErr w:type="spellEnd"/>
            <w:r w:rsidRPr="00CB4E16">
              <w:rPr>
                <w:color w:val="000000" w:themeColor="text1"/>
                <w:sz w:val="26"/>
                <w:szCs w:val="26"/>
              </w:rPr>
              <w:t xml:space="preserve"> </w:t>
            </w:r>
            <w:proofErr w:type="spellStart"/>
            <w:r w:rsidRPr="00CB4E16">
              <w:rPr>
                <w:color w:val="000000" w:themeColor="text1"/>
                <w:sz w:val="26"/>
                <w:szCs w:val="26"/>
              </w:rPr>
              <w:t>Techmart</w:t>
            </w:r>
            <w:proofErr w:type="spellEnd"/>
            <w:r w:rsidRPr="00CB4E16">
              <w:rPr>
                <w:color w:val="000000" w:themeColor="text1"/>
                <w:sz w:val="26"/>
                <w:szCs w:val="26"/>
              </w:rPr>
              <w:t xml:space="preserve"> Vietnam, CSDL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KH&amp;CN, ORCID/DOI/ROR/ISNI</w:t>
            </w:r>
          </w:p>
        </w:tc>
        <w:tc>
          <w:tcPr>
            <w:tcW w:w="0" w:type="auto"/>
            <w:tcMar>
              <w:top w:w="80" w:type="dxa"/>
              <w:left w:w="100" w:type="dxa"/>
              <w:bottom w:w="80" w:type="dxa"/>
              <w:right w:w="100" w:type="dxa"/>
            </w:tcMar>
            <w:vAlign w:val="center"/>
          </w:tcPr>
          <w:p w14:paraId="6C5EF605" w14:textId="77777777" w:rsidR="001E39AE" w:rsidRPr="00CB4E16" w:rsidRDefault="00000000">
            <w:pPr>
              <w:rPr>
                <w:color w:val="000000" w:themeColor="text1"/>
                <w:sz w:val="26"/>
                <w:szCs w:val="26"/>
              </w:rPr>
            </w:pP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3.1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nhận</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10.8 (Interoperability)</w:t>
            </w:r>
          </w:p>
        </w:tc>
      </w:tr>
      <w:tr w:rsidR="001E39AE" w:rsidRPr="00CB4E16" w14:paraId="4A937006" w14:textId="77777777" w:rsidTr="006432D6">
        <w:tc>
          <w:tcPr>
            <w:tcW w:w="2405" w:type="dxa"/>
            <w:tcMar>
              <w:top w:w="80" w:type="dxa"/>
              <w:left w:w="100" w:type="dxa"/>
              <w:bottom w:w="80" w:type="dxa"/>
              <w:right w:w="100" w:type="dxa"/>
            </w:tcMar>
            <w:vAlign w:val="center"/>
          </w:tcPr>
          <w:p w14:paraId="3260DE1A" w14:textId="77777777" w:rsidR="001E39AE" w:rsidRPr="00CB4E16" w:rsidRDefault="00000000">
            <w:pPr>
              <w:rPr>
                <w:color w:val="000000" w:themeColor="text1"/>
                <w:sz w:val="26"/>
                <w:szCs w:val="26"/>
              </w:rPr>
            </w:pPr>
            <w:r w:rsidRPr="00CB4E16">
              <w:rPr>
                <w:color w:val="000000" w:themeColor="text1"/>
                <w:sz w:val="26"/>
                <w:szCs w:val="26"/>
              </w:rPr>
              <w:t xml:space="preserve">3.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w:t>
            </w:r>
            <w:proofErr w:type="spellStart"/>
            <w:r w:rsidRPr="00CB4E16">
              <w:rPr>
                <w:color w:val="000000" w:themeColor="text1"/>
                <w:sz w:val="26"/>
                <w:szCs w:val="26"/>
              </w:rPr>
              <w:t>ứng</w:t>
            </w:r>
            <w:proofErr w:type="spellEnd"/>
            <w:r w:rsidRPr="00CB4E16">
              <w:rPr>
                <w:color w:val="000000" w:themeColor="text1"/>
                <w:sz w:val="26"/>
                <w:szCs w:val="26"/>
              </w:rPr>
              <w:t xml:space="preserve"> </w:t>
            </w:r>
            <w:proofErr w:type="spellStart"/>
            <w:r w:rsidRPr="00CB4E16">
              <w:rPr>
                <w:color w:val="000000" w:themeColor="text1"/>
                <w:sz w:val="26"/>
                <w:szCs w:val="26"/>
              </w:rPr>
              <w:t>dụng</w:t>
            </w:r>
            <w:proofErr w:type="spellEnd"/>
            <w:r w:rsidRPr="00CB4E16">
              <w:rPr>
                <w:color w:val="000000" w:themeColor="text1"/>
                <w:sz w:val="26"/>
                <w:szCs w:val="26"/>
              </w:rPr>
              <w:t xml:space="preserve"> (Application/Microservices Layer)</w:t>
            </w:r>
          </w:p>
        </w:tc>
        <w:tc>
          <w:tcPr>
            <w:tcW w:w="4959" w:type="dxa"/>
            <w:tcMar>
              <w:top w:w="80" w:type="dxa"/>
              <w:left w:w="100" w:type="dxa"/>
              <w:bottom w:w="80" w:type="dxa"/>
              <w:right w:w="100" w:type="dxa"/>
            </w:tcMar>
            <w:vAlign w:val="center"/>
          </w:tcPr>
          <w:p w14:paraId="49356C41" w14:textId="77777777" w:rsidR="001E39AE" w:rsidRPr="00CB4E16" w:rsidRDefault="00000000">
            <w:pPr>
              <w:rPr>
                <w:color w:val="000000" w:themeColor="text1"/>
                <w:sz w:val="26"/>
                <w:szCs w:val="26"/>
              </w:rPr>
            </w:pPr>
            <w:r w:rsidRPr="00CB4E16">
              <w:rPr>
                <w:color w:val="000000" w:themeColor="text1"/>
                <w:sz w:val="26"/>
                <w:szCs w:val="26"/>
              </w:rPr>
              <w:t xml:space="preserve">08 module MVP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mô-đun</w:t>
            </w:r>
            <w:proofErr w:type="spellEnd"/>
            <w:r w:rsidRPr="00CB4E16">
              <w:rPr>
                <w:color w:val="000000" w:themeColor="text1"/>
                <w:sz w:val="26"/>
                <w:szCs w:val="26"/>
              </w:rPr>
              <w:t>: Registry, Knowledge Graph/Search, Challenge/Opportunity, Matching, Project/Collaboration, Funding, Resource/Lab Service, Governance/Dashboard</w:t>
            </w:r>
          </w:p>
        </w:tc>
        <w:tc>
          <w:tcPr>
            <w:tcW w:w="0" w:type="auto"/>
            <w:tcMar>
              <w:top w:w="80" w:type="dxa"/>
              <w:left w:w="100" w:type="dxa"/>
              <w:bottom w:w="80" w:type="dxa"/>
              <w:right w:w="100" w:type="dxa"/>
            </w:tcMar>
            <w:vAlign w:val="center"/>
          </w:tcPr>
          <w:p w14:paraId="2186C72B" w14:textId="77777777" w:rsidR="001E39AE" w:rsidRPr="00CB4E16" w:rsidRDefault="00000000">
            <w:pPr>
              <w:rPr>
                <w:color w:val="000000" w:themeColor="text1"/>
                <w:sz w:val="26"/>
                <w:szCs w:val="26"/>
              </w:rPr>
            </w:pP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11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2 </w:t>
            </w:r>
            <w:proofErr w:type="spellStart"/>
            <w:r w:rsidRPr="00CB4E16">
              <w:rPr>
                <w:color w:val="000000" w:themeColor="text1"/>
                <w:sz w:val="26"/>
                <w:szCs w:val="26"/>
              </w:rPr>
              <w:t>Phần</w:t>
            </w:r>
            <w:proofErr w:type="spellEnd"/>
            <w:r w:rsidRPr="00CB4E16">
              <w:rPr>
                <w:color w:val="000000" w:themeColor="text1"/>
                <w:sz w:val="26"/>
                <w:szCs w:val="26"/>
              </w:rPr>
              <w:t xml:space="preserve"> IV)</w:t>
            </w:r>
          </w:p>
        </w:tc>
      </w:tr>
      <w:tr w:rsidR="001E39AE" w:rsidRPr="00CB4E16" w14:paraId="35CC0AD1" w14:textId="77777777" w:rsidTr="006432D6">
        <w:tc>
          <w:tcPr>
            <w:tcW w:w="2405" w:type="dxa"/>
            <w:tcMar>
              <w:top w:w="80" w:type="dxa"/>
              <w:left w:w="100" w:type="dxa"/>
              <w:bottom w:w="80" w:type="dxa"/>
              <w:right w:w="100" w:type="dxa"/>
            </w:tcMar>
            <w:vAlign w:val="center"/>
          </w:tcPr>
          <w:p w14:paraId="153D60E3" w14:textId="77777777" w:rsidR="001E39AE" w:rsidRPr="00CB4E16" w:rsidRDefault="00000000">
            <w:pPr>
              <w:rPr>
                <w:color w:val="000000" w:themeColor="text1"/>
                <w:sz w:val="26"/>
                <w:szCs w:val="26"/>
              </w:rPr>
            </w:pPr>
            <w:r w:rsidRPr="00CB4E16">
              <w:rPr>
                <w:color w:val="000000" w:themeColor="text1"/>
                <w:sz w:val="26"/>
                <w:szCs w:val="26"/>
              </w:rPr>
              <w:t xml:space="preserve">4.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tuệ</w:t>
            </w:r>
            <w:proofErr w:type="spellEnd"/>
            <w:r w:rsidRPr="00CB4E16">
              <w:rPr>
                <w:color w:val="000000" w:themeColor="text1"/>
                <w:sz w:val="26"/>
                <w:szCs w:val="26"/>
              </w:rPr>
              <w:t xml:space="preserve"> </w:t>
            </w:r>
            <w:proofErr w:type="spellStart"/>
            <w:r w:rsidRPr="00CB4E16">
              <w:rPr>
                <w:color w:val="000000" w:themeColor="text1"/>
                <w:sz w:val="26"/>
                <w:szCs w:val="26"/>
              </w:rPr>
              <w:t>nhân</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(AI/ML Layer)</w:t>
            </w:r>
          </w:p>
        </w:tc>
        <w:tc>
          <w:tcPr>
            <w:tcW w:w="4959" w:type="dxa"/>
            <w:tcMar>
              <w:top w:w="80" w:type="dxa"/>
              <w:left w:w="100" w:type="dxa"/>
              <w:bottom w:w="80" w:type="dxa"/>
              <w:right w:w="100" w:type="dxa"/>
            </w:tcMar>
            <w:vAlign w:val="center"/>
          </w:tcPr>
          <w:p w14:paraId="6EBA9B9C" w14:textId="77777777" w:rsidR="001E39AE" w:rsidRPr="00CB4E16" w:rsidRDefault="00000000">
            <w:pPr>
              <w:rPr>
                <w:color w:val="000000" w:themeColor="text1"/>
                <w:sz w:val="26"/>
                <w:szCs w:val="26"/>
              </w:rPr>
            </w:pPr>
            <w:r w:rsidRPr="00CB4E16">
              <w:rPr>
                <w:color w:val="000000" w:themeColor="text1"/>
                <w:sz w:val="26"/>
                <w:szCs w:val="26"/>
              </w:rPr>
              <w:t xml:space="preserve">Semantic matching engine;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khuyến</w:t>
            </w:r>
            <w:proofErr w:type="spellEnd"/>
            <w:r w:rsidRPr="00CB4E16">
              <w:rPr>
                <w:color w:val="000000" w:themeColor="text1"/>
                <w:sz w:val="26"/>
                <w:szCs w:val="26"/>
              </w:rPr>
              <w:t xml:space="preserve"> </w:t>
            </w:r>
            <w:proofErr w:type="spellStart"/>
            <w:r w:rsidRPr="00CB4E16">
              <w:rPr>
                <w:color w:val="000000" w:themeColor="text1"/>
                <w:sz w:val="26"/>
                <w:szCs w:val="26"/>
              </w:rPr>
              <w:t>nghị</w:t>
            </w:r>
            <w:proofErr w:type="spellEnd"/>
            <w:r w:rsidRPr="00CB4E16">
              <w:rPr>
                <w:color w:val="000000" w:themeColor="text1"/>
                <w:sz w:val="26"/>
                <w:szCs w:val="26"/>
              </w:rPr>
              <w:t xml:space="preserve"> (recommendation); NLP/</w:t>
            </w:r>
            <w:proofErr w:type="spellStart"/>
            <w:r w:rsidRPr="00CB4E16">
              <w:rPr>
                <w:color w:val="000000" w:themeColor="text1"/>
                <w:sz w:val="26"/>
                <w:szCs w:val="26"/>
              </w:rPr>
              <w:t>trích</w:t>
            </w:r>
            <w:proofErr w:type="spellEnd"/>
            <w:r w:rsidRPr="00CB4E16">
              <w:rPr>
                <w:color w:val="000000" w:themeColor="text1"/>
                <w:sz w:val="26"/>
                <w:szCs w:val="26"/>
              </w:rPr>
              <w:t xml:space="preserve"> </w:t>
            </w:r>
            <w:proofErr w:type="spellStart"/>
            <w:r w:rsidRPr="00CB4E16">
              <w:rPr>
                <w:color w:val="000000" w:themeColor="text1"/>
                <w:sz w:val="26"/>
                <w:szCs w:val="26"/>
              </w:rPr>
              <w:t>xuất</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mô-đun</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báo</w:t>
            </w:r>
            <w:proofErr w:type="spellEnd"/>
            <w:r w:rsidRPr="00CB4E16">
              <w:rPr>
                <w:color w:val="000000" w:themeColor="text1"/>
                <w:sz w:val="26"/>
                <w:szCs w:val="26"/>
              </w:rPr>
              <w:t xml:space="preserve"> xu </w:t>
            </w:r>
            <w:proofErr w:type="spellStart"/>
            <w:r w:rsidRPr="00CB4E16">
              <w:rPr>
                <w:color w:val="000000" w:themeColor="text1"/>
                <w:sz w:val="26"/>
                <w:szCs w:val="26"/>
              </w:rPr>
              <w:t>hướng</w:t>
            </w:r>
            <w:proofErr w:type="spellEnd"/>
            <w:r w:rsidRPr="00CB4E16">
              <w:rPr>
                <w:color w:val="000000" w:themeColor="text1"/>
                <w:sz w:val="26"/>
                <w:szCs w:val="26"/>
              </w:rPr>
              <w:t xml:space="preserve">; </w:t>
            </w:r>
            <w:proofErr w:type="spellStart"/>
            <w:r w:rsidRPr="00CB4E16">
              <w:rPr>
                <w:color w:val="000000" w:themeColor="text1"/>
                <w:sz w:val="26"/>
                <w:szCs w:val="26"/>
              </w:rPr>
              <w:t>khung</w:t>
            </w:r>
            <w:proofErr w:type="spellEnd"/>
            <w:r w:rsidRPr="00CB4E16">
              <w:rPr>
                <w:color w:val="000000" w:themeColor="text1"/>
                <w:sz w:val="26"/>
                <w:szCs w:val="26"/>
              </w:rPr>
              <w:t xml:space="preserve"> AI Governance (model inventory, </w:t>
            </w:r>
            <w:proofErr w:type="spellStart"/>
            <w:r w:rsidRPr="00CB4E16">
              <w:rPr>
                <w:color w:val="000000" w:themeColor="text1"/>
                <w:sz w:val="26"/>
                <w:szCs w:val="26"/>
              </w:rPr>
              <w:t>giám</w:t>
            </w:r>
            <w:proofErr w:type="spellEnd"/>
            <w:r w:rsidRPr="00CB4E16">
              <w:rPr>
                <w:color w:val="000000" w:themeColor="text1"/>
                <w:sz w:val="26"/>
                <w:szCs w:val="26"/>
              </w:rPr>
              <w:t xml:space="preserve"> </w:t>
            </w:r>
            <w:proofErr w:type="spellStart"/>
            <w:r w:rsidRPr="00CB4E16">
              <w:rPr>
                <w:color w:val="000000" w:themeColor="text1"/>
                <w:sz w:val="26"/>
                <w:szCs w:val="26"/>
              </w:rPr>
              <w:t>sát</w:t>
            </w:r>
            <w:proofErr w:type="spellEnd"/>
            <w:r w:rsidRPr="00CB4E16">
              <w:rPr>
                <w:color w:val="000000" w:themeColor="text1"/>
                <w:sz w:val="26"/>
                <w:szCs w:val="26"/>
              </w:rPr>
              <w:t xml:space="preserve"> </w:t>
            </w:r>
            <w:proofErr w:type="spellStart"/>
            <w:r w:rsidRPr="00CB4E16">
              <w:rPr>
                <w:color w:val="000000" w:themeColor="text1"/>
                <w:sz w:val="26"/>
                <w:szCs w:val="26"/>
              </w:rPr>
              <w:t>rủi</w:t>
            </w:r>
            <w:proofErr w:type="spellEnd"/>
            <w:r w:rsidRPr="00CB4E16">
              <w:rPr>
                <w:color w:val="000000" w:themeColor="text1"/>
                <w:sz w:val="26"/>
                <w:szCs w:val="26"/>
              </w:rPr>
              <w:t xml:space="preserve"> </w:t>
            </w:r>
            <w:proofErr w:type="spellStart"/>
            <w:r w:rsidRPr="00CB4E16">
              <w:rPr>
                <w:color w:val="000000" w:themeColor="text1"/>
                <w:sz w:val="26"/>
                <w:szCs w:val="26"/>
              </w:rPr>
              <w:t>ro</w:t>
            </w:r>
            <w:proofErr w:type="spellEnd"/>
            <w:r w:rsidRPr="00CB4E16">
              <w:rPr>
                <w:color w:val="000000" w:themeColor="text1"/>
                <w:sz w:val="26"/>
                <w:szCs w:val="26"/>
              </w:rPr>
              <w:t xml:space="preserve">,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trình</w:t>
            </w:r>
            <w:proofErr w:type="spellEnd"/>
            <w:r w:rsidRPr="00CB4E16">
              <w:rPr>
                <w:color w:val="000000" w:themeColor="text1"/>
                <w:sz w:val="26"/>
                <w:szCs w:val="26"/>
              </w:rPr>
              <w:t>)</w:t>
            </w:r>
          </w:p>
        </w:tc>
        <w:tc>
          <w:tcPr>
            <w:tcW w:w="0" w:type="auto"/>
            <w:tcMar>
              <w:top w:w="80" w:type="dxa"/>
              <w:left w:w="100" w:type="dxa"/>
              <w:bottom w:w="80" w:type="dxa"/>
              <w:right w:w="100" w:type="dxa"/>
            </w:tcMar>
            <w:vAlign w:val="center"/>
          </w:tcPr>
          <w:p w14:paraId="07F0A3E4" w14:textId="77777777" w:rsidR="001E39AE" w:rsidRPr="00CB4E16" w:rsidRDefault="00000000">
            <w:pPr>
              <w:rPr>
                <w:color w:val="000000" w:themeColor="text1"/>
                <w:sz w:val="26"/>
                <w:szCs w:val="26"/>
              </w:rPr>
            </w:pP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5, 11.9</w:t>
            </w:r>
          </w:p>
        </w:tc>
      </w:tr>
      <w:tr w:rsidR="001E39AE" w:rsidRPr="00CB4E16" w14:paraId="29512D97" w14:textId="77777777" w:rsidTr="006432D6">
        <w:tc>
          <w:tcPr>
            <w:tcW w:w="2405" w:type="dxa"/>
            <w:tcMar>
              <w:top w:w="80" w:type="dxa"/>
              <w:left w:w="100" w:type="dxa"/>
              <w:bottom w:w="80" w:type="dxa"/>
              <w:right w:w="100" w:type="dxa"/>
            </w:tcMar>
            <w:vAlign w:val="center"/>
          </w:tcPr>
          <w:p w14:paraId="6FC7B51C" w14:textId="77777777" w:rsidR="001E39AE" w:rsidRPr="00CB4E16" w:rsidRDefault="00000000">
            <w:pPr>
              <w:rPr>
                <w:color w:val="000000" w:themeColor="text1"/>
                <w:sz w:val="26"/>
                <w:szCs w:val="26"/>
              </w:rPr>
            </w:pPr>
            <w:r w:rsidRPr="00CB4E16">
              <w:rPr>
                <w:color w:val="000000" w:themeColor="text1"/>
                <w:sz w:val="26"/>
                <w:szCs w:val="26"/>
              </w:rPr>
              <w:t xml:space="preserve">5.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(Data Layer)</w:t>
            </w:r>
          </w:p>
        </w:tc>
        <w:tc>
          <w:tcPr>
            <w:tcW w:w="4959" w:type="dxa"/>
            <w:tcMar>
              <w:top w:w="80" w:type="dxa"/>
              <w:left w:w="100" w:type="dxa"/>
              <w:bottom w:w="80" w:type="dxa"/>
              <w:right w:w="100" w:type="dxa"/>
            </w:tcMar>
            <w:vAlign w:val="center"/>
          </w:tcPr>
          <w:p w14:paraId="5B7BF46C" w14:textId="77777777" w:rsidR="001E39AE" w:rsidRPr="00CB4E16" w:rsidRDefault="00000000">
            <w:pPr>
              <w:rPr>
                <w:color w:val="000000" w:themeColor="text1"/>
                <w:sz w:val="26"/>
                <w:szCs w:val="26"/>
              </w:rPr>
            </w:pP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(OLTP); </w:t>
            </w:r>
            <w:proofErr w:type="spellStart"/>
            <w:r w:rsidRPr="00CB4E16">
              <w:rPr>
                <w:color w:val="000000" w:themeColor="text1"/>
                <w:sz w:val="26"/>
                <w:szCs w:val="26"/>
              </w:rPr>
              <w:t>kho</w:t>
            </w:r>
            <w:proofErr w:type="spellEnd"/>
            <w:r w:rsidRPr="00CB4E16">
              <w:rPr>
                <w:color w:val="000000" w:themeColor="text1"/>
                <w:sz w:val="26"/>
                <w:szCs w:val="26"/>
              </w:rPr>
              <w:t>/</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(data warehouse/lake)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báo</w:t>
            </w:r>
            <w:proofErr w:type="spellEnd"/>
            <w:r w:rsidRPr="00CB4E16">
              <w:rPr>
                <w:color w:val="000000" w:themeColor="text1"/>
                <w:sz w:val="26"/>
                <w:szCs w:val="26"/>
              </w:rPr>
              <w:t xml:space="preserve"> </w:t>
            </w:r>
            <w:proofErr w:type="spellStart"/>
            <w:r w:rsidRPr="00CB4E16">
              <w:rPr>
                <w:color w:val="000000" w:themeColor="text1"/>
                <w:sz w:val="26"/>
                <w:szCs w:val="26"/>
              </w:rPr>
              <w:t>cáo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AI; Knowledge Graph (</w:t>
            </w:r>
            <w:proofErr w:type="spellStart"/>
            <w:r w:rsidRPr="00CB4E16">
              <w:rPr>
                <w:color w:val="000000" w:themeColor="text1"/>
                <w:sz w:val="26"/>
                <w:szCs w:val="26"/>
              </w:rPr>
              <w:t>đồ</w:t>
            </w:r>
            <w:proofErr w:type="spellEnd"/>
            <w:r w:rsidRPr="00CB4E16">
              <w:rPr>
                <w:color w:val="000000" w:themeColor="text1"/>
                <w:sz w:val="26"/>
                <w:szCs w:val="26"/>
              </w:rPr>
              <w:t xml:space="preserve"> </w:t>
            </w:r>
            <w:proofErr w:type="spellStart"/>
            <w:r w:rsidRPr="00CB4E16">
              <w:rPr>
                <w:color w:val="000000" w:themeColor="text1"/>
                <w:sz w:val="26"/>
                <w:szCs w:val="26"/>
              </w:rPr>
              <w:t>thị</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lastRenderedPageBreak/>
              <w:t>mục</w:t>
            </w:r>
            <w:proofErr w:type="spellEnd"/>
            <w:r w:rsidRPr="00CB4E16">
              <w:rPr>
                <w:color w:val="000000" w:themeColor="text1"/>
                <w:sz w:val="26"/>
                <w:szCs w:val="26"/>
              </w:rPr>
              <w:t xml:space="preserve"> </w:t>
            </w:r>
            <w:proofErr w:type="spellStart"/>
            <w:r w:rsidRPr="00CB4E16">
              <w:rPr>
                <w:color w:val="000000" w:themeColor="text1"/>
                <w:sz w:val="26"/>
                <w:szCs w:val="26"/>
              </w:rPr>
              <w:t>tìm</w:t>
            </w:r>
            <w:proofErr w:type="spellEnd"/>
            <w:r w:rsidRPr="00CB4E16">
              <w:rPr>
                <w:color w:val="000000" w:themeColor="text1"/>
                <w:sz w:val="26"/>
                <w:szCs w:val="26"/>
              </w:rPr>
              <w:t xml:space="preserve"> </w:t>
            </w:r>
            <w:proofErr w:type="spellStart"/>
            <w:r w:rsidRPr="00CB4E16">
              <w:rPr>
                <w:color w:val="000000" w:themeColor="text1"/>
                <w:sz w:val="26"/>
                <w:szCs w:val="26"/>
              </w:rPr>
              <w:t>kiếm</w:t>
            </w:r>
            <w:proofErr w:type="spellEnd"/>
            <w:r w:rsidRPr="00CB4E16">
              <w:rPr>
                <w:color w:val="000000" w:themeColor="text1"/>
                <w:sz w:val="26"/>
                <w:szCs w:val="26"/>
              </w:rPr>
              <w:t xml:space="preserve"> </w:t>
            </w:r>
            <w:proofErr w:type="spellStart"/>
            <w:r w:rsidRPr="00CB4E16">
              <w:rPr>
                <w:color w:val="000000" w:themeColor="text1"/>
                <w:sz w:val="26"/>
                <w:szCs w:val="26"/>
              </w:rPr>
              <w:t>ngữ</w:t>
            </w:r>
            <w:proofErr w:type="spellEnd"/>
            <w:r w:rsidRPr="00CB4E16">
              <w:rPr>
                <w:color w:val="000000" w:themeColor="text1"/>
                <w:sz w:val="26"/>
                <w:szCs w:val="26"/>
              </w:rPr>
              <w:t xml:space="preserve"> </w:t>
            </w:r>
            <w:proofErr w:type="spellStart"/>
            <w:r w:rsidRPr="00CB4E16">
              <w:rPr>
                <w:color w:val="000000" w:themeColor="text1"/>
                <w:sz w:val="26"/>
                <w:szCs w:val="26"/>
              </w:rPr>
              <w:t>nghĩa</w:t>
            </w:r>
            <w:proofErr w:type="spellEnd"/>
            <w:r w:rsidRPr="00CB4E16">
              <w:rPr>
                <w:color w:val="000000" w:themeColor="text1"/>
                <w:sz w:val="26"/>
                <w:szCs w:val="26"/>
              </w:rPr>
              <w:t xml:space="preserve"> (semantic search index)</w:t>
            </w:r>
          </w:p>
        </w:tc>
        <w:tc>
          <w:tcPr>
            <w:tcW w:w="0" w:type="auto"/>
            <w:tcMar>
              <w:top w:w="80" w:type="dxa"/>
              <w:left w:w="100" w:type="dxa"/>
              <w:bottom w:w="80" w:type="dxa"/>
              <w:right w:w="100" w:type="dxa"/>
            </w:tcMar>
            <w:vAlign w:val="center"/>
          </w:tcPr>
          <w:p w14:paraId="3D5CB9D0" w14:textId="77777777" w:rsidR="001E39AE" w:rsidRPr="00CB4E16" w:rsidRDefault="00000000">
            <w:pPr>
              <w:rPr>
                <w:color w:val="000000" w:themeColor="text1"/>
                <w:sz w:val="26"/>
                <w:szCs w:val="26"/>
              </w:rPr>
            </w:pPr>
            <w:proofErr w:type="spellStart"/>
            <w:r w:rsidRPr="00CB4E16">
              <w:rPr>
                <w:color w:val="000000" w:themeColor="text1"/>
                <w:sz w:val="26"/>
                <w:szCs w:val="26"/>
              </w:rPr>
              <w:lastRenderedPageBreak/>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1, 3, 11.8</w:t>
            </w:r>
          </w:p>
        </w:tc>
      </w:tr>
      <w:tr w:rsidR="001E39AE" w:rsidRPr="00CB4E16" w14:paraId="451491B0" w14:textId="77777777" w:rsidTr="006432D6">
        <w:tc>
          <w:tcPr>
            <w:tcW w:w="2405" w:type="dxa"/>
            <w:tcMar>
              <w:top w:w="80" w:type="dxa"/>
              <w:left w:w="100" w:type="dxa"/>
              <w:bottom w:w="80" w:type="dxa"/>
              <w:right w:w="100" w:type="dxa"/>
            </w:tcMar>
            <w:vAlign w:val="center"/>
          </w:tcPr>
          <w:p w14:paraId="2A4EC935" w14:textId="77777777" w:rsidR="001E39AE" w:rsidRPr="00CB4E16" w:rsidRDefault="00000000">
            <w:pPr>
              <w:rPr>
                <w:color w:val="000000" w:themeColor="text1"/>
                <w:sz w:val="26"/>
                <w:szCs w:val="26"/>
              </w:rPr>
            </w:pPr>
            <w:r w:rsidRPr="00CB4E16">
              <w:rPr>
                <w:color w:val="000000" w:themeColor="text1"/>
                <w:sz w:val="26"/>
                <w:szCs w:val="26"/>
              </w:rPr>
              <w:t xml:space="preserve">6.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danh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mật</w:t>
            </w:r>
            <w:proofErr w:type="spellEnd"/>
            <w:r w:rsidRPr="00CB4E16">
              <w:rPr>
                <w:color w:val="000000" w:themeColor="text1"/>
                <w:sz w:val="26"/>
                <w:szCs w:val="26"/>
              </w:rPr>
              <w:t xml:space="preserve"> (Identity &amp; Security Layer)</w:t>
            </w:r>
          </w:p>
        </w:tc>
        <w:tc>
          <w:tcPr>
            <w:tcW w:w="4959" w:type="dxa"/>
            <w:tcMar>
              <w:top w:w="80" w:type="dxa"/>
              <w:left w:w="100" w:type="dxa"/>
              <w:bottom w:w="80" w:type="dxa"/>
              <w:right w:w="100" w:type="dxa"/>
            </w:tcMar>
            <w:vAlign w:val="center"/>
          </w:tcPr>
          <w:p w14:paraId="2B89B771" w14:textId="77777777" w:rsidR="001E39AE" w:rsidRPr="00CB4E16" w:rsidRDefault="00000000">
            <w:pPr>
              <w:rPr>
                <w:color w:val="000000" w:themeColor="text1"/>
                <w:sz w:val="26"/>
                <w:szCs w:val="26"/>
              </w:rPr>
            </w:pPr>
            <w:r w:rsidRPr="00CB4E16">
              <w:rPr>
                <w:color w:val="000000" w:themeColor="text1"/>
                <w:sz w:val="26"/>
                <w:szCs w:val="26"/>
              </w:rPr>
              <w:t xml:space="preserve">Quản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danh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truy</w:t>
            </w:r>
            <w:proofErr w:type="spellEnd"/>
            <w:r w:rsidRPr="00CB4E16">
              <w:rPr>
                <w:color w:val="000000" w:themeColor="text1"/>
                <w:sz w:val="26"/>
                <w:szCs w:val="26"/>
              </w:rPr>
              <w:t xml:space="preserve"> </w:t>
            </w:r>
            <w:proofErr w:type="spellStart"/>
            <w:r w:rsidRPr="00CB4E16">
              <w:rPr>
                <w:color w:val="000000" w:themeColor="text1"/>
                <w:sz w:val="26"/>
                <w:szCs w:val="26"/>
              </w:rPr>
              <w:t>cập</w:t>
            </w:r>
            <w:proofErr w:type="spellEnd"/>
            <w:r w:rsidRPr="00CB4E16">
              <w:rPr>
                <w:color w:val="000000" w:themeColor="text1"/>
                <w:sz w:val="26"/>
                <w:szCs w:val="26"/>
              </w:rPr>
              <w:t xml:space="preserve"> (IAM);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đa</w:t>
            </w:r>
            <w:proofErr w:type="spellEnd"/>
            <w:r w:rsidRPr="00CB4E16">
              <w:rPr>
                <w:color w:val="000000" w:themeColor="text1"/>
                <w:sz w:val="26"/>
                <w:szCs w:val="26"/>
              </w:rPr>
              <w:t xml:space="preserve"> </w:t>
            </w:r>
            <w:proofErr w:type="spellStart"/>
            <w:r w:rsidRPr="00CB4E16">
              <w:rPr>
                <w:color w:val="000000" w:themeColor="text1"/>
                <w:sz w:val="26"/>
                <w:szCs w:val="26"/>
              </w:rPr>
              <w:t>yếu</w:t>
            </w:r>
            <w:proofErr w:type="spellEnd"/>
            <w:r w:rsidRPr="00CB4E16">
              <w:rPr>
                <w:color w:val="000000" w:themeColor="text1"/>
                <w:sz w:val="26"/>
                <w:szCs w:val="26"/>
              </w:rPr>
              <w:t xml:space="preserve"> </w:t>
            </w:r>
            <w:proofErr w:type="spellStart"/>
            <w:r w:rsidRPr="00CB4E16">
              <w:rPr>
                <w:color w:val="000000" w:themeColor="text1"/>
                <w:sz w:val="26"/>
                <w:szCs w:val="26"/>
              </w:rPr>
              <w:t>tố</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quyền</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vai</w:t>
            </w:r>
            <w:proofErr w:type="spellEnd"/>
            <w:r w:rsidRPr="00CB4E16">
              <w:rPr>
                <w:color w:val="000000" w:themeColor="text1"/>
                <w:sz w:val="26"/>
                <w:szCs w:val="26"/>
              </w:rPr>
              <w:t xml:space="preserve"> </w:t>
            </w:r>
            <w:proofErr w:type="spellStart"/>
            <w:r w:rsidRPr="00CB4E16">
              <w:rPr>
                <w:color w:val="000000" w:themeColor="text1"/>
                <w:sz w:val="26"/>
                <w:szCs w:val="26"/>
              </w:rPr>
              <w:t>trò</w:t>
            </w:r>
            <w:proofErr w:type="spellEnd"/>
            <w:r w:rsidRPr="00CB4E16">
              <w:rPr>
                <w:color w:val="000000" w:themeColor="text1"/>
                <w:sz w:val="26"/>
                <w:szCs w:val="26"/>
              </w:rPr>
              <w:t>/</w:t>
            </w:r>
            <w:proofErr w:type="spellStart"/>
            <w:r w:rsidRPr="00CB4E16">
              <w:rPr>
                <w:color w:val="000000" w:themeColor="text1"/>
                <w:sz w:val="26"/>
                <w:szCs w:val="26"/>
              </w:rPr>
              <w:t>phạm</w:t>
            </w:r>
            <w:proofErr w:type="spellEnd"/>
            <w:r w:rsidRPr="00CB4E16">
              <w:rPr>
                <w:color w:val="000000" w:themeColor="text1"/>
                <w:sz w:val="26"/>
                <w:szCs w:val="26"/>
              </w:rPr>
              <w:t xml:space="preserve"> vi (RBAC/ABAC); </w:t>
            </w:r>
            <w:proofErr w:type="spellStart"/>
            <w:r w:rsidRPr="00CB4E16">
              <w:rPr>
                <w:color w:val="000000" w:themeColor="text1"/>
                <w:sz w:val="26"/>
                <w:szCs w:val="26"/>
              </w:rPr>
              <w:t>mã</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nhật</w:t>
            </w:r>
            <w:proofErr w:type="spellEnd"/>
            <w:r w:rsidRPr="00CB4E16">
              <w:rPr>
                <w:color w:val="000000" w:themeColor="text1"/>
                <w:sz w:val="26"/>
                <w:szCs w:val="26"/>
              </w:rPr>
              <w:t xml:space="preserve"> </w:t>
            </w:r>
            <w:proofErr w:type="spellStart"/>
            <w:r w:rsidRPr="00CB4E16">
              <w:rPr>
                <w:color w:val="000000" w:themeColor="text1"/>
                <w:sz w:val="26"/>
                <w:szCs w:val="26"/>
              </w:rPr>
              <w:t>ký</w:t>
            </w:r>
            <w:proofErr w:type="spellEnd"/>
            <w:r w:rsidRPr="00CB4E16">
              <w:rPr>
                <w:color w:val="000000" w:themeColor="text1"/>
                <w:sz w:val="26"/>
                <w:szCs w:val="26"/>
              </w:rPr>
              <w:t xml:space="preserve"> </w:t>
            </w:r>
            <w:proofErr w:type="spellStart"/>
            <w:r w:rsidRPr="00CB4E16">
              <w:rPr>
                <w:color w:val="000000" w:themeColor="text1"/>
                <w:sz w:val="26"/>
                <w:szCs w:val="26"/>
              </w:rPr>
              <w:t>kiểm</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p>
        </w:tc>
        <w:tc>
          <w:tcPr>
            <w:tcW w:w="0" w:type="auto"/>
            <w:tcMar>
              <w:top w:w="80" w:type="dxa"/>
              <w:left w:w="100" w:type="dxa"/>
              <w:bottom w:w="80" w:type="dxa"/>
              <w:right w:w="100" w:type="dxa"/>
            </w:tcMar>
            <w:vAlign w:val="center"/>
          </w:tcPr>
          <w:p w14:paraId="5D4F44F0" w14:textId="77777777" w:rsidR="001E39AE" w:rsidRPr="00CB4E16" w:rsidRDefault="00000000">
            <w:pPr>
              <w:rPr>
                <w:color w:val="000000" w:themeColor="text1"/>
                <w:sz w:val="26"/>
                <w:szCs w:val="26"/>
              </w:rPr>
            </w:pP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chi </w:t>
            </w:r>
            <w:proofErr w:type="spellStart"/>
            <w:r w:rsidRPr="00CB4E16">
              <w:rPr>
                <w:color w:val="000000" w:themeColor="text1"/>
                <w:sz w:val="26"/>
                <w:szCs w:val="26"/>
              </w:rPr>
              <w:t>tiết</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4 </w:t>
            </w:r>
            <w:proofErr w:type="spellStart"/>
            <w:r w:rsidRPr="00CB4E16">
              <w:rPr>
                <w:color w:val="000000" w:themeColor="text1"/>
                <w:sz w:val="26"/>
                <w:szCs w:val="26"/>
              </w:rPr>
              <w:t>Phần</w:t>
            </w:r>
            <w:proofErr w:type="spellEnd"/>
            <w:r w:rsidRPr="00CB4E16">
              <w:rPr>
                <w:color w:val="000000" w:themeColor="text1"/>
                <w:sz w:val="26"/>
                <w:szCs w:val="26"/>
              </w:rPr>
              <w:t xml:space="preserve"> IV</w:t>
            </w:r>
          </w:p>
        </w:tc>
      </w:tr>
      <w:tr w:rsidR="001E39AE" w:rsidRPr="00CB4E16" w14:paraId="7428E7C5" w14:textId="77777777" w:rsidTr="006432D6">
        <w:tc>
          <w:tcPr>
            <w:tcW w:w="2405" w:type="dxa"/>
            <w:tcMar>
              <w:top w:w="80" w:type="dxa"/>
              <w:left w:w="100" w:type="dxa"/>
              <w:bottom w:w="80" w:type="dxa"/>
              <w:right w:w="100" w:type="dxa"/>
            </w:tcMar>
            <w:vAlign w:val="center"/>
          </w:tcPr>
          <w:p w14:paraId="4125F95C" w14:textId="77777777" w:rsidR="001E39AE" w:rsidRPr="00CB4E16" w:rsidRDefault="00000000">
            <w:pPr>
              <w:rPr>
                <w:color w:val="000000" w:themeColor="text1"/>
                <w:sz w:val="26"/>
                <w:szCs w:val="26"/>
              </w:rPr>
            </w:pPr>
            <w:r w:rsidRPr="00CB4E16">
              <w:rPr>
                <w:color w:val="000000" w:themeColor="text1"/>
                <w:sz w:val="26"/>
                <w:szCs w:val="26"/>
              </w:rPr>
              <w:t xml:space="preserve">7. </w:t>
            </w:r>
            <w:proofErr w:type="spellStart"/>
            <w:r w:rsidRPr="00CB4E16">
              <w:rPr>
                <w:color w:val="000000" w:themeColor="text1"/>
                <w:sz w:val="26"/>
                <w:szCs w:val="26"/>
              </w:rPr>
              <w:t>Lớp</w:t>
            </w:r>
            <w:proofErr w:type="spellEnd"/>
            <w:r w:rsidRPr="00CB4E16">
              <w:rPr>
                <w:color w:val="000000" w:themeColor="text1"/>
                <w:sz w:val="26"/>
                <w:szCs w:val="26"/>
              </w:rPr>
              <w:t xml:space="preserve"> </w:t>
            </w: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(Infrastructure &amp; Operations Layer)</w:t>
            </w:r>
          </w:p>
        </w:tc>
        <w:tc>
          <w:tcPr>
            <w:tcW w:w="4959" w:type="dxa"/>
            <w:tcMar>
              <w:top w:w="80" w:type="dxa"/>
              <w:left w:w="100" w:type="dxa"/>
              <w:bottom w:w="80" w:type="dxa"/>
              <w:right w:w="100" w:type="dxa"/>
            </w:tcMar>
            <w:vAlign w:val="center"/>
          </w:tcPr>
          <w:p w14:paraId="68DC11E4" w14:textId="77777777" w:rsidR="001E39AE" w:rsidRPr="00CB4E16" w:rsidRDefault="00000000">
            <w:pPr>
              <w:rPr>
                <w:color w:val="000000" w:themeColor="text1"/>
                <w:sz w:val="26"/>
                <w:szCs w:val="26"/>
              </w:rPr>
            </w:pP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điện</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đám</w:t>
            </w:r>
            <w:proofErr w:type="spellEnd"/>
            <w:r w:rsidRPr="00CB4E16">
              <w:rPr>
                <w:color w:val="000000" w:themeColor="text1"/>
                <w:sz w:val="26"/>
                <w:szCs w:val="26"/>
              </w:rPr>
              <w:t xml:space="preserve"> </w:t>
            </w:r>
            <w:proofErr w:type="spellStart"/>
            <w:r w:rsidRPr="00CB4E16">
              <w:rPr>
                <w:color w:val="000000" w:themeColor="text1"/>
                <w:sz w:val="26"/>
                <w:szCs w:val="26"/>
              </w:rPr>
              <w:t>mây</w:t>
            </w:r>
            <w:proofErr w:type="spellEnd"/>
            <w:r w:rsidRPr="00CB4E16">
              <w:rPr>
                <w:color w:val="000000" w:themeColor="text1"/>
                <w:sz w:val="26"/>
                <w:szCs w:val="26"/>
              </w:rPr>
              <w:t>/</w:t>
            </w:r>
            <w:proofErr w:type="spellStart"/>
            <w:r w:rsidRPr="00CB4E16">
              <w:rPr>
                <w:color w:val="000000" w:themeColor="text1"/>
                <w:sz w:val="26"/>
                <w:szCs w:val="26"/>
              </w:rPr>
              <w:t>đám</w:t>
            </w:r>
            <w:proofErr w:type="spellEnd"/>
            <w:r w:rsidRPr="00CB4E16">
              <w:rPr>
                <w:color w:val="000000" w:themeColor="text1"/>
                <w:sz w:val="26"/>
                <w:szCs w:val="26"/>
              </w:rPr>
              <w:t xml:space="preserve"> </w:t>
            </w:r>
            <w:proofErr w:type="spellStart"/>
            <w:r w:rsidRPr="00CB4E16">
              <w:rPr>
                <w:color w:val="000000" w:themeColor="text1"/>
                <w:sz w:val="26"/>
                <w:szCs w:val="26"/>
              </w:rPr>
              <w:t>mây</w:t>
            </w:r>
            <w:proofErr w:type="spellEnd"/>
            <w:r w:rsidRPr="00CB4E16">
              <w:rPr>
                <w:color w:val="000000" w:themeColor="text1"/>
                <w:sz w:val="26"/>
                <w:szCs w:val="26"/>
              </w:rPr>
              <w:t xml:space="preserve"> lai; container </w:t>
            </w:r>
            <w:proofErr w:type="spellStart"/>
            <w:r w:rsidRPr="00CB4E16">
              <w:rPr>
                <w:color w:val="000000" w:themeColor="text1"/>
                <w:sz w:val="26"/>
                <w:szCs w:val="26"/>
              </w:rPr>
              <w:t>hoá</w:t>
            </w:r>
            <w:proofErr w:type="spellEnd"/>
            <w:r w:rsidRPr="00CB4E16">
              <w:rPr>
                <w:color w:val="000000" w:themeColor="text1"/>
                <w:sz w:val="26"/>
                <w:szCs w:val="26"/>
              </w:rPr>
              <w:t xml:space="preserve">; CI/CD; </w:t>
            </w:r>
            <w:proofErr w:type="spellStart"/>
            <w:r w:rsidRPr="00CB4E16">
              <w:rPr>
                <w:color w:val="000000" w:themeColor="text1"/>
                <w:sz w:val="26"/>
                <w:szCs w:val="26"/>
              </w:rPr>
              <w:t>giám</w:t>
            </w:r>
            <w:proofErr w:type="spellEnd"/>
            <w:r w:rsidRPr="00CB4E16">
              <w:rPr>
                <w:color w:val="000000" w:themeColor="text1"/>
                <w:sz w:val="26"/>
                <w:szCs w:val="26"/>
              </w:rPr>
              <w:t xml:space="preserve"> </w:t>
            </w:r>
            <w:proofErr w:type="spellStart"/>
            <w:r w:rsidRPr="00CB4E16">
              <w:rPr>
                <w:color w:val="000000" w:themeColor="text1"/>
                <w:sz w:val="26"/>
                <w:szCs w:val="26"/>
              </w:rPr>
              <w:t>sát</w:t>
            </w:r>
            <w:proofErr w:type="spellEnd"/>
            <w:r w:rsidRPr="00CB4E16">
              <w:rPr>
                <w:color w:val="000000" w:themeColor="text1"/>
                <w:sz w:val="26"/>
                <w:szCs w:val="26"/>
              </w:rPr>
              <w:t xml:space="preserve"> - </w:t>
            </w:r>
            <w:proofErr w:type="spellStart"/>
            <w:r w:rsidRPr="00CB4E16">
              <w:rPr>
                <w:color w:val="000000" w:themeColor="text1"/>
                <w:sz w:val="26"/>
                <w:szCs w:val="26"/>
              </w:rPr>
              <w:t>cảnh</w:t>
            </w:r>
            <w:proofErr w:type="spellEnd"/>
            <w:r w:rsidRPr="00CB4E16">
              <w:rPr>
                <w:color w:val="000000" w:themeColor="text1"/>
                <w:sz w:val="26"/>
                <w:szCs w:val="26"/>
              </w:rPr>
              <w:t xml:space="preserve"> </w:t>
            </w:r>
            <w:proofErr w:type="spellStart"/>
            <w:r w:rsidRPr="00CB4E16">
              <w:rPr>
                <w:color w:val="000000" w:themeColor="text1"/>
                <w:sz w:val="26"/>
                <w:szCs w:val="26"/>
              </w:rPr>
              <w:t>báo</w:t>
            </w:r>
            <w:proofErr w:type="spellEnd"/>
            <w:r w:rsidRPr="00CB4E16">
              <w:rPr>
                <w:color w:val="000000" w:themeColor="text1"/>
                <w:sz w:val="26"/>
                <w:szCs w:val="26"/>
              </w:rPr>
              <w:t xml:space="preserve"> (observability); </w:t>
            </w:r>
            <w:proofErr w:type="spellStart"/>
            <w:r w:rsidRPr="00CB4E16">
              <w:rPr>
                <w:color w:val="000000" w:themeColor="text1"/>
                <w:sz w:val="26"/>
                <w:szCs w:val="26"/>
              </w:rPr>
              <w:t>sao</w:t>
            </w:r>
            <w:proofErr w:type="spellEnd"/>
            <w:r w:rsidRPr="00CB4E16">
              <w:rPr>
                <w:color w:val="000000" w:themeColor="text1"/>
                <w:sz w:val="26"/>
                <w:szCs w:val="26"/>
              </w:rPr>
              <w:t xml:space="preserve"> </w:t>
            </w:r>
            <w:proofErr w:type="spellStart"/>
            <w:r w:rsidRPr="00CB4E16">
              <w:rPr>
                <w:color w:val="000000" w:themeColor="text1"/>
                <w:sz w:val="26"/>
                <w:szCs w:val="26"/>
              </w:rPr>
              <w:t>lưu</w:t>
            </w:r>
            <w:proofErr w:type="spellEnd"/>
            <w:r w:rsidRPr="00CB4E16">
              <w:rPr>
                <w:color w:val="000000" w:themeColor="text1"/>
                <w:sz w:val="26"/>
                <w:szCs w:val="26"/>
              </w:rPr>
              <w:t xml:space="preserve"> - </w:t>
            </w:r>
            <w:proofErr w:type="spellStart"/>
            <w:r w:rsidRPr="00CB4E16">
              <w:rPr>
                <w:color w:val="000000" w:themeColor="text1"/>
                <w:sz w:val="26"/>
                <w:szCs w:val="26"/>
              </w:rPr>
              <w:t>khôi</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p>
        </w:tc>
        <w:tc>
          <w:tcPr>
            <w:tcW w:w="0" w:type="auto"/>
            <w:tcMar>
              <w:top w:w="80" w:type="dxa"/>
              <w:left w:w="100" w:type="dxa"/>
              <w:bottom w:w="80" w:type="dxa"/>
              <w:right w:w="100" w:type="dxa"/>
            </w:tcMar>
            <w:vAlign w:val="center"/>
          </w:tcPr>
          <w:p w14:paraId="5DA73F01" w14:textId="77777777" w:rsidR="001E39AE" w:rsidRPr="00CB4E16" w:rsidRDefault="00000000">
            <w:pPr>
              <w:rPr>
                <w:color w:val="000000" w:themeColor="text1"/>
                <w:sz w:val="26"/>
                <w:szCs w:val="26"/>
              </w:rPr>
            </w:pP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chi </w:t>
            </w:r>
            <w:proofErr w:type="spellStart"/>
            <w:r w:rsidRPr="00CB4E16">
              <w:rPr>
                <w:color w:val="000000" w:themeColor="text1"/>
                <w:sz w:val="26"/>
                <w:szCs w:val="26"/>
              </w:rPr>
              <w:t>tiết</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Mục</w:t>
            </w:r>
            <w:proofErr w:type="spellEnd"/>
            <w:r w:rsidRPr="00CB4E16">
              <w:rPr>
                <w:color w:val="000000" w:themeColor="text1"/>
                <w:sz w:val="26"/>
                <w:szCs w:val="26"/>
              </w:rPr>
              <w:t xml:space="preserve"> 4 </w:t>
            </w:r>
            <w:proofErr w:type="spellStart"/>
            <w:r w:rsidRPr="00CB4E16">
              <w:rPr>
                <w:color w:val="000000" w:themeColor="text1"/>
                <w:sz w:val="26"/>
                <w:szCs w:val="26"/>
              </w:rPr>
              <w:t>Phần</w:t>
            </w:r>
            <w:proofErr w:type="spellEnd"/>
            <w:r w:rsidRPr="00CB4E16">
              <w:rPr>
                <w:color w:val="000000" w:themeColor="text1"/>
                <w:sz w:val="26"/>
                <w:szCs w:val="26"/>
              </w:rPr>
              <w:t xml:space="preserve"> IV</w:t>
            </w:r>
          </w:p>
        </w:tc>
      </w:tr>
    </w:tbl>
    <w:p w14:paraId="60506BAC" w14:textId="77777777" w:rsidR="001E39AE" w:rsidRPr="00CB4E16" w:rsidRDefault="001E39AE">
      <w:pPr>
        <w:rPr>
          <w:color w:val="000000" w:themeColor="text1"/>
          <w:sz w:val="26"/>
          <w:szCs w:val="26"/>
        </w:rPr>
      </w:pPr>
    </w:p>
    <w:p w14:paraId="083F901C" w14:textId="77777777" w:rsidR="006432D6" w:rsidRPr="00CB4E16" w:rsidRDefault="00000000">
      <w:pPr>
        <w:spacing w:after="120"/>
        <w:jc w:val="both"/>
        <w:rPr>
          <w:color w:val="000000" w:themeColor="text1"/>
          <w:sz w:val="26"/>
          <w:szCs w:val="26"/>
          <w:lang w:val="vi-VN"/>
        </w:rPr>
      </w:pPr>
      <w:r w:rsidRPr="00CB4E16">
        <w:rPr>
          <w:color w:val="000000" w:themeColor="text1"/>
          <w:sz w:val="26"/>
          <w:szCs w:val="26"/>
        </w:rPr>
        <w:t xml:space="preserve">Nguyên </w:t>
      </w:r>
      <w:proofErr w:type="spellStart"/>
      <w:r w:rsidRPr="00CB4E16">
        <w:rPr>
          <w:color w:val="000000" w:themeColor="text1"/>
          <w:sz w:val="26"/>
          <w:szCs w:val="26"/>
        </w:rPr>
        <w:t>tắc</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xuyên</w:t>
      </w:r>
      <w:proofErr w:type="spellEnd"/>
      <w:r w:rsidRPr="00CB4E16">
        <w:rPr>
          <w:color w:val="000000" w:themeColor="text1"/>
          <w:sz w:val="26"/>
          <w:szCs w:val="26"/>
        </w:rPr>
        <w:t xml:space="preserve"> </w:t>
      </w:r>
      <w:proofErr w:type="spellStart"/>
      <w:r w:rsidRPr="00CB4E16">
        <w:rPr>
          <w:color w:val="000000" w:themeColor="text1"/>
          <w:sz w:val="26"/>
          <w:szCs w:val="26"/>
        </w:rPr>
        <w:t>suốt</w:t>
      </w:r>
      <w:proofErr w:type="spellEnd"/>
      <w:r w:rsidRPr="00CB4E16">
        <w:rPr>
          <w:color w:val="000000" w:themeColor="text1"/>
          <w:sz w:val="26"/>
          <w:szCs w:val="26"/>
        </w:rPr>
        <w:t xml:space="preserve">: </w:t>
      </w:r>
    </w:p>
    <w:p w14:paraId="098847DC" w14:textId="77777777" w:rsidR="006432D6" w:rsidRPr="00CB4E16" w:rsidRDefault="00000000" w:rsidP="006432D6">
      <w:pPr>
        <w:pStyle w:val="ListParagraph"/>
        <w:numPr>
          <w:ilvl w:val="1"/>
          <w:numId w:val="58"/>
        </w:numPr>
        <w:spacing w:after="120"/>
        <w:jc w:val="both"/>
        <w:rPr>
          <w:color w:val="000000" w:themeColor="text1"/>
          <w:lang w:val="vi-VN"/>
        </w:rPr>
      </w:pPr>
      <w:r w:rsidRPr="000D6BC2">
        <w:rPr>
          <w:color w:val="000000" w:themeColor="text1"/>
          <w:lang w:val="vi-VN"/>
          <w:rPrChange w:id="2417" w:author="Administrator" w:date="2026-08-16T18:42:00Z" w16du:dateUtc="2026-08-16T11:42:00Z">
            <w:rPr>
              <w:color w:val="000000" w:themeColor="text1"/>
            </w:rPr>
          </w:rPrChange>
        </w:rPr>
        <w:t xml:space="preserve">API-first - mọi chức năng nghiệp vụ được xây dựng dưới dạng dịch vụ có API, phục vụ cả giao diện người dùng lẫn liên thông với hệ thống ngoài; </w:t>
      </w:r>
    </w:p>
    <w:p w14:paraId="4C39738D" w14:textId="77777777" w:rsidR="006432D6" w:rsidRPr="000D6BC2" w:rsidRDefault="00000000" w:rsidP="006432D6">
      <w:pPr>
        <w:pStyle w:val="ListParagraph"/>
        <w:numPr>
          <w:ilvl w:val="1"/>
          <w:numId w:val="58"/>
        </w:numPr>
        <w:spacing w:after="120"/>
        <w:jc w:val="both"/>
        <w:rPr>
          <w:color w:val="000000" w:themeColor="text1"/>
          <w:lang w:val="vi-VN"/>
          <w:rPrChange w:id="2418" w:author="Administrator" w:date="2026-08-16T18:42:00Z" w16du:dateUtc="2026-08-16T11:42:00Z">
            <w:rPr>
              <w:color w:val="000000" w:themeColor="text1"/>
            </w:rPr>
          </w:rPrChange>
        </w:rPr>
      </w:pPr>
      <w:r w:rsidRPr="000D6BC2">
        <w:rPr>
          <w:color w:val="000000" w:themeColor="text1"/>
          <w:lang w:val="vi-VN"/>
          <w:rPrChange w:id="2419" w:author="Administrator" w:date="2026-08-16T18:42:00Z" w16du:dateUtc="2026-08-16T11:42:00Z">
            <w:rPr>
              <w:color w:val="000000" w:themeColor="text1"/>
            </w:rPr>
          </w:rPrChange>
        </w:rPr>
        <w:t xml:space="preserve">mỗi dữ liệu chỉ có một nguồn chuẩn (single source of truth) và một đơn vị chịu trách nhiệm xác nhận, theo đúng nguyên tắc đã nêu tại Mục 2 Phần IV; </w:t>
      </w:r>
    </w:p>
    <w:p w14:paraId="5312BDA4" w14:textId="77777777" w:rsidR="006432D6" w:rsidRPr="000D6BC2" w:rsidRDefault="00000000" w:rsidP="006432D6">
      <w:pPr>
        <w:pStyle w:val="ListParagraph"/>
        <w:numPr>
          <w:ilvl w:val="1"/>
          <w:numId w:val="58"/>
        </w:numPr>
        <w:spacing w:after="120"/>
        <w:jc w:val="both"/>
        <w:rPr>
          <w:color w:val="000000" w:themeColor="text1"/>
          <w:lang w:val="vi-VN"/>
          <w:rPrChange w:id="2420" w:author="Administrator" w:date="2026-08-16T18:42:00Z" w16du:dateUtc="2026-08-16T11:42:00Z">
            <w:rPr>
              <w:color w:val="000000" w:themeColor="text1"/>
            </w:rPr>
          </w:rPrChange>
        </w:rPr>
      </w:pPr>
      <w:r w:rsidRPr="000D6BC2">
        <w:rPr>
          <w:color w:val="000000" w:themeColor="text1"/>
          <w:lang w:val="vi-VN"/>
          <w:rPrChange w:id="2421" w:author="Administrator" w:date="2026-08-16T18:42:00Z" w16du:dateUtc="2026-08-16T11:42:00Z">
            <w:rPr>
              <w:color w:val="000000" w:themeColor="text1"/>
            </w:rPr>
          </w:rPrChange>
        </w:rPr>
        <w:t xml:space="preserve">kiến trúc mô-đun cho phép triển khai độc lập từng module MVP, giảm rủi ro và chi phí trong giai đoạn thí điểm; </w:t>
      </w:r>
    </w:p>
    <w:p w14:paraId="1102191E" w14:textId="77777777" w:rsidR="006432D6" w:rsidRPr="000D6BC2" w:rsidRDefault="00000000" w:rsidP="006432D6">
      <w:pPr>
        <w:pStyle w:val="ListParagraph"/>
        <w:numPr>
          <w:ilvl w:val="1"/>
          <w:numId w:val="58"/>
        </w:numPr>
        <w:spacing w:after="120"/>
        <w:jc w:val="both"/>
        <w:rPr>
          <w:color w:val="000000" w:themeColor="text1"/>
          <w:lang w:val="vi-VN"/>
          <w:rPrChange w:id="2422" w:author="Administrator" w:date="2026-08-16T18:42:00Z" w16du:dateUtc="2026-08-16T11:42:00Z">
            <w:rPr>
              <w:color w:val="000000" w:themeColor="text1"/>
            </w:rPr>
          </w:rPrChange>
        </w:rPr>
      </w:pPr>
      <w:r w:rsidRPr="000D6BC2">
        <w:rPr>
          <w:color w:val="000000" w:themeColor="text1"/>
          <w:lang w:val="vi-VN"/>
          <w:rPrChange w:id="2423" w:author="Administrator" w:date="2026-08-16T18:42:00Z" w16du:dateUtc="2026-08-16T11:42:00Z">
            <w:rPr>
              <w:color w:val="000000" w:themeColor="text1"/>
            </w:rPr>
          </w:rPrChange>
        </w:rPr>
        <w:t xml:space="preserve">tách lớp dữ liệu vận hành khỏi lớp phân tích/AI để bảo đảm hiệu năng giao dịch và an toàn dữ liệu; </w:t>
      </w:r>
    </w:p>
    <w:p w14:paraId="188A53E4" w14:textId="77777777" w:rsidR="001E39AE" w:rsidRPr="000D6BC2" w:rsidRDefault="00000000" w:rsidP="006432D6">
      <w:pPr>
        <w:pStyle w:val="ListParagraph"/>
        <w:numPr>
          <w:ilvl w:val="1"/>
          <w:numId w:val="58"/>
        </w:numPr>
        <w:spacing w:after="120"/>
        <w:jc w:val="both"/>
        <w:rPr>
          <w:color w:val="000000" w:themeColor="text1"/>
          <w:lang w:val="vi-VN"/>
          <w:rPrChange w:id="2424" w:author="Administrator" w:date="2026-08-16T18:42:00Z" w16du:dateUtc="2026-08-16T11:42:00Z">
            <w:rPr>
              <w:color w:val="000000" w:themeColor="text1"/>
            </w:rPr>
          </w:rPrChange>
        </w:rPr>
      </w:pPr>
      <w:r w:rsidRPr="000D6BC2">
        <w:rPr>
          <w:color w:val="000000" w:themeColor="text1"/>
          <w:lang w:val="vi-VN"/>
          <w:rPrChange w:id="2425" w:author="Administrator" w:date="2026-08-16T18:42:00Z" w16du:dateUtc="2026-08-16T11:42:00Z">
            <w:rPr>
              <w:color w:val="000000" w:themeColor="text1"/>
            </w:rPr>
          </w:rPrChange>
        </w:rPr>
        <w:t>toàn bộ lớp trải nghiệm và API đều đi qua lớp định danh - bảo mật, không có đường truy cập dữ liệu bỏ qua kiểm soát truy cập.</w:t>
      </w:r>
    </w:p>
    <w:p w14:paraId="0DC109F4" w14:textId="77777777" w:rsidR="008C4A44" w:rsidRPr="00CB4E16" w:rsidRDefault="00000000">
      <w:pPr>
        <w:pStyle w:val="Heading2"/>
        <w:keepNext/>
        <w:spacing w:before="240" w:after="120" w:line="276" w:lineRule="auto"/>
        <w:rPr>
          <w:color w:val="000000" w:themeColor="text1"/>
        </w:rPr>
      </w:pPr>
      <w:bookmarkStart w:id="2426" w:name="_Toc237786556"/>
      <w:bookmarkStart w:id="2427" w:name="_Toc237789036"/>
      <w:r w:rsidRPr="00CB4E16">
        <w:rPr>
          <w:bCs/>
          <w:color w:val="000000" w:themeColor="text1"/>
        </w:rPr>
        <w:t xml:space="preserve">3. </w:t>
      </w:r>
      <w:proofErr w:type="spellStart"/>
      <w:r w:rsidRPr="00CB4E16">
        <w:rPr>
          <w:bCs/>
          <w:color w:val="000000" w:themeColor="text1"/>
        </w:rPr>
        <w:t>Giải</w:t>
      </w:r>
      <w:proofErr w:type="spellEnd"/>
      <w:r w:rsidRPr="00CB4E16">
        <w:rPr>
          <w:bCs/>
          <w:color w:val="000000" w:themeColor="text1"/>
        </w:rPr>
        <w:t xml:space="preserve"> </w:t>
      </w:r>
      <w:proofErr w:type="spellStart"/>
      <w:r w:rsidRPr="00CB4E16">
        <w:rPr>
          <w:bCs/>
          <w:color w:val="000000" w:themeColor="text1"/>
        </w:rPr>
        <w:t>pháp</w:t>
      </w:r>
      <w:proofErr w:type="spellEnd"/>
      <w:r w:rsidRPr="00CB4E16">
        <w:rPr>
          <w:bCs/>
          <w:color w:val="000000" w:themeColor="text1"/>
        </w:rPr>
        <w:t xml:space="preserve"> </w:t>
      </w:r>
      <w:proofErr w:type="spellStart"/>
      <w:r w:rsidRPr="00CB4E16">
        <w:rPr>
          <w:bCs/>
          <w:color w:val="000000" w:themeColor="text1"/>
        </w:rPr>
        <w:t>triển</w:t>
      </w:r>
      <w:proofErr w:type="spellEnd"/>
      <w:r w:rsidRPr="00CB4E16">
        <w:rPr>
          <w:bCs/>
          <w:color w:val="000000" w:themeColor="text1"/>
        </w:rPr>
        <w:t xml:space="preserve"> </w:t>
      </w:r>
      <w:proofErr w:type="spellStart"/>
      <w:r w:rsidRPr="00CB4E16">
        <w:rPr>
          <w:bCs/>
          <w:color w:val="000000" w:themeColor="text1"/>
        </w:rPr>
        <w:t>khai</w:t>
      </w:r>
      <w:bookmarkEnd w:id="2426"/>
      <w:bookmarkEnd w:id="2427"/>
      <w:proofErr w:type="spellEnd"/>
    </w:p>
    <w:p w14:paraId="41A78AFD"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trúc</w:t>
      </w:r>
      <w:proofErr w:type="spellEnd"/>
      <w:r w:rsidRPr="00CB4E16">
        <w:rPr>
          <w:color w:val="000000" w:themeColor="text1"/>
        </w:rPr>
        <w:t xml:space="preserve"> </w:t>
      </w:r>
      <w:proofErr w:type="spellStart"/>
      <w:r w:rsidRPr="00CB4E16">
        <w:rPr>
          <w:color w:val="000000" w:themeColor="text1"/>
        </w:rPr>
        <w:t>mô-đun</w:t>
      </w:r>
      <w:proofErr w:type="spellEnd"/>
      <w:r w:rsidRPr="00CB4E16">
        <w:rPr>
          <w:color w:val="000000" w:themeColor="text1"/>
        </w:rPr>
        <w:t xml:space="preserve">, API-first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khả</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mở</w:t>
      </w:r>
      <w:proofErr w:type="spellEnd"/>
      <w:r w:rsidRPr="00CB4E16">
        <w:rPr>
          <w:color w:val="000000" w:themeColor="text1"/>
        </w:rPr>
        <w:t xml:space="preserve"> </w:t>
      </w:r>
      <w:proofErr w:type="spellStart"/>
      <w:r w:rsidRPr="00CB4E16">
        <w:rPr>
          <w:color w:val="000000" w:themeColor="text1"/>
        </w:rPr>
        <w:t>rộng</w:t>
      </w:r>
      <w:proofErr w:type="spellEnd"/>
      <w:r w:rsidRPr="00CB4E16">
        <w:rPr>
          <w:color w:val="000000" w:themeColor="text1"/>
        </w:rPr>
        <w:t xml:space="preserve">; </w:t>
      </w:r>
      <w:proofErr w:type="spellStart"/>
      <w:r w:rsidRPr="00CB4E16">
        <w:rPr>
          <w:color w:val="000000" w:themeColor="text1"/>
        </w:rPr>
        <w:t>ưu</w:t>
      </w:r>
      <w:proofErr w:type="spellEnd"/>
      <w:r w:rsidRPr="00CB4E16">
        <w:rPr>
          <w:color w:val="000000" w:themeColor="text1"/>
        </w:rPr>
        <w:t xml:space="preserve"> </w:t>
      </w:r>
      <w:proofErr w:type="spellStart"/>
      <w:r w:rsidRPr="00CB4E16">
        <w:rPr>
          <w:color w:val="000000" w:themeColor="text1"/>
        </w:rPr>
        <w:t>tiên</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web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giai</w:t>
      </w:r>
      <w:proofErr w:type="spellEnd"/>
      <w:r w:rsidRPr="00CB4E16">
        <w:rPr>
          <w:color w:val="000000" w:themeColor="text1"/>
        </w:rPr>
        <w:t xml:space="preserve"> </w:t>
      </w:r>
      <w:proofErr w:type="spellStart"/>
      <w:r w:rsidRPr="00CB4E16">
        <w:rPr>
          <w:color w:val="000000" w:themeColor="text1"/>
        </w:rPr>
        <w:t>đoạn</w:t>
      </w:r>
      <w:proofErr w:type="spellEnd"/>
      <w:r w:rsidRPr="00CB4E16">
        <w:rPr>
          <w:color w:val="000000" w:themeColor="text1"/>
        </w:rPr>
        <w:t xml:space="preserve"> MVP; </w:t>
      </w:r>
      <w:proofErr w:type="spellStart"/>
      <w:r w:rsidRPr="00CB4E16">
        <w:rPr>
          <w:color w:val="000000" w:themeColor="text1"/>
        </w:rPr>
        <w:t>ứng</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di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minh</w:t>
      </w:r>
      <w:proofErr w:type="spellEnd"/>
      <w:r w:rsidRPr="00CB4E16">
        <w:rPr>
          <w:color w:val="000000" w:themeColor="text1"/>
        </w:rPr>
        <w:t xml:space="preserve">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áp</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đa</w:t>
      </w:r>
      <w:proofErr w:type="spellEnd"/>
      <w:r w:rsidRPr="00CB4E16">
        <w:rPr>
          <w:color w:val="000000" w:themeColor="text1"/>
        </w:rPr>
        <w:t xml:space="preserve"> </w:t>
      </w:r>
      <w:proofErr w:type="spellStart"/>
      <w:r w:rsidRPr="00CB4E16">
        <w:rPr>
          <w:color w:val="000000" w:themeColor="text1"/>
        </w:rPr>
        <w:t>yếu</w:t>
      </w:r>
      <w:proofErr w:type="spellEnd"/>
      <w:r w:rsidRPr="00CB4E16">
        <w:rPr>
          <w:color w:val="000000" w:themeColor="text1"/>
        </w:rPr>
        <w:t xml:space="preserve"> </w:t>
      </w:r>
      <w:proofErr w:type="spellStart"/>
      <w:r w:rsidRPr="00CB4E16">
        <w:rPr>
          <w:color w:val="000000" w:themeColor="text1"/>
        </w:rPr>
        <w:t>tố</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vai</w:t>
      </w:r>
      <w:proofErr w:type="spellEnd"/>
      <w:r w:rsidRPr="00CB4E16">
        <w:rPr>
          <w:color w:val="000000" w:themeColor="text1"/>
        </w:rPr>
        <w:t xml:space="preserve"> </w:t>
      </w:r>
      <w:proofErr w:type="spellStart"/>
      <w:r w:rsidRPr="00CB4E16">
        <w:rPr>
          <w:color w:val="000000" w:themeColor="text1"/>
        </w:rPr>
        <w:t>trò</w:t>
      </w:r>
      <w:proofErr w:type="spellEnd"/>
      <w:r w:rsidRPr="00CB4E16">
        <w:rPr>
          <w:color w:val="000000" w:themeColor="text1"/>
        </w:rPr>
        <w:t>/</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đích</w:t>
      </w:r>
      <w:proofErr w:type="spellEnd"/>
      <w:r w:rsidRPr="00CB4E16">
        <w:rPr>
          <w:color w:val="000000" w:themeColor="text1"/>
        </w:rPr>
        <w:t xml:space="preserve">, </w:t>
      </w:r>
      <w:proofErr w:type="spellStart"/>
      <w:r w:rsidRPr="00CB4E16">
        <w:rPr>
          <w:color w:val="000000" w:themeColor="text1"/>
        </w:rPr>
        <w:t>mã</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nhật</w:t>
      </w:r>
      <w:proofErr w:type="spellEnd"/>
      <w:r w:rsidRPr="00CB4E16">
        <w:rPr>
          <w:color w:val="000000" w:themeColor="text1"/>
        </w:rPr>
        <w:t xml:space="preserve"> </w:t>
      </w:r>
      <w:proofErr w:type="spellStart"/>
      <w:r w:rsidRPr="00CB4E16">
        <w:rPr>
          <w:color w:val="000000" w:themeColor="text1"/>
        </w:rPr>
        <w:t>ký</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toán</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r w:rsidR="005B481C" w:rsidRPr="00CB4E16">
        <w:rPr>
          <w:color w:val="000000" w:themeColor="text1"/>
        </w:rPr>
        <w:t>-</w:t>
      </w:r>
      <w:r w:rsidRPr="00CB4E16">
        <w:rPr>
          <w:color w:val="000000" w:themeColor="text1"/>
        </w:rPr>
        <w:t>khôi</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giám</w:t>
      </w:r>
      <w:proofErr w:type="spellEnd"/>
      <w:r w:rsidRPr="00CB4E16">
        <w:rPr>
          <w:color w:val="000000" w:themeColor="text1"/>
        </w:rPr>
        <w:t xml:space="preserve"> </w:t>
      </w:r>
      <w:proofErr w:type="spellStart"/>
      <w:r w:rsidRPr="00CB4E16">
        <w:rPr>
          <w:color w:val="000000" w:themeColor="text1"/>
        </w:rPr>
        <w:t>sát</w:t>
      </w:r>
      <w:proofErr w:type="spellEnd"/>
      <w:r w:rsidRPr="00CB4E16">
        <w:rPr>
          <w:color w:val="000000" w:themeColor="text1"/>
        </w:rPr>
        <w:t xml:space="preserve"> </w:t>
      </w:r>
      <w:proofErr w:type="spellStart"/>
      <w:r w:rsidRPr="00CB4E16">
        <w:rPr>
          <w:color w:val="000000" w:themeColor="text1"/>
        </w:rPr>
        <w:t>sự</w:t>
      </w:r>
      <w:proofErr w:type="spellEnd"/>
      <w:r w:rsidRPr="00CB4E16">
        <w:rPr>
          <w:color w:val="000000" w:themeColor="text1"/>
        </w:rPr>
        <w:t xml:space="preserve"> </w:t>
      </w:r>
      <w:proofErr w:type="spellStart"/>
      <w:r w:rsidRPr="00CB4E16">
        <w:rPr>
          <w:color w:val="000000" w:themeColor="text1"/>
        </w:rPr>
        <w:t>cố</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kế</w:t>
      </w:r>
      <w:proofErr w:type="spellEnd"/>
      <w:r w:rsidRPr="00CB4E16">
        <w:rPr>
          <w:color w:val="000000" w:themeColor="text1"/>
        </w:rPr>
        <w:t xml:space="preserve"> </w:t>
      </w:r>
      <w:proofErr w:type="spellStart"/>
      <w:r w:rsidRPr="00CB4E16">
        <w:rPr>
          <w:color w:val="000000" w:themeColor="text1"/>
        </w:rPr>
        <w:t>hoạch</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 xml:space="preserve">; </w:t>
      </w:r>
      <w:proofErr w:type="spellStart"/>
      <w:r w:rsidRPr="00CB4E16">
        <w:rPr>
          <w:color w:val="000000" w:themeColor="text1"/>
        </w:rPr>
        <w:t>tích</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hiện</w:t>
      </w:r>
      <w:proofErr w:type="spellEnd"/>
      <w:r w:rsidRPr="00CB4E16">
        <w:rPr>
          <w:color w:val="000000" w:themeColor="text1"/>
        </w:rPr>
        <w:t xml:space="preserve">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thỏa</w:t>
      </w:r>
      <w:proofErr w:type="spellEnd"/>
      <w:r w:rsidRPr="00CB4E16">
        <w:rPr>
          <w:color w:val="000000" w:themeColor="text1"/>
        </w:rPr>
        <w:t xml:space="preserve"> </w:t>
      </w:r>
      <w:proofErr w:type="spellStart"/>
      <w:r w:rsidRPr="00CB4E16">
        <w:rPr>
          <w:color w:val="000000" w:themeColor="text1"/>
        </w:rPr>
        <w:t>thuận</w:t>
      </w:r>
      <w:proofErr w:type="spellEnd"/>
      <w:r w:rsidRPr="00CB4E16">
        <w:rPr>
          <w:color w:val="000000" w:themeColor="text1"/>
        </w:rPr>
        <w:t xml:space="preserve">, </w:t>
      </w:r>
      <w:proofErr w:type="spellStart"/>
      <w:r w:rsidRPr="00CB4E16">
        <w:rPr>
          <w:color w:val="000000" w:themeColor="text1"/>
        </w:rPr>
        <w:t>căn</w:t>
      </w:r>
      <w:proofErr w:type="spellEnd"/>
      <w:r w:rsidRPr="00CB4E16">
        <w:rPr>
          <w:color w:val="000000" w:themeColor="text1"/>
        </w:rPr>
        <w:t xml:space="preserve"> </w:t>
      </w:r>
      <w:proofErr w:type="spellStart"/>
      <w:r w:rsidRPr="00CB4E16">
        <w:rPr>
          <w:color w:val="000000" w:themeColor="text1"/>
        </w:rPr>
        <w:t>cứ</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tiêu</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 xml:space="preserve"> </w:t>
      </w:r>
      <w:proofErr w:type="spellStart"/>
      <w:r w:rsidRPr="00CB4E16">
        <w:rPr>
          <w:color w:val="000000" w:themeColor="text1"/>
        </w:rPr>
        <w:t>phù</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w:t>
      </w:r>
      <w:proofErr w:type="spellStart"/>
      <w:r w:rsidRPr="00CB4E16">
        <w:rPr>
          <w:color w:val="000000" w:themeColor="text1"/>
        </w:rPr>
        <w:t>xem</w:t>
      </w:r>
      <w:proofErr w:type="spellEnd"/>
      <w:r w:rsidRPr="00CB4E16">
        <w:rPr>
          <w:color w:val="000000" w:themeColor="text1"/>
        </w:rPr>
        <w:t xml:space="preserve"> chi </w:t>
      </w:r>
      <w:proofErr w:type="spellStart"/>
      <w:r w:rsidRPr="00CB4E16">
        <w:rPr>
          <w:color w:val="000000" w:themeColor="text1"/>
        </w:rPr>
        <w:t>tiết</w:t>
      </w:r>
      <w:proofErr w:type="spellEnd"/>
      <w:r w:rsidRPr="00CB4E16">
        <w:rPr>
          <w:color w:val="000000" w:themeColor="text1"/>
        </w:rPr>
        <w:t xml:space="preserve"> </w:t>
      </w: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trúc</w:t>
      </w:r>
      <w:proofErr w:type="spellEnd"/>
      <w:r w:rsidRPr="00CB4E16">
        <w:rPr>
          <w:color w:val="000000" w:themeColor="text1"/>
        </w:rPr>
        <w:t xml:space="preserve"> an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tin,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mật</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hồi</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tại</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4 </w:t>
      </w:r>
      <w:proofErr w:type="spellStart"/>
      <w:r w:rsidRPr="00CB4E16">
        <w:rPr>
          <w:color w:val="000000" w:themeColor="text1"/>
        </w:rPr>
        <w:t>Phần</w:t>
      </w:r>
      <w:proofErr w:type="spellEnd"/>
      <w:r w:rsidRPr="00CB4E16">
        <w:rPr>
          <w:color w:val="000000" w:themeColor="text1"/>
        </w:rPr>
        <w:t xml:space="preserve"> IV).</w:t>
      </w:r>
    </w:p>
    <w:p w14:paraId="538BF256"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thập</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hoá</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w:t>
      </w:r>
      <w:proofErr w:type="spellStart"/>
      <w:r w:rsidRPr="00CB4E16">
        <w:rPr>
          <w:color w:val="000000" w:themeColor="text1"/>
        </w:rPr>
        <w:t>nhật</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chia </w:t>
      </w:r>
      <w:proofErr w:type="spellStart"/>
      <w:r w:rsidRPr="00CB4E16">
        <w:rPr>
          <w:color w:val="000000" w:themeColor="text1"/>
        </w:rPr>
        <w:t>sẻ</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giữa</w:t>
      </w:r>
      <w:proofErr w:type="spellEnd"/>
      <w:r w:rsidRPr="00CB4E16">
        <w:rPr>
          <w:color w:val="000000" w:themeColor="text1"/>
        </w:rPr>
        <w:t xml:space="preserve"> VUSTA,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đảm</w:t>
      </w:r>
      <w:proofErr w:type="spellEnd"/>
      <w:r w:rsidRPr="00CB4E16">
        <w:rPr>
          <w:color w:val="000000" w:themeColor="text1"/>
        </w:rPr>
        <w:t xml:space="preserve"> </w:t>
      </w:r>
      <w:proofErr w:type="spellStart"/>
      <w:r w:rsidRPr="00CB4E16">
        <w:rPr>
          <w:color w:val="000000" w:themeColor="text1"/>
        </w:rPr>
        <w:t>tuân</w:t>
      </w:r>
      <w:proofErr w:type="spellEnd"/>
      <w:r w:rsidRPr="00CB4E16">
        <w:rPr>
          <w:color w:val="000000" w:themeColor="text1"/>
        </w:rPr>
        <w:t xml:space="preserve"> </w:t>
      </w:r>
      <w:proofErr w:type="spellStart"/>
      <w:r w:rsidRPr="00CB4E16">
        <w:rPr>
          <w:color w:val="000000" w:themeColor="text1"/>
        </w:rPr>
        <w:t>thủ</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vệ</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cá</w:t>
      </w:r>
      <w:proofErr w:type="spellEnd"/>
      <w:r w:rsidRPr="00CB4E16">
        <w:rPr>
          <w:color w:val="000000" w:themeColor="text1"/>
        </w:rPr>
        <w:t xml:space="preserve"> </w:t>
      </w:r>
      <w:proofErr w:type="spellStart"/>
      <w:r w:rsidRPr="00CB4E16">
        <w:rPr>
          <w:color w:val="000000" w:themeColor="text1"/>
        </w:rPr>
        <w:t>nhân</w:t>
      </w:r>
      <w:proofErr w:type="spellEnd"/>
      <w:r w:rsidRPr="00CB4E16">
        <w:rPr>
          <w:color w:val="000000" w:themeColor="text1"/>
        </w:rPr>
        <w:t>.</w:t>
      </w:r>
    </w:p>
    <w:p w14:paraId="3ADCB2B2"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lastRenderedPageBreak/>
        <w:t>Lớp</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hình</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Knowledge Graph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người</w:t>
      </w:r>
      <w:proofErr w:type="spellEnd"/>
      <w:r w:rsidRPr="00CB4E16">
        <w:rPr>
          <w:color w:val="000000" w:themeColor="text1"/>
        </w:rPr>
        <w:t xml:space="preserve"> -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 </w:t>
      </w:r>
      <w:proofErr w:type="spellStart"/>
      <w:r w:rsidRPr="00CB4E16">
        <w:rPr>
          <w:color w:val="000000" w:themeColor="text1"/>
        </w:rPr>
        <w:t>chủ</w:t>
      </w:r>
      <w:proofErr w:type="spellEnd"/>
      <w:r w:rsidRPr="00CB4E16">
        <w:rPr>
          <w:color w:val="000000" w:themeColor="text1"/>
        </w:rPr>
        <w:t xml:space="preserve"> </w:t>
      </w:r>
      <w:proofErr w:type="spellStart"/>
      <w:r w:rsidRPr="00CB4E16">
        <w:rPr>
          <w:color w:val="000000" w:themeColor="text1"/>
        </w:rPr>
        <w:t>đề</w:t>
      </w:r>
      <w:proofErr w:type="spellEnd"/>
      <w:r w:rsidRPr="00CB4E16">
        <w:rPr>
          <w:color w:val="000000" w:themeColor="text1"/>
        </w:rPr>
        <w:t xml:space="preserve"> - </w:t>
      </w:r>
      <w:proofErr w:type="spellStart"/>
      <w:r w:rsidRPr="00CB4E16">
        <w:rPr>
          <w:color w:val="000000" w:themeColor="text1"/>
        </w:rPr>
        <w:t>dự</w:t>
      </w:r>
      <w:proofErr w:type="spellEnd"/>
      <w:r w:rsidRPr="00CB4E16">
        <w:rPr>
          <w:color w:val="000000" w:themeColor="text1"/>
        </w:rPr>
        <w:t xml:space="preserve"> </w:t>
      </w:r>
      <w:proofErr w:type="spellStart"/>
      <w:r w:rsidRPr="00CB4E16">
        <w:rPr>
          <w:color w:val="000000" w:themeColor="text1"/>
        </w:rPr>
        <w:t>án</w:t>
      </w:r>
      <w:proofErr w:type="spellEnd"/>
      <w:r w:rsidRPr="00CB4E16">
        <w:rPr>
          <w:color w:val="000000" w:themeColor="text1"/>
        </w:rPr>
        <w:t xml:space="preserve"> -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điển</w:t>
      </w:r>
      <w:proofErr w:type="spellEnd"/>
      <w:r w:rsidRPr="00CB4E16">
        <w:rPr>
          <w:color w:val="000000" w:themeColor="text1"/>
        </w:rPr>
        <w:t xml:space="preserve"> </w:t>
      </w:r>
      <w:proofErr w:type="spellStart"/>
      <w:r w:rsidRPr="00CB4E16">
        <w:rPr>
          <w:color w:val="000000" w:themeColor="text1"/>
        </w:rPr>
        <w:t>lĩnh</w:t>
      </w:r>
      <w:proofErr w:type="spellEnd"/>
      <w:r w:rsidRPr="00CB4E16">
        <w:rPr>
          <w:color w:val="000000" w:themeColor="text1"/>
        </w:rPr>
        <w:t xml:space="preserve"> </w:t>
      </w:r>
      <w:proofErr w:type="spellStart"/>
      <w:r w:rsidRPr="00CB4E16">
        <w:rPr>
          <w:color w:val="000000" w:themeColor="text1"/>
        </w:rPr>
        <w:t>vực</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nhất</w:t>
      </w:r>
      <w:proofErr w:type="spellEnd"/>
      <w:r w:rsidRPr="00CB4E16">
        <w:rPr>
          <w:color w:val="000000" w:themeColor="text1"/>
        </w:rPr>
        <w:t xml:space="preserve">; </w:t>
      </w:r>
      <w:proofErr w:type="spellStart"/>
      <w:r w:rsidRPr="00CB4E16">
        <w:rPr>
          <w:color w:val="000000" w:themeColor="text1"/>
        </w:rPr>
        <w:t>hỗ</w:t>
      </w:r>
      <w:proofErr w:type="spellEnd"/>
      <w:r w:rsidRPr="00CB4E16">
        <w:rPr>
          <w:color w:val="000000" w:themeColor="text1"/>
        </w:rPr>
        <w:t xml:space="preserve"> </w:t>
      </w:r>
      <w:proofErr w:type="spellStart"/>
      <w:r w:rsidRPr="00CB4E16">
        <w:rPr>
          <w:color w:val="000000" w:themeColor="text1"/>
        </w:rPr>
        <w:t>trợ</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ORCID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DOI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bố</w:t>
      </w:r>
      <w:proofErr w:type="spellEnd"/>
      <w:r w:rsidRPr="00CB4E16">
        <w:rPr>
          <w:color w:val="000000" w:themeColor="text1"/>
        </w:rPr>
        <w:t xml:space="preserve">, ROR/ISNI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mã</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nội</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VUSTA. API Gateway,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tích</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nhập</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hàng</w:t>
      </w:r>
      <w:proofErr w:type="spellEnd"/>
      <w:r w:rsidRPr="00CB4E16">
        <w:rPr>
          <w:color w:val="000000" w:themeColor="text1"/>
        </w:rPr>
        <w:t xml:space="preserve"> </w:t>
      </w:r>
      <w:proofErr w:type="spellStart"/>
      <w:r w:rsidRPr="00CB4E16">
        <w:rPr>
          <w:color w:val="000000" w:themeColor="text1"/>
        </w:rPr>
        <w:t>loạt</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gốc</w:t>
      </w:r>
      <w:proofErr w:type="spellEnd"/>
      <w:r w:rsidRPr="00CB4E16">
        <w:rPr>
          <w:color w:val="000000" w:themeColor="text1"/>
        </w:rPr>
        <w:t xml:space="preserve">, </w:t>
      </w:r>
      <w:proofErr w:type="spellStart"/>
      <w:r w:rsidRPr="00CB4E16">
        <w:rPr>
          <w:color w:val="000000" w:themeColor="text1"/>
        </w:rPr>
        <w:t>trạng</w:t>
      </w:r>
      <w:proofErr w:type="spellEnd"/>
      <w:r w:rsidRPr="00CB4E16">
        <w:rPr>
          <w:color w:val="000000" w:themeColor="text1"/>
        </w:rPr>
        <w:t xml:space="preserve"> </w:t>
      </w:r>
      <w:proofErr w:type="spellStart"/>
      <w:r w:rsidRPr="00CB4E16">
        <w:rPr>
          <w:color w:val="000000" w:themeColor="text1"/>
        </w:rPr>
        <w:t>thái</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chất</w:t>
      </w:r>
      <w:proofErr w:type="spellEnd"/>
      <w:r w:rsidRPr="00CB4E16">
        <w:rPr>
          <w:color w:val="000000" w:themeColor="text1"/>
        </w:rPr>
        <w:t xml:space="preserve"> </w:t>
      </w:r>
      <w:proofErr w:type="spellStart"/>
      <w:r w:rsidRPr="00CB4E16">
        <w:rPr>
          <w:color w:val="000000" w:themeColor="text1"/>
        </w:rPr>
        <w:t>lượng</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là</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phần</w:t>
      </w:r>
      <w:proofErr w:type="spellEnd"/>
      <w:r w:rsidRPr="00CB4E16">
        <w:rPr>
          <w:color w:val="000000" w:themeColor="text1"/>
        </w:rPr>
        <w:t xml:space="preserve"> </w:t>
      </w:r>
      <w:proofErr w:type="spellStart"/>
      <w:r w:rsidRPr="00CB4E16">
        <w:rPr>
          <w:color w:val="000000" w:themeColor="text1"/>
        </w:rPr>
        <w:t>dùng</w:t>
      </w:r>
      <w:proofErr w:type="spellEnd"/>
      <w:r w:rsidRPr="00CB4E16">
        <w:rPr>
          <w:color w:val="000000" w:themeColor="text1"/>
        </w:rPr>
        <w:t xml:space="preserve"> </w:t>
      </w:r>
      <w:proofErr w:type="spellStart"/>
      <w:r w:rsidRPr="00CB4E16">
        <w:rPr>
          <w:color w:val="000000" w:themeColor="text1"/>
        </w:rPr>
        <w:t>chung</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được</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tại</w:t>
      </w:r>
      <w:proofErr w:type="spellEnd"/>
      <w:r w:rsidRPr="00CB4E16">
        <w:rPr>
          <w:color w:val="000000" w:themeColor="text1"/>
        </w:rPr>
        <w:t xml:space="preserve"> </w:t>
      </w:r>
      <w:proofErr w:type="spellStart"/>
      <w:r w:rsidRPr="00CB4E16">
        <w:rPr>
          <w:color w:val="000000" w:themeColor="text1"/>
        </w:rPr>
        <w:t>nơi</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sinh</w:t>
      </w:r>
      <w:proofErr w:type="spellEnd"/>
      <w:r w:rsidRPr="00CB4E16">
        <w:rPr>
          <w:color w:val="000000" w:themeColor="text1"/>
        </w:rPr>
        <w:t xml:space="preserve">; </w:t>
      </w:r>
      <w:proofErr w:type="spellStart"/>
      <w:r w:rsidRPr="00CB4E16">
        <w:rPr>
          <w:color w:val="000000" w:themeColor="text1"/>
        </w:rPr>
        <w:t>mỗi</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tự</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w:t>
      </w:r>
      <w:proofErr w:type="spellStart"/>
      <w:r w:rsidRPr="00CB4E16">
        <w:rPr>
          <w:color w:val="000000" w:themeColor="text1"/>
        </w:rPr>
        <w:t>phạm</w:t>
      </w:r>
      <w:proofErr w:type="spellEnd"/>
      <w:r w:rsidRPr="00CB4E16">
        <w:rPr>
          <w:color w:val="000000" w:themeColor="text1"/>
        </w:rPr>
        <w:t xml:space="preserve"> vi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mình</w:t>
      </w:r>
      <w:proofErr w:type="spellEnd"/>
      <w:r w:rsidRPr="00CB4E16">
        <w:rPr>
          <w:color w:val="000000" w:themeColor="text1"/>
        </w:rPr>
        <w:t xml:space="preserve"> </w:t>
      </w:r>
      <w:proofErr w:type="spellStart"/>
      <w:r w:rsidRPr="00CB4E16">
        <w:rPr>
          <w:color w:val="000000" w:themeColor="text1"/>
        </w:rPr>
        <w:t>trên</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dùng</w:t>
      </w:r>
      <w:proofErr w:type="spellEnd"/>
      <w:r w:rsidRPr="00CB4E16">
        <w:rPr>
          <w:color w:val="000000" w:themeColor="text1"/>
        </w:rPr>
        <w:t xml:space="preserve"> </w:t>
      </w:r>
      <w:proofErr w:type="spellStart"/>
      <w:r w:rsidRPr="00CB4E16">
        <w:rPr>
          <w:color w:val="000000" w:themeColor="text1"/>
        </w:rPr>
        <w:t>chung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lên</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 xml:space="preserve"> Trung </w:t>
      </w:r>
      <w:proofErr w:type="spellStart"/>
      <w:r w:rsidRPr="00CB4E16">
        <w:rPr>
          <w:color w:val="000000" w:themeColor="text1"/>
        </w:rPr>
        <w:t>ương</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nhất</w:t>
      </w:r>
      <w:proofErr w:type="spellEnd"/>
      <w:r w:rsidRPr="00CB4E16">
        <w:rPr>
          <w:color w:val="000000" w:themeColor="text1"/>
        </w:rPr>
        <w:t>.</w:t>
      </w:r>
    </w:p>
    <w:p w14:paraId="3FC02E41"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Hạ</w:t>
      </w:r>
      <w:proofErr w:type="spellEnd"/>
      <w:r w:rsidRPr="00CB4E16">
        <w:rPr>
          <w:color w:val="000000" w:themeColor="text1"/>
        </w:rPr>
        <w:t xml:space="preserve"> </w:t>
      </w:r>
      <w:proofErr w:type="spellStart"/>
      <w:r w:rsidRPr="00CB4E16">
        <w:rPr>
          <w:color w:val="000000" w:themeColor="text1"/>
        </w:rPr>
        <w:t>tầng</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ưu</w:t>
      </w:r>
      <w:proofErr w:type="spellEnd"/>
      <w:r w:rsidRPr="00CB4E16">
        <w:rPr>
          <w:color w:val="000000" w:themeColor="text1"/>
        </w:rPr>
        <w:t xml:space="preserve"> </w:t>
      </w:r>
      <w:proofErr w:type="spellStart"/>
      <w:r w:rsidRPr="00CB4E16">
        <w:rPr>
          <w:color w:val="000000" w:themeColor="text1"/>
        </w:rPr>
        <w:t>tiên</w:t>
      </w:r>
      <w:proofErr w:type="spellEnd"/>
      <w:r w:rsidRPr="00CB4E16">
        <w:rPr>
          <w:color w:val="000000" w:themeColor="text1"/>
        </w:rPr>
        <w:t xml:space="preserve"> web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giai</w:t>
      </w:r>
      <w:proofErr w:type="spellEnd"/>
      <w:r w:rsidRPr="00CB4E16">
        <w:rPr>
          <w:color w:val="000000" w:themeColor="text1"/>
        </w:rPr>
        <w:t xml:space="preserve"> </w:t>
      </w:r>
      <w:proofErr w:type="spellStart"/>
      <w:r w:rsidRPr="00CB4E16">
        <w:rPr>
          <w:color w:val="000000" w:themeColor="text1"/>
        </w:rPr>
        <w:t>đoạn</w:t>
      </w:r>
      <w:proofErr w:type="spellEnd"/>
      <w:r w:rsidRPr="00CB4E16">
        <w:rPr>
          <w:color w:val="000000" w:themeColor="text1"/>
        </w:rPr>
        <w:t xml:space="preserve"> MVP,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trúc</w:t>
      </w:r>
      <w:proofErr w:type="spellEnd"/>
      <w:r w:rsidRPr="00CB4E16">
        <w:rPr>
          <w:color w:val="000000" w:themeColor="text1"/>
        </w:rPr>
        <w:t xml:space="preserve"> </w:t>
      </w:r>
      <w:proofErr w:type="spellStart"/>
      <w:r w:rsidRPr="00CB4E16">
        <w:rPr>
          <w:color w:val="000000" w:themeColor="text1"/>
        </w:rPr>
        <w:t>mô-đun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API-first,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thể</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trên</w:t>
      </w:r>
      <w:proofErr w:type="spellEnd"/>
      <w:r w:rsidRPr="00CB4E16">
        <w:rPr>
          <w:color w:val="000000" w:themeColor="text1"/>
        </w:rPr>
        <w:t xml:space="preserve"> </w:t>
      </w:r>
      <w:proofErr w:type="spellStart"/>
      <w:r w:rsidRPr="00CB4E16">
        <w:rPr>
          <w:color w:val="000000" w:themeColor="text1"/>
        </w:rPr>
        <w:t>đám</w:t>
      </w:r>
      <w:proofErr w:type="spellEnd"/>
      <w:r w:rsidRPr="00CB4E16">
        <w:rPr>
          <w:color w:val="000000" w:themeColor="text1"/>
        </w:rPr>
        <w:t xml:space="preserve"> </w:t>
      </w:r>
      <w:proofErr w:type="spellStart"/>
      <w:r w:rsidRPr="00CB4E16">
        <w:rPr>
          <w:color w:val="000000" w:themeColor="text1"/>
        </w:rPr>
        <w:t>mây</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đám</w:t>
      </w:r>
      <w:proofErr w:type="spellEnd"/>
      <w:r w:rsidRPr="00CB4E16">
        <w:rPr>
          <w:color w:val="000000" w:themeColor="text1"/>
        </w:rPr>
        <w:t xml:space="preserve"> </w:t>
      </w:r>
      <w:proofErr w:type="spellStart"/>
      <w:r w:rsidRPr="00CB4E16">
        <w:rPr>
          <w:color w:val="000000" w:themeColor="text1"/>
        </w:rPr>
        <w:t>mây</w:t>
      </w:r>
      <w:proofErr w:type="spellEnd"/>
      <w:r w:rsidRPr="00CB4E16">
        <w:rPr>
          <w:color w:val="000000" w:themeColor="text1"/>
        </w:rPr>
        <w:t xml:space="preserve"> lai.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áp</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đa</w:t>
      </w:r>
      <w:proofErr w:type="spellEnd"/>
      <w:r w:rsidRPr="00CB4E16">
        <w:rPr>
          <w:color w:val="000000" w:themeColor="text1"/>
        </w:rPr>
        <w:t xml:space="preserve"> </w:t>
      </w:r>
      <w:proofErr w:type="spellStart"/>
      <w:r w:rsidRPr="00CB4E16">
        <w:rPr>
          <w:color w:val="000000" w:themeColor="text1"/>
        </w:rPr>
        <w:t>yếu</w:t>
      </w:r>
      <w:proofErr w:type="spellEnd"/>
      <w:r w:rsidRPr="00CB4E16">
        <w:rPr>
          <w:color w:val="000000" w:themeColor="text1"/>
        </w:rPr>
        <w:t xml:space="preserve"> </w:t>
      </w:r>
      <w:proofErr w:type="spellStart"/>
      <w:r w:rsidRPr="00CB4E16">
        <w:rPr>
          <w:color w:val="000000" w:themeColor="text1"/>
        </w:rPr>
        <w:t>tố</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vai</w:t>
      </w:r>
      <w:proofErr w:type="spellEnd"/>
      <w:r w:rsidRPr="00CB4E16">
        <w:rPr>
          <w:color w:val="000000" w:themeColor="text1"/>
        </w:rPr>
        <w:t xml:space="preserve"> </w:t>
      </w:r>
      <w:proofErr w:type="spellStart"/>
      <w:r w:rsidRPr="00CB4E16">
        <w:rPr>
          <w:color w:val="000000" w:themeColor="text1"/>
        </w:rPr>
        <w:t>trò</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đích</w:t>
      </w:r>
      <w:proofErr w:type="spellEnd"/>
      <w:r w:rsidRPr="00CB4E16">
        <w:rPr>
          <w:color w:val="000000" w:themeColor="text1"/>
        </w:rPr>
        <w:t xml:space="preserve">, </w:t>
      </w:r>
      <w:proofErr w:type="spellStart"/>
      <w:r w:rsidRPr="00CB4E16">
        <w:rPr>
          <w:color w:val="000000" w:themeColor="text1"/>
        </w:rPr>
        <w:t>mã</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nhật</w:t>
      </w:r>
      <w:proofErr w:type="spellEnd"/>
      <w:r w:rsidRPr="00CB4E16">
        <w:rPr>
          <w:color w:val="000000" w:themeColor="text1"/>
        </w:rPr>
        <w:t xml:space="preserve"> </w:t>
      </w:r>
      <w:proofErr w:type="spellStart"/>
      <w:r w:rsidRPr="00CB4E16">
        <w:rPr>
          <w:color w:val="000000" w:themeColor="text1"/>
        </w:rPr>
        <w:t>ký</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toán</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 </w:t>
      </w:r>
      <w:proofErr w:type="spellStart"/>
      <w:r w:rsidRPr="00CB4E16">
        <w:rPr>
          <w:color w:val="000000" w:themeColor="text1"/>
        </w:rPr>
        <w:t>khôi</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giám</w:t>
      </w:r>
      <w:proofErr w:type="spellEnd"/>
      <w:r w:rsidRPr="00CB4E16">
        <w:rPr>
          <w:color w:val="000000" w:themeColor="text1"/>
        </w:rPr>
        <w:t xml:space="preserve"> </w:t>
      </w:r>
      <w:proofErr w:type="spellStart"/>
      <w:r w:rsidRPr="00CB4E16">
        <w:rPr>
          <w:color w:val="000000" w:themeColor="text1"/>
        </w:rPr>
        <w:t>sát</w:t>
      </w:r>
      <w:proofErr w:type="spellEnd"/>
      <w:r w:rsidRPr="00CB4E16">
        <w:rPr>
          <w:color w:val="000000" w:themeColor="text1"/>
        </w:rPr>
        <w:t xml:space="preserve"> an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kế</w:t>
      </w:r>
      <w:proofErr w:type="spellEnd"/>
      <w:r w:rsidRPr="00CB4E16">
        <w:rPr>
          <w:color w:val="000000" w:themeColor="text1"/>
        </w:rPr>
        <w:t xml:space="preserve"> </w:t>
      </w:r>
      <w:proofErr w:type="spellStart"/>
      <w:r w:rsidRPr="00CB4E16">
        <w:rPr>
          <w:color w:val="000000" w:themeColor="text1"/>
        </w:rPr>
        <w:t>hoạch</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chiếu</w:t>
      </w:r>
      <w:proofErr w:type="spellEnd"/>
      <w:r w:rsidRPr="00CB4E16">
        <w:rPr>
          <w:color w:val="000000" w:themeColor="text1"/>
        </w:rPr>
        <w:t xml:space="preserve"> ISO/IEC 27001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tuân</w:t>
      </w:r>
      <w:proofErr w:type="spellEnd"/>
      <w:r w:rsidRPr="00CB4E16">
        <w:rPr>
          <w:color w:val="000000" w:themeColor="text1"/>
        </w:rPr>
        <w:t xml:space="preserve"> </w:t>
      </w:r>
      <w:proofErr w:type="spellStart"/>
      <w:r w:rsidRPr="00CB4E16">
        <w:rPr>
          <w:color w:val="000000" w:themeColor="text1"/>
        </w:rPr>
        <w:t>thủ</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luật</w:t>
      </w:r>
      <w:proofErr w:type="spellEnd"/>
      <w:r w:rsidRPr="00CB4E16">
        <w:rPr>
          <w:color w:val="000000" w:themeColor="text1"/>
        </w:rPr>
        <w:t xml:space="preserve"> Việt Nam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vệ</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cá</w:t>
      </w:r>
      <w:proofErr w:type="spellEnd"/>
      <w:r w:rsidRPr="00CB4E16">
        <w:rPr>
          <w:color w:val="000000" w:themeColor="text1"/>
        </w:rPr>
        <w:t xml:space="preserve"> </w:t>
      </w:r>
      <w:proofErr w:type="spellStart"/>
      <w:r w:rsidRPr="00CB4E16">
        <w:rPr>
          <w:color w:val="000000" w:themeColor="text1"/>
        </w:rPr>
        <w:t>nhân</w:t>
      </w:r>
      <w:proofErr w:type="spellEnd"/>
      <w:r w:rsidRPr="00CB4E16">
        <w:rPr>
          <w:color w:val="000000" w:themeColor="text1"/>
        </w:rPr>
        <w:t xml:space="preserve">. GDPR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được</w:t>
      </w:r>
      <w:proofErr w:type="spellEnd"/>
      <w:r w:rsidRPr="00CB4E16">
        <w:rPr>
          <w:color w:val="000000" w:themeColor="text1"/>
        </w:rPr>
        <w:t xml:space="preserve"> </w:t>
      </w:r>
      <w:proofErr w:type="spellStart"/>
      <w:r w:rsidRPr="00CB4E16">
        <w:rPr>
          <w:color w:val="000000" w:themeColor="text1"/>
        </w:rPr>
        <w:t>xem</w:t>
      </w:r>
      <w:proofErr w:type="spellEnd"/>
      <w:r w:rsidRPr="00CB4E16">
        <w:rPr>
          <w:color w:val="000000" w:themeColor="text1"/>
        </w:rPr>
        <w:t xml:space="preserve"> </w:t>
      </w:r>
      <w:proofErr w:type="spellStart"/>
      <w:r w:rsidRPr="00CB4E16">
        <w:rPr>
          <w:color w:val="000000" w:themeColor="text1"/>
        </w:rPr>
        <w:t>xét</w:t>
      </w:r>
      <w:proofErr w:type="spellEnd"/>
      <w:r w:rsidRPr="00CB4E16">
        <w:rPr>
          <w:color w:val="000000" w:themeColor="text1"/>
        </w:rPr>
        <w:t xml:space="preserve">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sinh</w:t>
      </w:r>
      <w:proofErr w:type="spellEnd"/>
      <w:r w:rsidRPr="00CB4E16">
        <w:rPr>
          <w:color w:val="000000" w:themeColor="text1"/>
        </w:rPr>
        <w:t xml:space="preserve"> </w:t>
      </w:r>
      <w:proofErr w:type="spellStart"/>
      <w:r w:rsidRPr="00CB4E16">
        <w:rPr>
          <w:color w:val="000000" w:themeColor="text1"/>
        </w:rPr>
        <w:t>hoạt</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xử</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w:t>
      </w:r>
      <w:proofErr w:type="spellStart"/>
      <w:r w:rsidRPr="00CB4E16">
        <w:rPr>
          <w:color w:val="000000" w:themeColor="text1"/>
        </w:rPr>
        <w:t>phạm</w:t>
      </w:r>
      <w:proofErr w:type="spellEnd"/>
      <w:r w:rsidRPr="00CB4E16">
        <w:rPr>
          <w:color w:val="000000" w:themeColor="text1"/>
        </w:rPr>
        <w:t xml:space="preserve"> vi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chỉnh</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Liên </w:t>
      </w:r>
      <w:proofErr w:type="spellStart"/>
      <w:r w:rsidRPr="00CB4E16">
        <w:rPr>
          <w:color w:val="000000" w:themeColor="text1"/>
        </w:rPr>
        <w:t>minh</w:t>
      </w:r>
      <w:proofErr w:type="spellEnd"/>
      <w:r w:rsidRPr="00CB4E16">
        <w:rPr>
          <w:color w:val="000000" w:themeColor="text1"/>
        </w:rPr>
        <w:t xml:space="preserve"> </w:t>
      </w:r>
      <w:proofErr w:type="spellStart"/>
      <w:r w:rsidRPr="00CB4E16">
        <w:rPr>
          <w:color w:val="000000" w:themeColor="text1"/>
        </w:rPr>
        <w:t>châu</w:t>
      </w:r>
      <w:proofErr w:type="spellEnd"/>
      <w:r w:rsidRPr="00CB4E16">
        <w:rPr>
          <w:color w:val="000000" w:themeColor="text1"/>
        </w:rPr>
        <w:t xml:space="preserve"> </w:t>
      </w:r>
      <w:proofErr w:type="spellStart"/>
      <w:r w:rsidRPr="00CB4E16">
        <w:rPr>
          <w:color w:val="000000" w:themeColor="text1"/>
        </w:rPr>
        <w:t>Âu</w:t>
      </w:r>
      <w:proofErr w:type="spellEnd"/>
      <w:r w:rsidRPr="00CB4E16">
        <w:rPr>
          <w:color w:val="000000" w:themeColor="text1"/>
        </w:rPr>
        <w:t>. (</w:t>
      </w:r>
      <w:proofErr w:type="spellStart"/>
      <w:r w:rsidRPr="00CB4E16">
        <w:rPr>
          <w:color w:val="000000" w:themeColor="text1"/>
        </w:rPr>
        <w:t>xem</w:t>
      </w:r>
      <w:proofErr w:type="spellEnd"/>
      <w:r w:rsidRPr="00CB4E16">
        <w:rPr>
          <w:color w:val="000000" w:themeColor="text1"/>
        </w:rPr>
        <w:t xml:space="preserve"> chi </w:t>
      </w:r>
      <w:proofErr w:type="spellStart"/>
      <w:r w:rsidRPr="00CB4E16">
        <w:rPr>
          <w:color w:val="000000" w:themeColor="text1"/>
        </w:rPr>
        <w:t>tiết</w:t>
      </w:r>
      <w:proofErr w:type="spellEnd"/>
      <w:r w:rsidRPr="00CB4E16">
        <w:rPr>
          <w:color w:val="000000" w:themeColor="text1"/>
        </w:rPr>
        <w:t xml:space="preserve"> </w:t>
      </w: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trúc</w:t>
      </w:r>
      <w:proofErr w:type="spellEnd"/>
      <w:r w:rsidRPr="00CB4E16">
        <w:rPr>
          <w:color w:val="000000" w:themeColor="text1"/>
        </w:rPr>
        <w:t xml:space="preserve"> an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tin,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mật</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hồi</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tại</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4 </w:t>
      </w:r>
      <w:proofErr w:type="spellStart"/>
      <w:r w:rsidRPr="00CB4E16">
        <w:rPr>
          <w:color w:val="000000" w:themeColor="text1"/>
        </w:rPr>
        <w:t>Phần</w:t>
      </w:r>
      <w:proofErr w:type="spellEnd"/>
      <w:r w:rsidRPr="00CB4E16">
        <w:rPr>
          <w:color w:val="000000" w:themeColor="text1"/>
        </w:rPr>
        <w:t xml:space="preserve"> IV).</w:t>
      </w:r>
    </w:p>
    <w:p w14:paraId="4ABB5A6A"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thể</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ban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vận</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phối</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giữa</w:t>
      </w:r>
      <w:proofErr w:type="spellEnd"/>
      <w:r w:rsidRPr="00CB4E16">
        <w:rPr>
          <w:color w:val="000000" w:themeColor="text1"/>
        </w:rPr>
        <w:t xml:space="preserve"> VUSTA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khuyến</w:t>
      </w:r>
      <w:proofErr w:type="spellEnd"/>
      <w:r w:rsidRPr="00CB4E16">
        <w:rPr>
          <w:color w:val="000000" w:themeColor="text1"/>
        </w:rPr>
        <w:t xml:space="preserve"> </w:t>
      </w:r>
      <w:proofErr w:type="spellStart"/>
      <w:r w:rsidRPr="00CB4E16">
        <w:rPr>
          <w:color w:val="000000" w:themeColor="text1"/>
        </w:rPr>
        <w:t>khích</w:t>
      </w:r>
      <w:proofErr w:type="spellEnd"/>
      <w:r w:rsidRPr="00CB4E16">
        <w:rPr>
          <w:color w:val="000000" w:themeColor="text1"/>
        </w:rPr>
        <w:t xml:space="preserve">, </w:t>
      </w:r>
      <w:proofErr w:type="spellStart"/>
      <w:r w:rsidRPr="00CB4E16">
        <w:rPr>
          <w:color w:val="000000" w:themeColor="text1"/>
        </w:rPr>
        <w:t>ghi</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đóng</w:t>
      </w:r>
      <w:proofErr w:type="spellEnd"/>
      <w:r w:rsidRPr="00CB4E16">
        <w:rPr>
          <w:color w:val="000000" w:themeColor="text1"/>
        </w:rPr>
        <w:t xml:space="preserve"> </w:t>
      </w:r>
      <w:proofErr w:type="spellStart"/>
      <w:r w:rsidRPr="00CB4E16">
        <w:rPr>
          <w:color w:val="000000" w:themeColor="text1"/>
        </w:rPr>
        <w:t>góp</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w:t>
      </w:r>
    </w:p>
    <w:p w14:paraId="10887671"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truyền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chiến</w:t>
      </w:r>
      <w:proofErr w:type="spellEnd"/>
      <w:r w:rsidRPr="00CB4E16">
        <w:rPr>
          <w:color w:val="000000" w:themeColor="text1"/>
        </w:rPr>
        <w:t xml:space="preserve"> </w:t>
      </w:r>
      <w:proofErr w:type="spellStart"/>
      <w:r w:rsidRPr="00CB4E16">
        <w:rPr>
          <w:color w:val="000000" w:themeColor="text1"/>
        </w:rPr>
        <w:t>lược</w:t>
      </w:r>
      <w:proofErr w:type="spellEnd"/>
      <w:r w:rsidRPr="00CB4E16">
        <w:rPr>
          <w:color w:val="000000" w:themeColor="text1"/>
        </w:rPr>
        <w:t xml:space="preserve"> </w:t>
      </w:r>
      <w:proofErr w:type="spellStart"/>
      <w:r w:rsidRPr="00CB4E16">
        <w:rPr>
          <w:color w:val="000000" w:themeColor="text1"/>
        </w:rPr>
        <w:t>truyền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r w:rsidR="005B481C" w:rsidRPr="00CB4E16">
        <w:rPr>
          <w:color w:val="000000" w:themeColor="text1"/>
        </w:rPr>
        <w:t>-</w:t>
      </w:r>
      <w:r w:rsidRPr="00CB4E16">
        <w:rPr>
          <w:color w:val="000000" w:themeColor="text1"/>
        </w:rPr>
        <w:t xml:space="preserve"> </w:t>
      </w:r>
      <w:proofErr w:type="spellStart"/>
      <w:r w:rsidRPr="00CB4E16">
        <w:rPr>
          <w:color w:val="000000" w:themeColor="text1"/>
        </w:rPr>
        <w:t>thương</w:t>
      </w:r>
      <w:proofErr w:type="spellEnd"/>
      <w:r w:rsidRPr="00CB4E16">
        <w:rPr>
          <w:color w:val="000000" w:themeColor="text1"/>
        </w:rPr>
        <w:t xml:space="preserve"> </w:t>
      </w:r>
      <w:proofErr w:type="spellStart"/>
      <w:r w:rsidRPr="00CB4E16">
        <w:rPr>
          <w:color w:val="000000" w:themeColor="text1"/>
        </w:rPr>
        <w:t>hiệu</w:t>
      </w:r>
      <w:proofErr w:type="spellEnd"/>
      <w:r w:rsidRPr="00CB4E16">
        <w:rPr>
          <w:color w:val="000000" w:themeColor="text1"/>
        </w:rPr>
        <w:t xml:space="preserve"> </w:t>
      </w:r>
      <w:r w:rsidR="00BF230E" w:rsidRPr="00CB4E16">
        <w:rPr>
          <w:color w:val="000000" w:themeColor="text1"/>
        </w:rPr>
        <w:t>VI CONNECT</w:t>
      </w:r>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từng</w:t>
      </w:r>
      <w:proofErr w:type="spellEnd"/>
      <w:r w:rsidRPr="00CB4E16">
        <w:rPr>
          <w:color w:val="000000" w:themeColor="text1"/>
        </w:rPr>
        <w:t xml:space="preserve"> </w:t>
      </w:r>
      <w:proofErr w:type="spellStart"/>
      <w:r w:rsidRPr="00CB4E16">
        <w:rPr>
          <w:color w:val="000000" w:themeColor="text1"/>
        </w:rPr>
        <w:t>giai</w:t>
      </w:r>
      <w:proofErr w:type="spellEnd"/>
      <w:r w:rsidRPr="00CB4E16">
        <w:rPr>
          <w:color w:val="000000" w:themeColor="text1"/>
        </w:rPr>
        <w:t xml:space="preserve"> </w:t>
      </w:r>
      <w:proofErr w:type="spellStart"/>
      <w:r w:rsidRPr="00CB4E16">
        <w:rPr>
          <w:color w:val="000000" w:themeColor="text1"/>
        </w:rPr>
        <w:t>đoạn</w:t>
      </w:r>
      <w:proofErr w:type="spellEnd"/>
      <w:r w:rsidRPr="00CB4E16">
        <w:rPr>
          <w:color w:val="000000" w:themeColor="text1"/>
        </w:rPr>
        <w:t xml:space="preserve"> </w:t>
      </w:r>
      <w:proofErr w:type="spellStart"/>
      <w:r w:rsidRPr="00CB4E16">
        <w:rPr>
          <w:color w:val="000000" w:themeColor="text1"/>
        </w:rPr>
        <w:t>để</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hút</w:t>
      </w:r>
      <w:proofErr w:type="spellEnd"/>
      <w:r w:rsidRPr="00CB4E16">
        <w:rPr>
          <w:color w:val="000000" w:themeColor="text1"/>
        </w:rPr>
        <w:t xml:space="preserve"> </w:t>
      </w:r>
      <w:proofErr w:type="spellStart"/>
      <w:r w:rsidRPr="00CB4E16">
        <w:rPr>
          <w:color w:val="000000" w:themeColor="text1"/>
        </w:rPr>
        <w:t>sự</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doanh</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w:t>
      </w:r>
    </w:p>
    <w:p w14:paraId="5E349009"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vận</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lập</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phận</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trách</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toán</w:t>
      </w:r>
      <w:proofErr w:type="spellEnd"/>
      <w:r w:rsidRPr="00CB4E16">
        <w:rPr>
          <w:color w:val="000000" w:themeColor="text1"/>
        </w:rPr>
        <w:t xml:space="preserve">,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phối</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lý</w:t>
      </w:r>
      <w:r w:rsidR="005B481C" w:rsidRPr="00CB4E16">
        <w:rPr>
          <w:color w:val="000000" w:themeColor="text1"/>
        </w:rPr>
        <w:t>-</w:t>
      </w:r>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xử</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đơn</w:t>
      </w:r>
      <w:proofErr w:type="spellEnd"/>
      <w:r w:rsidRPr="00CB4E16">
        <w:rPr>
          <w:color w:val="000000" w:themeColor="text1"/>
        </w:rPr>
        <w:t xml:space="preserve"> </w:t>
      </w:r>
      <w:proofErr w:type="spellStart"/>
      <w:r w:rsidRPr="00CB4E16">
        <w:rPr>
          <w:color w:val="000000" w:themeColor="text1"/>
        </w:rPr>
        <w:t>giá</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chia </w:t>
      </w: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minh</w:t>
      </w:r>
      <w:proofErr w:type="spellEnd"/>
      <w:r w:rsidRPr="00CB4E16">
        <w:rPr>
          <w:color w:val="000000" w:themeColor="text1"/>
        </w:rPr>
        <w:t xml:space="preserve"> </w:t>
      </w:r>
      <w:proofErr w:type="spellStart"/>
      <w:r w:rsidRPr="00CB4E16">
        <w:rPr>
          <w:color w:val="000000" w:themeColor="text1"/>
        </w:rPr>
        <w:t>bạch</w:t>
      </w:r>
      <w:proofErr w:type="spellEnd"/>
      <w:r w:rsidRPr="00CB4E16">
        <w:rPr>
          <w:color w:val="000000" w:themeColor="text1"/>
        </w:rPr>
        <w:t>.</w:t>
      </w:r>
    </w:p>
    <w:p w14:paraId="218691F2"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rà</w:t>
      </w:r>
      <w:proofErr w:type="spellEnd"/>
      <w:r w:rsidRPr="00CB4E16">
        <w:rPr>
          <w:color w:val="000000" w:themeColor="text1"/>
        </w:rPr>
        <w:t xml:space="preserve"> </w:t>
      </w:r>
      <w:proofErr w:type="spellStart"/>
      <w:r w:rsidRPr="00CB4E16">
        <w:rPr>
          <w:color w:val="000000" w:themeColor="text1"/>
        </w:rPr>
        <w:t>soát</w:t>
      </w:r>
      <w:proofErr w:type="spellEnd"/>
      <w:r w:rsidRPr="00CB4E16">
        <w:rPr>
          <w:color w:val="000000" w:themeColor="text1"/>
        </w:rPr>
        <w:t xml:space="preserve"> </w:t>
      </w:r>
      <w:proofErr w:type="spellStart"/>
      <w:r w:rsidRPr="00CB4E16">
        <w:rPr>
          <w:color w:val="000000" w:themeColor="text1"/>
        </w:rPr>
        <w:t>Luật</w:t>
      </w:r>
      <w:proofErr w:type="spellEnd"/>
      <w:r w:rsidRPr="00CB4E16">
        <w:rPr>
          <w:color w:val="000000" w:themeColor="text1"/>
        </w:rPr>
        <w:t xml:space="preserve"> Giao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điện</w:t>
      </w:r>
      <w:proofErr w:type="spellEnd"/>
      <w:r w:rsidRPr="00CB4E16">
        <w:rPr>
          <w:color w:val="000000" w:themeColor="text1"/>
        </w:rPr>
        <w:t xml:space="preserve"> </w:t>
      </w:r>
      <w:proofErr w:type="spellStart"/>
      <w:r w:rsidRPr="00CB4E16">
        <w:rPr>
          <w:color w:val="000000" w:themeColor="text1"/>
        </w:rPr>
        <w:t>tử</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20/2023/QH15, </w:t>
      </w:r>
      <w:proofErr w:type="spellStart"/>
      <w:r w:rsidRPr="00CB4E16">
        <w:rPr>
          <w:color w:val="000000" w:themeColor="text1"/>
        </w:rPr>
        <w:t>Nghị</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13/2023/NĐ-CP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vệ</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cá</w:t>
      </w:r>
      <w:proofErr w:type="spellEnd"/>
      <w:r w:rsidRPr="00CB4E16">
        <w:rPr>
          <w:color w:val="000000" w:themeColor="text1"/>
        </w:rPr>
        <w:t xml:space="preserve"> </w:t>
      </w:r>
      <w:proofErr w:type="spellStart"/>
      <w:r w:rsidRPr="00CB4E16">
        <w:rPr>
          <w:color w:val="000000" w:themeColor="text1"/>
        </w:rPr>
        <w:t>nhân</w:t>
      </w:r>
      <w:proofErr w:type="spellEnd"/>
      <w:r w:rsidRPr="00CB4E16">
        <w:rPr>
          <w:color w:val="000000" w:themeColor="text1"/>
        </w:rPr>
        <w:t xml:space="preserve">, </w:t>
      </w:r>
      <w:proofErr w:type="spellStart"/>
      <w:r w:rsidRPr="00CB4E16">
        <w:rPr>
          <w:color w:val="000000" w:themeColor="text1"/>
        </w:rPr>
        <w:t>Luật</w:t>
      </w:r>
      <w:proofErr w:type="spellEnd"/>
      <w:r w:rsidRPr="00CB4E16">
        <w:rPr>
          <w:color w:val="000000" w:themeColor="text1"/>
        </w:rPr>
        <w:t xml:space="preserve"> KH,CN&amp;ĐMST </w:t>
      </w:r>
      <w:proofErr w:type="spellStart"/>
      <w:r w:rsidRPr="00CB4E16">
        <w:rPr>
          <w:color w:val="000000" w:themeColor="text1"/>
        </w:rPr>
        <w:t>số</w:t>
      </w:r>
      <w:proofErr w:type="spellEnd"/>
      <w:r w:rsidRPr="00CB4E16">
        <w:rPr>
          <w:color w:val="000000" w:themeColor="text1"/>
        </w:rPr>
        <w:t xml:space="preserve"> 93/2025/QH15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văn</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hướng</w:t>
      </w:r>
      <w:proofErr w:type="spellEnd"/>
      <w:r w:rsidRPr="00CB4E16">
        <w:rPr>
          <w:color w:val="000000" w:themeColor="text1"/>
        </w:rPr>
        <w:t xml:space="preserve"> </w:t>
      </w:r>
      <w:proofErr w:type="spellStart"/>
      <w:r w:rsidRPr="00CB4E16">
        <w:rPr>
          <w:color w:val="000000" w:themeColor="text1"/>
        </w:rPr>
        <w:t>dẫn</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luật</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hữu</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tuệ</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chứng</w:t>
      </w:r>
      <w:proofErr w:type="spellEnd"/>
      <w:r w:rsidRPr="00CB4E16">
        <w:rPr>
          <w:color w:val="000000" w:themeColor="text1"/>
        </w:rPr>
        <w:t xml:space="preserve"> </w:t>
      </w:r>
      <w:proofErr w:type="spellStart"/>
      <w:r w:rsidRPr="00CB4E16">
        <w:rPr>
          <w:color w:val="000000" w:themeColor="text1"/>
        </w:rPr>
        <w:t>khoán</w:t>
      </w:r>
      <w:proofErr w:type="spellEnd"/>
      <w:r w:rsidRPr="00CB4E16">
        <w:rPr>
          <w:color w:val="000000" w:themeColor="text1"/>
        </w:rPr>
        <w:t xml:space="preserve">, </w:t>
      </w:r>
      <w:proofErr w:type="spellStart"/>
      <w:r w:rsidRPr="00CB4E16">
        <w:rPr>
          <w:color w:val="000000" w:themeColor="text1"/>
        </w:rPr>
        <w:t>thuế</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phòng</w:t>
      </w:r>
      <w:proofErr w:type="spellEnd"/>
      <w:r w:rsidRPr="00CB4E16">
        <w:rPr>
          <w:color w:val="000000" w:themeColor="text1"/>
        </w:rPr>
        <w:t xml:space="preserve"> </w:t>
      </w:r>
      <w:proofErr w:type="spellStart"/>
      <w:r w:rsidRPr="00CB4E16">
        <w:rPr>
          <w:color w:val="000000" w:themeColor="text1"/>
        </w:rPr>
        <w:t>chống</w:t>
      </w:r>
      <w:proofErr w:type="spellEnd"/>
      <w:r w:rsidRPr="00CB4E16">
        <w:rPr>
          <w:color w:val="000000" w:themeColor="text1"/>
        </w:rPr>
        <w:t xml:space="preserve"> </w:t>
      </w:r>
      <w:proofErr w:type="spellStart"/>
      <w:r w:rsidRPr="00CB4E16">
        <w:rPr>
          <w:color w:val="000000" w:themeColor="text1"/>
        </w:rPr>
        <w:t>rửa</w:t>
      </w:r>
      <w:proofErr w:type="spellEnd"/>
      <w:r w:rsidRPr="00CB4E16">
        <w:rPr>
          <w:color w:val="000000" w:themeColor="text1"/>
        </w:rPr>
        <w:t xml:space="preserve"> </w:t>
      </w:r>
      <w:proofErr w:type="spellStart"/>
      <w:r w:rsidRPr="00CB4E16">
        <w:rPr>
          <w:color w:val="000000" w:themeColor="text1"/>
        </w:rPr>
        <w:t>tiền</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từng</w:t>
      </w:r>
      <w:proofErr w:type="spellEnd"/>
      <w:r w:rsidRPr="00CB4E16">
        <w:rPr>
          <w:color w:val="000000" w:themeColor="text1"/>
        </w:rPr>
        <w:t xml:space="preserve"> </w:t>
      </w:r>
      <w:proofErr w:type="spellStart"/>
      <w:r w:rsidRPr="00CB4E16">
        <w:rPr>
          <w:color w:val="000000" w:themeColor="text1"/>
        </w:rPr>
        <w:t>loại</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w:t>
      </w:r>
    </w:p>
    <w:p w14:paraId="4299C13D" w14:textId="77777777" w:rsidR="001E39AE" w:rsidRPr="00CB4E16" w:rsidRDefault="00000000" w:rsidP="001B24CA">
      <w:pPr>
        <w:pStyle w:val="ListParagraph"/>
        <w:numPr>
          <w:ilvl w:val="0"/>
          <w:numId w:val="1"/>
        </w:numPr>
        <w:spacing w:after="120"/>
        <w:jc w:val="both"/>
        <w:rPr>
          <w:color w:val="000000" w:themeColor="text1"/>
        </w:rPr>
      </w:pP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xung</w:t>
      </w:r>
      <w:proofErr w:type="spellEnd"/>
      <w:r w:rsidRPr="00CB4E16">
        <w:rPr>
          <w:color w:val="000000" w:themeColor="text1"/>
        </w:rPr>
        <w:t xml:space="preserve"> </w:t>
      </w:r>
      <w:proofErr w:type="spellStart"/>
      <w:r w:rsidRPr="00CB4E16">
        <w:rPr>
          <w:color w:val="000000" w:themeColor="text1"/>
        </w:rPr>
        <w:t>đột</w:t>
      </w:r>
      <w:proofErr w:type="spellEnd"/>
      <w:r w:rsidRPr="00CB4E16">
        <w:rPr>
          <w:color w:val="000000" w:themeColor="text1"/>
        </w:rPr>
        <w:t xml:space="preserve"> </w:t>
      </w:r>
      <w:proofErr w:type="spellStart"/>
      <w:r w:rsidRPr="00CB4E16">
        <w:rPr>
          <w:color w:val="000000" w:themeColor="text1"/>
        </w:rPr>
        <w:t>lợi</w:t>
      </w:r>
      <w:proofErr w:type="spellEnd"/>
      <w:r w:rsidRPr="00CB4E16">
        <w:rPr>
          <w:color w:val="000000" w:themeColor="text1"/>
        </w:rPr>
        <w:t xml:space="preserve"> </w:t>
      </w:r>
      <w:proofErr w:type="spellStart"/>
      <w:r w:rsidRPr="00CB4E16">
        <w:rPr>
          <w:color w:val="000000" w:themeColor="text1"/>
        </w:rPr>
        <w:t>ích</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đơn</w:t>
      </w:r>
      <w:proofErr w:type="spellEnd"/>
      <w:r w:rsidRPr="00CB4E16">
        <w:rPr>
          <w:color w:val="000000" w:themeColor="text1"/>
        </w:rPr>
        <w:t xml:space="preserve"> </w:t>
      </w:r>
      <w:proofErr w:type="spellStart"/>
      <w:r w:rsidRPr="00CB4E16">
        <w:rPr>
          <w:color w:val="000000" w:themeColor="text1"/>
        </w:rPr>
        <w:t>vị</w:t>
      </w:r>
      <w:proofErr w:type="spellEnd"/>
      <w:r w:rsidRPr="00CB4E16">
        <w:rPr>
          <w:color w:val="000000" w:themeColor="text1"/>
        </w:rPr>
        <w:t xml:space="preserve"> </w:t>
      </w:r>
      <w:proofErr w:type="spellStart"/>
      <w:r w:rsidRPr="00CB4E16">
        <w:rPr>
          <w:color w:val="000000" w:themeColor="text1"/>
        </w:rPr>
        <w:t>vận</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bên</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quan</w:t>
      </w:r>
      <w:proofErr w:type="spellEnd"/>
      <w:r w:rsidRPr="00CB4E16">
        <w:rPr>
          <w:color w:val="000000" w:themeColor="text1"/>
        </w:rPr>
        <w:t xml:space="preserve"> </w:t>
      </w:r>
      <w:proofErr w:type="spellStart"/>
      <w:r w:rsidRPr="00CB4E16">
        <w:rPr>
          <w:color w:val="000000" w:themeColor="text1"/>
        </w:rPr>
        <w:t>phải</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lợi</w:t>
      </w:r>
      <w:proofErr w:type="spellEnd"/>
      <w:r w:rsidRPr="00CB4E16">
        <w:rPr>
          <w:color w:val="000000" w:themeColor="text1"/>
        </w:rPr>
        <w:t xml:space="preserve"> </w:t>
      </w:r>
      <w:proofErr w:type="spellStart"/>
      <w:r w:rsidRPr="00CB4E16">
        <w:rPr>
          <w:color w:val="000000" w:themeColor="text1"/>
        </w:rPr>
        <w:t>ích</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loại</w:t>
      </w:r>
      <w:proofErr w:type="spellEnd"/>
      <w:r w:rsidRPr="00CB4E16">
        <w:rPr>
          <w:color w:val="000000" w:themeColor="text1"/>
        </w:rPr>
        <w:t xml:space="preserve"> </w:t>
      </w:r>
      <w:proofErr w:type="spellStart"/>
      <w:r w:rsidRPr="00CB4E16">
        <w:rPr>
          <w:color w:val="000000" w:themeColor="text1"/>
        </w:rPr>
        <w:t>trừ</w:t>
      </w:r>
      <w:proofErr w:type="spellEnd"/>
      <w:r w:rsidRPr="00CB4E16">
        <w:rPr>
          <w:color w:val="000000" w:themeColor="text1"/>
        </w:rPr>
        <w:t xml:space="preserve">, </w:t>
      </w:r>
      <w:proofErr w:type="spellStart"/>
      <w:r w:rsidRPr="00CB4E16">
        <w:rPr>
          <w:color w:val="000000" w:themeColor="text1"/>
        </w:rPr>
        <w:t>thay</w:t>
      </w:r>
      <w:proofErr w:type="spellEnd"/>
      <w:r w:rsidRPr="00CB4E16">
        <w:rPr>
          <w:color w:val="000000" w:themeColor="text1"/>
        </w:rPr>
        <w:t xml:space="preserve"> </w:t>
      </w:r>
      <w:proofErr w:type="spellStart"/>
      <w:r w:rsidRPr="00CB4E16">
        <w:rPr>
          <w:color w:val="000000" w:themeColor="text1"/>
        </w:rPr>
        <w:t>thế</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vết</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khiếu</w:t>
      </w:r>
      <w:proofErr w:type="spellEnd"/>
      <w:r w:rsidRPr="00CB4E16">
        <w:rPr>
          <w:color w:val="000000" w:themeColor="text1"/>
        </w:rPr>
        <w:t xml:space="preserve"> </w:t>
      </w:r>
      <w:proofErr w:type="spellStart"/>
      <w:r w:rsidRPr="00CB4E16">
        <w:rPr>
          <w:color w:val="000000" w:themeColor="text1"/>
        </w:rPr>
        <w:t>nại</w:t>
      </w:r>
      <w:proofErr w:type="spellEnd"/>
      <w:r w:rsidRPr="00CB4E16">
        <w:rPr>
          <w:color w:val="000000" w:themeColor="text1"/>
        </w:rPr>
        <w:t xml:space="preserve"> </w:t>
      </w:r>
      <w:proofErr w:type="spellStart"/>
      <w:r w:rsidRPr="00CB4E16">
        <w:rPr>
          <w:color w:val="000000" w:themeColor="text1"/>
        </w:rPr>
        <w:t>độc</w:t>
      </w:r>
      <w:proofErr w:type="spellEnd"/>
      <w:r w:rsidRPr="00CB4E16">
        <w:rPr>
          <w:color w:val="000000" w:themeColor="text1"/>
        </w:rPr>
        <w:t xml:space="preserve"> </w:t>
      </w:r>
      <w:proofErr w:type="spellStart"/>
      <w:r w:rsidRPr="00CB4E16">
        <w:rPr>
          <w:color w:val="000000" w:themeColor="text1"/>
        </w:rPr>
        <w:t>lập</w:t>
      </w:r>
      <w:proofErr w:type="spellEnd"/>
      <w:r w:rsidRPr="00CB4E16">
        <w:rPr>
          <w:color w:val="000000" w:themeColor="text1"/>
        </w:rPr>
        <w:t>.</w:t>
      </w:r>
    </w:p>
    <w:p w14:paraId="1F971036" w14:textId="77777777" w:rsidR="001E39AE" w:rsidRPr="00CB4E16" w:rsidRDefault="00000000">
      <w:pPr>
        <w:pStyle w:val="Heading2"/>
        <w:keepNext/>
        <w:spacing w:before="240" w:after="120" w:line="276" w:lineRule="auto"/>
        <w:rPr>
          <w:color w:val="000000" w:themeColor="text1"/>
        </w:rPr>
      </w:pPr>
      <w:bookmarkStart w:id="2428" w:name="_Toc237786557"/>
      <w:bookmarkStart w:id="2429" w:name="_Toc237789037"/>
      <w:r w:rsidRPr="00CB4E16">
        <w:rPr>
          <w:color w:val="000000" w:themeColor="text1"/>
        </w:rPr>
        <w:t xml:space="preserve">4. An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tin,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mật</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hồi</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bookmarkEnd w:id="2428"/>
      <w:bookmarkEnd w:id="2429"/>
      <w:proofErr w:type="spellEnd"/>
    </w:p>
    <w:p w14:paraId="0155B34D" w14:textId="3BBA281A" w:rsidR="001E39AE" w:rsidRPr="00CB4E16" w:rsidRDefault="00000000">
      <w:pPr>
        <w:spacing w:after="120"/>
        <w:jc w:val="both"/>
        <w:rPr>
          <w:color w:val="000000" w:themeColor="text1"/>
          <w:sz w:val="26"/>
          <w:szCs w:val="26"/>
        </w:rPr>
      </w:pPr>
      <w:r w:rsidRPr="00CB4E16">
        <w:rPr>
          <w:color w:val="000000" w:themeColor="text1"/>
          <w:sz w:val="26"/>
          <w:szCs w:val="26"/>
        </w:rPr>
        <w:t xml:space="preserve">Do </w:t>
      </w:r>
      <w:r w:rsidR="0040442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xử</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cá</w:t>
      </w:r>
      <w:proofErr w:type="spellEnd"/>
      <w:r w:rsidRPr="00CB4E16">
        <w:rPr>
          <w:color w:val="000000" w:themeColor="text1"/>
          <w:sz w:val="26"/>
          <w:szCs w:val="26"/>
        </w:rPr>
        <w:t xml:space="preserve"> </w:t>
      </w:r>
      <w:proofErr w:type="spellStart"/>
      <w:r w:rsidRPr="00CB4E16">
        <w:rPr>
          <w:color w:val="000000" w:themeColor="text1"/>
          <w:sz w:val="26"/>
          <w:szCs w:val="26"/>
        </w:rPr>
        <w:t>nhân</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hàng</w:t>
      </w:r>
      <w:proofErr w:type="spellEnd"/>
      <w:r w:rsidRPr="00CB4E16">
        <w:rPr>
          <w:color w:val="000000" w:themeColor="text1"/>
          <w:sz w:val="26"/>
          <w:szCs w:val="26"/>
        </w:rPr>
        <w:t xml:space="preserve"> </w:t>
      </w:r>
      <w:proofErr w:type="spellStart"/>
      <w:r w:rsidRPr="00CB4E16">
        <w:rPr>
          <w:color w:val="000000" w:themeColor="text1"/>
          <w:sz w:val="26"/>
          <w:szCs w:val="26"/>
        </w:rPr>
        <w:t>nghìn</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 </w:t>
      </w:r>
      <w:proofErr w:type="spellStart"/>
      <w:r w:rsidRPr="00CB4E16">
        <w:rPr>
          <w:color w:val="000000" w:themeColor="text1"/>
          <w:sz w:val="26"/>
          <w:szCs w:val="26"/>
        </w:rPr>
        <w:t>thông</w:t>
      </w:r>
      <w:proofErr w:type="spellEnd"/>
      <w:r w:rsidRPr="00CB4E16">
        <w:rPr>
          <w:color w:val="000000" w:themeColor="text1"/>
          <w:sz w:val="26"/>
          <w:szCs w:val="26"/>
        </w:rPr>
        <w:t xml:space="preserve"> tin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tới</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hữu</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tuệ</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an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khả</w:t>
      </w:r>
      <w:proofErr w:type="spellEnd"/>
      <w:r w:rsidRPr="00CB4E16">
        <w:rPr>
          <w:color w:val="000000" w:themeColor="text1"/>
          <w:sz w:val="26"/>
          <w:szCs w:val="26"/>
        </w:rPr>
        <w:t xml:space="preserve"> </w:t>
      </w:r>
      <w:proofErr w:type="spellStart"/>
      <w:r w:rsidRPr="00CB4E16">
        <w:rPr>
          <w:color w:val="000000" w:themeColor="text1"/>
          <w:sz w:val="26"/>
          <w:szCs w:val="26"/>
        </w:rPr>
        <w:t>năng</w:t>
      </w:r>
      <w:proofErr w:type="spellEnd"/>
      <w:r w:rsidRPr="00CB4E16">
        <w:rPr>
          <w:color w:val="000000" w:themeColor="text1"/>
          <w:sz w:val="26"/>
          <w:szCs w:val="26"/>
        </w:rPr>
        <w:t xml:space="preserve"> </w:t>
      </w:r>
      <w:proofErr w:type="spellStart"/>
      <w:r w:rsidRPr="00CB4E16">
        <w:rPr>
          <w:color w:val="000000" w:themeColor="text1"/>
          <w:sz w:val="26"/>
          <w:szCs w:val="26"/>
        </w:rPr>
        <w:t>phục</w:t>
      </w:r>
      <w:proofErr w:type="spellEnd"/>
      <w:r w:rsidRPr="00CB4E16">
        <w:rPr>
          <w:color w:val="000000" w:themeColor="text1"/>
          <w:sz w:val="26"/>
          <w:szCs w:val="26"/>
        </w:rPr>
        <w:t xml:space="preserve"> </w:t>
      </w:r>
      <w:proofErr w:type="spellStart"/>
      <w:r w:rsidRPr="00CB4E16">
        <w:rPr>
          <w:color w:val="000000" w:themeColor="text1"/>
          <w:sz w:val="26"/>
          <w:szCs w:val="26"/>
        </w:rPr>
        <w:t>hồi</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điều</w:t>
      </w:r>
      <w:proofErr w:type="spellEnd"/>
      <w:r w:rsidRPr="00CB4E16">
        <w:rPr>
          <w:color w:val="000000" w:themeColor="text1"/>
          <w:sz w:val="26"/>
          <w:szCs w:val="26"/>
        </w:rPr>
        <w:t xml:space="preserve"> </w:t>
      </w:r>
      <w:proofErr w:type="spellStart"/>
      <w:r w:rsidRPr="00CB4E16">
        <w:rPr>
          <w:color w:val="000000" w:themeColor="text1"/>
          <w:sz w:val="26"/>
          <w:szCs w:val="26"/>
        </w:rPr>
        <w:t>kiện</w:t>
      </w:r>
      <w:proofErr w:type="spellEnd"/>
      <w:r w:rsidRPr="00CB4E16">
        <w:rPr>
          <w:color w:val="000000" w:themeColor="text1"/>
          <w:sz w:val="26"/>
          <w:szCs w:val="26"/>
        </w:rPr>
        <w:t xml:space="preserve"> </w:t>
      </w:r>
      <w:proofErr w:type="spellStart"/>
      <w:r w:rsidRPr="00CB4E16">
        <w:rPr>
          <w:color w:val="000000" w:themeColor="text1"/>
          <w:sz w:val="26"/>
          <w:szCs w:val="26"/>
        </w:rPr>
        <w:t>tiên</w:t>
      </w:r>
      <w:proofErr w:type="spellEnd"/>
      <w:r w:rsidRPr="00CB4E16">
        <w:rPr>
          <w:color w:val="000000" w:themeColor="text1"/>
          <w:sz w:val="26"/>
          <w:szCs w:val="26"/>
        </w:rPr>
        <w:t xml:space="preserve"> </w:t>
      </w:r>
      <w:proofErr w:type="spellStart"/>
      <w:r w:rsidRPr="00CB4E16">
        <w:rPr>
          <w:color w:val="000000" w:themeColor="text1"/>
          <w:sz w:val="26"/>
          <w:szCs w:val="26"/>
        </w:rPr>
        <w:t>quyết</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bên</w:t>
      </w:r>
      <w:proofErr w:type="spellEnd"/>
      <w:r w:rsidRPr="00CB4E16">
        <w:rPr>
          <w:color w:val="000000" w:themeColor="text1"/>
          <w:sz w:val="26"/>
          <w:szCs w:val="26"/>
        </w:rPr>
        <w:t xml:space="preserve"> tin </w:t>
      </w:r>
      <w:proofErr w:type="spellStart"/>
      <w:r w:rsidRPr="00CB4E16">
        <w:rPr>
          <w:color w:val="000000" w:themeColor="text1"/>
          <w:sz w:val="26"/>
          <w:szCs w:val="26"/>
        </w:rPr>
        <w:t>cậy</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phó</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pháp</w:t>
      </w:r>
      <w:proofErr w:type="spellEnd"/>
      <w:r w:rsidRPr="00CB4E16">
        <w:rPr>
          <w:color w:val="000000" w:themeColor="text1"/>
          <w:sz w:val="26"/>
          <w:szCs w:val="26"/>
        </w:rPr>
        <w:t xml:space="preserve"> an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nguyên</w:t>
      </w:r>
      <w:proofErr w:type="spellEnd"/>
      <w:r w:rsidRPr="00CB4E16">
        <w:rPr>
          <w:color w:val="000000" w:themeColor="text1"/>
          <w:sz w:val="26"/>
          <w:szCs w:val="26"/>
        </w:rPr>
        <w:t xml:space="preserve"> </w:t>
      </w:r>
      <w:proofErr w:type="spellStart"/>
      <w:r w:rsidRPr="00CB4E16">
        <w:rPr>
          <w:color w:val="000000" w:themeColor="text1"/>
          <w:sz w:val="26"/>
          <w:szCs w:val="26"/>
        </w:rPr>
        <w:t>tắc</w:t>
      </w:r>
      <w:proofErr w:type="spellEnd"/>
      <w:r w:rsidRPr="00CB4E16">
        <w:rPr>
          <w:color w:val="000000" w:themeColor="text1"/>
          <w:sz w:val="26"/>
          <w:szCs w:val="26"/>
        </w:rPr>
        <w:t xml:space="preserve"> an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(security by design), </w:t>
      </w:r>
      <w:proofErr w:type="spellStart"/>
      <w:r w:rsidRPr="00CB4E16">
        <w:rPr>
          <w:color w:val="000000" w:themeColor="text1"/>
          <w:sz w:val="26"/>
          <w:szCs w:val="26"/>
        </w:rPr>
        <w:t>phòng</w:t>
      </w:r>
      <w:proofErr w:type="spellEnd"/>
      <w:r w:rsidRPr="00CB4E16">
        <w:rPr>
          <w:color w:val="000000" w:themeColor="text1"/>
          <w:sz w:val="26"/>
          <w:szCs w:val="26"/>
        </w:rPr>
        <w:t xml:space="preserve"> </w:t>
      </w:r>
      <w:proofErr w:type="spellStart"/>
      <w:r w:rsidRPr="00CB4E16">
        <w:rPr>
          <w:color w:val="000000" w:themeColor="text1"/>
          <w:sz w:val="26"/>
          <w:szCs w:val="26"/>
        </w:rPr>
        <w:t>thủ</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chiều</w:t>
      </w:r>
      <w:proofErr w:type="spellEnd"/>
      <w:r w:rsidRPr="00CB4E16">
        <w:rPr>
          <w:color w:val="000000" w:themeColor="text1"/>
          <w:sz w:val="26"/>
          <w:szCs w:val="26"/>
        </w:rPr>
        <w:t xml:space="preserve"> </w:t>
      </w:r>
      <w:proofErr w:type="spellStart"/>
      <w:r w:rsidRPr="00CB4E16">
        <w:rPr>
          <w:color w:val="000000" w:themeColor="text1"/>
          <w:sz w:val="26"/>
          <w:szCs w:val="26"/>
        </w:rPr>
        <w:t>sâu</w:t>
      </w:r>
      <w:proofErr w:type="spellEnd"/>
      <w:r w:rsidRPr="00CB4E16">
        <w:rPr>
          <w:color w:val="000000" w:themeColor="text1"/>
          <w:sz w:val="26"/>
          <w:szCs w:val="26"/>
        </w:rPr>
        <w:t xml:space="preserve"> (defense in depth) </w:t>
      </w:r>
      <w:proofErr w:type="spellStart"/>
      <w:r w:rsidRPr="00CB4E16">
        <w:rPr>
          <w:color w:val="000000" w:themeColor="text1"/>
          <w:sz w:val="26"/>
          <w:szCs w:val="26"/>
        </w:rPr>
        <w:t>và</w:t>
      </w:r>
      <w:proofErr w:type="spellEnd"/>
      <w:r w:rsidRPr="00CB4E16">
        <w:rPr>
          <w:color w:val="000000" w:themeColor="text1"/>
          <w:sz w:val="26"/>
          <w:szCs w:val="26"/>
        </w:rPr>
        <w:t xml:space="preserve"> tin </w:t>
      </w:r>
      <w:proofErr w:type="spellStart"/>
      <w:r w:rsidRPr="00CB4E16">
        <w:rPr>
          <w:color w:val="000000" w:themeColor="text1"/>
          <w:sz w:val="26"/>
          <w:szCs w:val="26"/>
        </w:rPr>
        <w:t>cậy</w:t>
      </w:r>
      <w:proofErr w:type="spellEnd"/>
      <w:r w:rsidRPr="00CB4E16">
        <w:rPr>
          <w:color w:val="000000" w:themeColor="text1"/>
          <w:sz w:val="26"/>
          <w:szCs w:val="26"/>
        </w:rPr>
        <w:t xml:space="preserve"> </w:t>
      </w:r>
      <w:proofErr w:type="spellStart"/>
      <w:r w:rsidRPr="00CB4E16">
        <w:rPr>
          <w:color w:val="000000" w:themeColor="text1"/>
          <w:sz w:val="26"/>
          <w:szCs w:val="26"/>
        </w:rPr>
        <w:t>tối</w:t>
      </w:r>
      <w:proofErr w:type="spellEnd"/>
      <w:r w:rsidRPr="00CB4E16">
        <w:rPr>
          <w:color w:val="000000" w:themeColor="text1"/>
          <w:sz w:val="26"/>
          <w:szCs w:val="26"/>
        </w:rPr>
        <w:t xml:space="preserve"> </w:t>
      </w:r>
      <w:proofErr w:type="spellStart"/>
      <w:r w:rsidRPr="00CB4E16">
        <w:rPr>
          <w:color w:val="000000" w:themeColor="text1"/>
          <w:sz w:val="26"/>
          <w:szCs w:val="26"/>
        </w:rPr>
        <w:t>thiểu</w:t>
      </w:r>
      <w:proofErr w:type="spellEnd"/>
      <w:r w:rsidRPr="00CB4E16">
        <w:rPr>
          <w:color w:val="000000" w:themeColor="text1"/>
          <w:sz w:val="26"/>
          <w:szCs w:val="26"/>
        </w:rPr>
        <w:t xml:space="preserve"> (zero trust),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chiếu</w:t>
      </w:r>
      <w:proofErr w:type="spellEnd"/>
      <w:r w:rsidRPr="00CB4E16">
        <w:rPr>
          <w:color w:val="000000" w:themeColor="text1"/>
          <w:sz w:val="26"/>
          <w:szCs w:val="26"/>
        </w:rPr>
        <w:t xml:space="preserve"> ISO/IEC </w:t>
      </w:r>
      <w:r w:rsidRPr="00CB4E16">
        <w:rPr>
          <w:color w:val="000000" w:themeColor="text1"/>
          <w:sz w:val="26"/>
          <w:szCs w:val="26"/>
        </w:rPr>
        <w:lastRenderedPageBreak/>
        <w:t xml:space="preserve">27001:2022, ISO/IEC 27002:2022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tuân</w:t>
      </w:r>
      <w:proofErr w:type="spellEnd"/>
      <w:r w:rsidRPr="00CB4E16">
        <w:rPr>
          <w:color w:val="000000" w:themeColor="text1"/>
          <w:sz w:val="26"/>
          <w:szCs w:val="26"/>
        </w:rPr>
        <w:t xml:space="preserve"> </w:t>
      </w:r>
      <w:proofErr w:type="spellStart"/>
      <w:r w:rsidRPr="00CB4E16">
        <w:rPr>
          <w:color w:val="000000" w:themeColor="text1"/>
          <w:sz w:val="26"/>
          <w:szCs w:val="26"/>
        </w:rPr>
        <w:t>thủ</w:t>
      </w:r>
      <w:proofErr w:type="spellEnd"/>
      <w:r w:rsidRPr="00CB4E16">
        <w:rPr>
          <w:color w:val="000000" w:themeColor="text1"/>
          <w:sz w:val="26"/>
          <w:szCs w:val="26"/>
        </w:rPr>
        <w:t xml:space="preserve"> </w:t>
      </w:r>
      <w:proofErr w:type="spellStart"/>
      <w:r w:rsidRPr="00CB4E16">
        <w:rPr>
          <w:color w:val="000000" w:themeColor="text1"/>
          <w:sz w:val="26"/>
          <w:szCs w:val="26"/>
        </w:rPr>
        <w:t>Nghị</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13/2023/NĐ-CP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vệ</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cá</w:t>
      </w:r>
      <w:proofErr w:type="spellEnd"/>
      <w:r w:rsidRPr="00CB4E16">
        <w:rPr>
          <w:color w:val="000000" w:themeColor="text1"/>
          <w:sz w:val="26"/>
          <w:szCs w:val="26"/>
        </w:rPr>
        <w:t xml:space="preserve"> </w:t>
      </w:r>
      <w:proofErr w:type="spellStart"/>
      <w:r w:rsidRPr="00CB4E16">
        <w:rPr>
          <w:color w:val="000000" w:themeColor="text1"/>
          <w:sz w:val="26"/>
          <w:szCs w:val="26"/>
        </w:rPr>
        <w:t>nhân</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giám</w:t>
      </w:r>
      <w:proofErr w:type="spellEnd"/>
      <w:r w:rsidRPr="00CB4E16">
        <w:rPr>
          <w:color w:val="000000" w:themeColor="text1"/>
          <w:sz w:val="26"/>
          <w:szCs w:val="26"/>
        </w:rPr>
        <w:t xml:space="preserve"> </w:t>
      </w:r>
      <w:proofErr w:type="spellStart"/>
      <w:r w:rsidRPr="00CB4E16">
        <w:rPr>
          <w:color w:val="000000" w:themeColor="text1"/>
          <w:sz w:val="26"/>
          <w:szCs w:val="26"/>
        </w:rPr>
        <w:t>sát</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kỳ</w:t>
      </w:r>
      <w:proofErr w:type="spellEnd"/>
      <w:r w:rsidRPr="00CB4E16">
        <w:rPr>
          <w:color w:val="000000" w:themeColor="text1"/>
          <w:sz w:val="26"/>
          <w:szCs w:val="26"/>
        </w:rPr>
        <w:t xml:space="preserve"> qua </w:t>
      </w:r>
      <w:proofErr w:type="spellStart"/>
      <w:r w:rsidRPr="00CB4E16">
        <w:rPr>
          <w:color w:val="000000" w:themeColor="text1"/>
          <w:sz w:val="26"/>
          <w:szCs w:val="26"/>
        </w:rPr>
        <w:t>Bảng</w:t>
      </w:r>
      <w:proofErr w:type="spellEnd"/>
      <w:r w:rsidRPr="00CB4E16">
        <w:rPr>
          <w:color w:val="000000" w:themeColor="text1"/>
          <w:sz w:val="26"/>
          <w:szCs w:val="26"/>
        </w:rPr>
        <w:t xml:space="preserve"> </w:t>
      </w:r>
      <w:proofErr w:type="spellStart"/>
      <w:r w:rsidRPr="00CB4E16">
        <w:rPr>
          <w:color w:val="000000" w:themeColor="text1"/>
          <w:sz w:val="26"/>
          <w:szCs w:val="26"/>
        </w:rPr>
        <w:t>điều</w:t>
      </w:r>
      <w:proofErr w:type="spellEnd"/>
      <w:r w:rsidRPr="00CB4E16">
        <w:rPr>
          <w:color w:val="000000" w:themeColor="text1"/>
          <w:sz w:val="26"/>
          <w:szCs w:val="26"/>
        </w:rPr>
        <w:t xml:space="preserve"> </w:t>
      </w:r>
      <w:proofErr w:type="spellStart"/>
      <w:r w:rsidRPr="00CB4E16">
        <w:rPr>
          <w:color w:val="000000" w:themeColor="text1"/>
          <w:sz w:val="26"/>
          <w:szCs w:val="26"/>
        </w:rPr>
        <w:t>khiển</w:t>
      </w:r>
      <w:proofErr w:type="spellEnd"/>
      <w:r w:rsidRPr="00CB4E16">
        <w:rPr>
          <w:color w:val="000000" w:themeColor="text1"/>
          <w:sz w:val="26"/>
          <w:szCs w:val="26"/>
        </w:rPr>
        <w:t xml:space="preserve"> an </w:t>
      </w:r>
      <w:proofErr w:type="spellStart"/>
      <w:r w:rsidRPr="00CB4E16">
        <w:rPr>
          <w:color w:val="000000" w:themeColor="text1"/>
          <w:sz w:val="26"/>
          <w:szCs w:val="26"/>
        </w:rPr>
        <w:t>toàn</w:t>
      </w:r>
      <w:proofErr w:type="spellEnd"/>
      <w:r w:rsidRPr="00CB4E16">
        <w:rPr>
          <w:color w:val="000000" w:themeColor="text1"/>
          <w:sz w:val="26"/>
          <w:szCs w:val="26"/>
        </w:rPr>
        <w:t xml:space="preserve">, an </w:t>
      </w:r>
      <w:proofErr w:type="spellStart"/>
      <w:r w:rsidRPr="00CB4E16">
        <w:rPr>
          <w:color w:val="000000" w:themeColor="text1"/>
          <w:sz w:val="26"/>
          <w:szCs w:val="26"/>
        </w:rPr>
        <w:t>ninh</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11) </w:t>
      </w:r>
      <w:proofErr w:type="spellStart"/>
      <w:r w:rsidRPr="00CB4E16">
        <w:rPr>
          <w:color w:val="000000" w:themeColor="text1"/>
          <w:sz w:val="26"/>
          <w:szCs w:val="26"/>
        </w:rPr>
        <w:t>và</w:t>
      </w:r>
      <w:proofErr w:type="spellEnd"/>
      <w:r w:rsidRPr="00CB4E16">
        <w:rPr>
          <w:color w:val="000000" w:themeColor="text1"/>
          <w:sz w:val="26"/>
          <w:szCs w:val="26"/>
        </w:rPr>
        <w:t xml:space="preserve"> Quản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rủi</w:t>
      </w:r>
      <w:proofErr w:type="spellEnd"/>
      <w:r w:rsidRPr="00CB4E16">
        <w:rPr>
          <w:color w:val="000000" w:themeColor="text1"/>
          <w:sz w:val="26"/>
          <w:szCs w:val="26"/>
        </w:rPr>
        <w:t xml:space="preserve"> </w:t>
      </w:r>
      <w:proofErr w:type="spellStart"/>
      <w:r w:rsidRPr="00CB4E16">
        <w:rPr>
          <w:color w:val="000000" w:themeColor="text1"/>
          <w:sz w:val="26"/>
          <w:szCs w:val="26"/>
        </w:rPr>
        <w:t>ro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tuân</w:t>
      </w:r>
      <w:proofErr w:type="spellEnd"/>
      <w:r w:rsidRPr="00CB4E16">
        <w:rPr>
          <w:color w:val="000000" w:themeColor="text1"/>
          <w:sz w:val="26"/>
          <w:szCs w:val="26"/>
        </w:rPr>
        <w:t xml:space="preserve"> </w:t>
      </w:r>
      <w:proofErr w:type="spellStart"/>
      <w:r w:rsidRPr="00CB4E16">
        <w:rPr>
          <w:color w:val="000000" w:themeColor="text1"/>
          <w:sz w:val="26"/>
          <w:szCs w:val="26"/>
        </w:rPr>
        <w:t>thủ</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11).</w:t>
      </w:r>
    </w:p>
    <w:p w14:paraId="4FCC2F9E" w14:textId="77777777" w:rsidR="001E39AE" w:rsidRPr="00CB4E16" w:rsidRDefault="00000000">
      <w:pPr>
        <w:pStyle w:val="Heading2"/>
        <w:keepNext/>
        <w:spacing w:before="240" w:after="120" w:line="276" w:lineRule="auto"/>
        <w:rPr>
          <w:i/>
          <w:iCs/>
          <w:color w:val="000000" w:themeColor="text1"/>
        </w:rPr>
      </w:pPr>
      <w:bookmarkStart w:id="2430" w:name="_Toc237786558"/>
      <w:bookmarkStart w:id="2431" w:name="_Toc237789038"/>
      <w:r w:rsidRPr="00CB4E16">
        <w:rPr>
          <w:i/>
          <w:iCs/>
          <w:color w:val="000000" w:themeColor="text1"/>
        </w:rPr>
        <w:t xml:space="preserve">4.1. </w:t>
      </w:r>
      <w:proofErr w:type="spellStart"/>
      <w:r w:rsidRPr="00CB4E16">
        <w:rPr>
          <w:i/>
          <w:iCs/>
          <w:color w:val="000000" w:themeColor="text1"/>
        </w:rPr>
        <w:t>Xác</w:t>
      </w:r>
      <w:proofErr w:type="spellEnd"/>
      <w:r w:rsidRPr="00CB4E16">
        <w:rPr>
          <w:i/>
          <w:iCs/>
          <w:color w:val="000000" w:themeColor="text1"/>
        </w:rPr>
        <w:t xml:space="preserve"> </w:t>
      </w:r>
      <w:proofErr w:type="spellStart"/>
      <w:r w:rsidRPr="00CB4E16">
        <w:rPr>
          <w:i/>
          <w:iCs/>
          <w:color w:val="000000" w:themeColor="text1"/>
        </w:rPr>
        <w:t>thực</w:t>
      </w:r>
      <w:proofErr w:type="spellEnd"/>
      <w:r w:rsidRPr="00CB4E16">
        <w:rPr>
          <w:i/>
          <w:iCs/>
          <w:color w:val="000000" w:themeColor="text1"/>
        </w:rPr>
        <w:t xml:space="preserve"> </w:t>
      </w:r>
      <w:proofErr w:type="spellStart"/>
      <w:r w:rsidRPr="00CB4E16">
        <w:rPr>
          <w:i/>
          <w:iCs/>
          <w:color w:val="000000" w:themeColor="text1"/>
        </w:rPr>
        <w:t>và</w:t>
      </w:r>
      <w:proofErr w:type="spellEnd"/>
      <w:r w:rsidRPr="00CB4E16">
        <w:rPr>
          <w:i/>
          <w:iCs/>
          <w:color w:val="000000" w:themeColor="text1"/>
        </w:rPr>
        <w:t xml:space="preserve"> </w:t>
      </w:r>
      <w:proofErr w:type="spellStart"/>
      <w:r w:rsidRPr="00CB4E16">
        <w:rPr>
          <w:i/>
          <w:iCs/>
          <w:color w:val="000000" w:themeColor="text1"/>
        </w:rPr>
        <w:t>phân</w:t>
      </w:r>
      <w:proofErr w:type="spellEnd"/>
      <w:r w:rsidRPr="00CB4E16">
        <w:rPr>
          <w:i/>
          <w:iCs/>
          <w:color w:val="000000" w:themeColor="text1"/>
        </w:rPr>
        <w:t xml:space="preserve"> </w:t>
      </w:r>
      <w:proofErr w:type="spellStart"/>
      <w:r w:rsidRPr="00CB4E16">
        <w:rPr>
          <w:i/>
          <w:iCs/>
          <w:color w:val="000000" w:themeColor="text1"/>
        </w:rPr>
        <w:t>quyền</w:t>
      </w:r>
      <w:proofErr w:type="spellEnd"/>
      <w:r w:rsidRPr="00CB4E16">
        <w:rPr>
          <w:i/>
          <w:iCs/>
          <w:color w:val="000000" w:themeColor="text1"/>
        </w:rPr>
        <w:t xml:space="preserve"> </w:t>
      </w:r>
      <w:proofErr w:type="spellStart"/>
      <w:r w:rsidRPr="00CB4E16">
        <w:rPr>
          <w:i/>
          <w:iCs/>
          <w:color w:val="000000" w:themeColor="text1"/>
        </w:rPr>
        <w:t>truy</w:t>
      </w:r>
      <w:proofErr w:type="spellEnd"/>
      <w:r w:rsidRPr="00CB4E16">
        <w:rPr>
          <w:i/>
          <w:iCs/>
          <w:color w:val="000000" w:themeColor="text1"/>
        </w:rPr>
        <w:t xml:space="preserve"> </w:t>
      </w:r>
      <w:proofErr w:type="spellStart"/>
      <w:r w:rsidRPr="00CB4E16">
        <w:rPr>
          <w:i/>
          <w:iCs/>
          <w:color w:val="000000" w:themeColor="text1"/>
        </w:rPr>
        <w:t>cập</w:t>
      </w:r>
      <w:bookmarkEnd w:id="2430"/>
      <w:bookmarkEnd w:id="2431"/>
      <w:proofErr w:type="spellEnd"/>
    </w:p>
    <w:p w14:paraId="674BA567"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 xml:space="preserve">Định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tập</w:t>
      </w:r>
      <w:proofErr w:type="spellEnd"/>
      <w:r w:rsidRPr="00CB4E16">
        <w:rPr>
          <w:color w:val="000000" w:themeColor="text1"/>
        </w:rPr>
        <w:t xml:space="preserve"> </w:t>
      </w:r>
      <w:proofErr w:type="spellStart"/>
      <w:r w:rsidRPr="00CB4E16">
        <w:rPr>
          <w:color w:val="000000" w:themeColor="text1"/>
        </w:rPr>
        <w:t>trung</w:t>
      </w:r>
      <w:proofErr w:type="spellEnd"/>
      <w:r w:rsidRPr="00CB4E16">
        <w:rPr>
          <w:color w:val="000000" w:themeColor="text1"/>
        </w:rPr>
        <w:t xml:space="preserve"> (IAM)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người</w:t>
      </w:r>
      <w:proofErr w:type="spellEnd"/>
      <w:r w:rsidRPr="00CB4E16">
        <w:rPr>
          <w:color w:val="000000" w:themeColor="text1"/>
        </w:rPr>
        <w:t xml:space="preserve"> </w:t>
      </w:r>
      <w:proofErr w:type="spellStart"/>
      <w:r w:rsidRPr="00CB4E16">
        <w:rPr>
          <w:color w:val="000000" w:themeColor="text1"/>
        </w:rPr>
        <w:t>dùng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đa</w:t>
      </w:r>
      <w:proofErr w:type="spellEnd"/>
      <w:r w:rsidRPr="00CB4E16">
        <w:rPr>
          <w:color w:val="000000" w:themeColor="text1"/>
        </w:rPr>
        <w:t xml:space="preserve"> </w:t>
      </w:r>
      <w:proofErr w:type="spellStart"/>
      <w:r w:rsidRPr="00CB4E16">
        <w:rPr>
          <w:color w:val="000000" w:themeColor="text1"/>
        </w:rPr>
        <w:t>yếu</w:t>
      </w:r>
      <w:proofErr w:type="spellEnd"/>
      <w:r w:rsidRPr="00CB4E16">
        <w:rPr>
          <w:color w:val="000000" w:themeColor="text1"/>
        </w:rPr>
        <w:t xml:space="preserve"> </w:t>
      </w:r>
      <w:proofErr w:type="spellStart"/>
      <w:r w:rsidRPr="00CB4E16">
        <w:rPr>
          <w:color w:val="000000" w:themeColor="text1"/>
        </w:rPr>
        <w:t>tố</w:t>
      </w:r>
      <w:proofErr w:type="spellEnd"/>
      <w:r w:rsidRPr="00CB4E16">
        <w:rPr>
          <w:color w:val="000000" w:themeColor="text1"/>
        </w:rPr>
        <w:t xml:space="preserve"> (MFA) </w:t>
      </w:r>
      <w:proofErr w:type="spellStart"/>
      <w:r w:rsidRPr="00CB4E16">
        <w:rPr>
          <w:color w:val="000000" w:themeColor="text1"/>
        </w:rPr>
        <w:t>bắt</w:t>
      </w:r>
      <w:proofErr w:type="spellEnd"/>
      <w:r w:rsidRPr="00CB4E16">
        <w:rPr>
          <w:color w:val="000000" w:themeColor="text1"/>
        </w:rPr>
        <w:t xml:space="preserve"> </w:t>
      </w:r>
      <w:proofErr w:type="spellStart"/>
      <w:r w:rsidRPr="00CB4E16">
        <w:rPr>
          <w:color w:val="000000" w:themeColor="text1"/>
        </w:rPr>
        <w:t>buộc</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khoản</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cán</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mối</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vai</w:t>
      </w:r>
      <w:proofErr w:type="spellEnd"/>
      <w:r w:rsidRPr="00CB4E16">
        <w:rPr>
          <w:color w:val="000000" w:themeColor="text1"/>
        </w:rPr>
        <w:t xml:space="preserve"> </w:t>
      </w:r>
      <w:proofErr w:type="spellStart"/>
      <w:r w:rsidRPr="00CB4E16">
        <w:rPr>
          <w:color w:val="000000" w:themeColor="text1"/>
        </w:rPr>
        <w:t>trò</w:t>
      </w:r>
      <w:proofErr w:type="spellEnd"/>
      <w:r w:rsidRPr="00CB4E16">
        <w:rPr>
          <w:color w:val="000000" w:themeColor="text1"/>
        </w:rPr>
        <w:t xml:space="preserve"> </w:t>
      </w:r>
      <w:proofErr w:type="spellStart"/>
      <w:r w:rsidRPr="00CB4E16">
        <w:rPr>
          <w:color w:val="000000" w:themeColor="text1"/>
        </w:rPr>
        <w:t>thẩm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w:t>
      </w:r>
    </w:p>
    <w:p w14:paraId="5C154006"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Đăng</w:t>
      </w:r>
      <w:proofErr w:type="spellEnd"/>
      <w:r w:rsidRPr="00CB4E16">
        <w:rPr>
          <w:color w:val="000000" w:themeColor="text1"/>
        </w:rPr>
        <w:t xml:space="preserve"> </w:t>
      </w:r>
      <w:proofErr w:type="spellStart"/>
      <w:r w:rsidRPr="00CB4E16">
        <w:rPr>
          <w:color w:val="000000" w:themeColor="text1"/>
        </w:rPr>
        <w:t>nhập</w:t>
      </w:r>
      <w:proofErr w:type="spellEnd"/>
      <w:r w:rsidRPr="00CB4E16">
        <w:rPr>
          <w:color w:val="000000" w:themeColor="text1"/>
        </w:rPr>
        <w:t xml:space="preserve"> </w:t>
      </w:r>
      <w:proofErr w:type="spellStart"/>
      <w:r w:rsidRPr="00CB4E16">
        <w:rPr>
          <w:color w:val="000000" w:themeColor="text1"/>
        </w:rPr>
        <w:t>một</w:t>
      </w:r>
      <w:proofErr w:type="spellEnd"/>
      <w:r w:rsidRPr="00CB4E16">
        <w:rPr>
          <w:color w:val="000000" w:themeColor="text1"/>
        </w:rPr>
        <w:t xml:space="preserve"> </w:t>
      </w:r>
      <w:proofErr w:type="spellStart"/>
      <w:r w:rsidRPr="00CB4E16">
        <w:rPr>
          <w:color w:val="000000" w:themeColor="text1"/>
        </w:rPr>
        <w:t>lần</w:t>
      </w:r>
      <w:proofErr w:type="spellEnd"/>
      <w:r w:rsidRPr="00CB4E16">
        <w:rPr>
          <w:color w:val="000000" w:themeColor="text1"/>
        </w:rPr>
        <w:t xml:space="preserve"> (SSO)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nội</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vai</w:t>
      </w:r>
      <w:proofErr w:type="spellEnd"/>
      <w:r w:rsidRPr="00CB4E16">
        <w:rPr>
          <w:color w:val="000000" w:themeColor="text1"/>
        </w:rPr>
        <w:t xml:space="preserve"> </w:t>
      </w:r>
      <w:proofErr w:type="spellStart"/>
      <w:r w:rsidRPr="00CB4E16">
        <w:rPr>
          <w:color w:val="000000" w:themeColor="text1"/>
        </w:rPr>
        <w:t>trò</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phạm</w:t>
      </w:r>
      <w:proofErr w:type="spellEnd"/>
      <w:r w:rsidRPr="00CB4E16">
        <w:rPr>
          <w:color w:val="000000" w:themeColor="text1"/>
        </w:rPr>
        <w:t xml:space="preserve"> vi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(RBAC/ABAC) </w:t>
      </w:r>
      <w:proofErr w:type="spellStart"/>
      <w:r w:rsidRPr="00CB4E16">
        <w:rPr>
          <w:color w:val="000000" w:themeColor="text1"/>
        </w:rPr>
        <w:t>tương</w:t>
      </w:r>
      <w:proofErr w:type="spellEnd"/>
      <w:r w:rsidRPr="00CB4E16">
        <w:rPr>
          <w:color w:val="000000" w:themeColor="text1"/>
        </w:rPr>
        <w:t xml:space="preserve"> </w:t>
      </w:r>
      <w:proofErr w:type="spellStart"/>
      <w:r w:rsidRPr="00CB4E16">
        <w:rPr>
          <w:color w:val="000000" w:themeColor="text1"/>
        </w:rPr>
        <w:t>ứng</w:t>
      </w:r>
      <w:proofErr w:type="spellEnd"/>
      <w:r w:rsidRPr="00CB4E16">
        <w:rPr>
          <w:color w:val="000000" w:themeColor="text1"/>
        </w:rPr>
        <w:t xml:space="preserve"> </w:t>
      </w:r>
      <w:proofErr w:type="spellStart"/>
      <w:r w:rsidRPr="00CB4E16">
        <w:rPr>
          <w:color w:val="000000" w:themeColor="text1"/>
        </w:rPr>
        <w:t>mô</w:t>
      </w:r>
      <w:proofErr w:type="spellEnd"/>
      <w:r w:rsidRPr="00CB4E16">
        <w:rPr>
          <w:color w:val="000000" w:themeColor="text1"/>
        </w:rPr>
        <w:t xml:space="preserve"> </w:t>
      </w:r>
      <w:proofErr w:type="spellStart"/>
      <w:r w:rsidRPr="00CB4E16">
        <w:rPr>
          <w:color w:val="000000" w:themeColor="text1"/>
        </w:rPr>
        <w:t>hình</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tán</w:t>
      </w:r>
      <w:proofErr w:type="spellEnd"/>
      <w:r w:rsidRPr="00CB4E16">
        <w:rPr>
          <w:color w:val="000000" w:themeColor="text1"/>
        </w:rPr>
        <w:t xml:space="preserve"> </w:t>
      </w:r>
      <w:proofErr w:type="spellStart"/>
      <w:r w:rsidRPr="00CB4E16">
        <w:rPr>
          <w:color w:val="000000" w:themeColor="text1"/>
        </w:rPr>
        <w:t>tại</w:t>
      </w:r>
      <w:proofErr w:type="spellEnd"/>
      <w:r w:rsidRPr="00CB4E16">
        <w:rPr>
          <w:color w:val="000000" w:themeColor="text1"/>
        </w:rPr>
        <w:t xml:space="preserve"> </w:t>
      </w:r>
      <w:proofErr w:type="spellStart"/>
      <w:r w:rsidRPr="00CB4E16">
        <w:rPr>
          <w:color w:val="000000" w:themeColor="text1"/>
        </w:rPr>
        <w:t>cấu</w:t>
      </w:r>
      <w:proofErr w:type="spellEnd"/>
      <w:r w:rsidRPr="00CB4E16">
        <w:rPr>
          <w:color w:val="000000" w:themeColor="text1"/>
        </w:rPr>
        <w:t xml:space="preserve"> </w:t>
      </w:r>
      <w:proofErr w:type="spellStart"/>
      <w:r w:rsidRPr="00CB4E16">
        <w:rPr>
          <w:color w:val="000000" w:themeColor="text1"/>
        </w:rPr>
        <w:t>phần</w:t>
      </w:r>
      <w:proofErr w:type="spellEnd"/>
      <w:r w:rsidRPr="00CB4E16">
        <w:rPr>
          <w:color w:val="000000" w:themeColor="text1"/>
        </w:rPr>
        <w:t xml:space="preserve"> 10 - </w:t>
      </w:r>
      <w:proofErr w:type="spellStart"/>
      <w:r w:rsidRPr="00CB4E16">
        <w:rPr>
          <w:color w:val="000000" w:themeColor="text1"/>
        </w:rPr>
        <w:t>mỗi</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w:t>
      </w:r>
      <w:proofErr w:type="spellStart"/>
      <w:r w:rsidRPr="00CB4E16">
        <w:rPr>
          <w:color w:val="000000" w:themeColor="text1"/>
        </w:rPr>
        <w:t>chỉnh</w:t>
      </w:r>
      <w:proofErr w:type="spellEnd"/>
      <w:r w:rsidRPr="00CB4E16">
        <w:rPr>
          <w:color w:val="000000" w:themeColor="text1"/>
        </w:rPr>
        <w:t xml:space="preserve"> </w:t>
      </w:r>
      <w:proofErr w:type="spellStart"/>
      <w:r w:rsidRPr="00CB4E16">
        <w:rPr>
          <w:color w:val="000000" w:themeColor="text1"/>
        </w:rPr>
        <w:t>sửa</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phạm</w:t>
      </w:r>
      <w:proofErr w:type="spellEnd"/>
      <w:r w:rsidRPr="00CB4E16">
        <w:rPr>
          <w:color w:val="000000" w:themeColor="text1"/>
        </w:rPr>
        <w:t xml:space="preserve"> vi </w:t>
      </w:r>
      <w:proofErr w:type="spellStart"/>
      <w:r w:rsidRPr="00CB4E16">
        <w:rPr>
          <w:color w:val="000000" w:themeColor="text1"/>
        </w:rPr>
        <w:t>được</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w:t>
      </w:r>
    </w:p>
    <w:p w14:paraId="36461DB1"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Áp</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nguyên</w:t>
      </w:r>
      <w:proofErr w:type="spellEnd"/>
      <w:r w:rsidRPr="00CB4E16">
        <w:rPr>
          <w:color w:val="000000" w:themeColor="text1"/>
        </w:rPr>
        <w:t xml:space="preserve"> </w:t>
      </w:r>
      <w:proofErr w:type="spellStart"/>
      <w:r w:rsidRPr="00CB4E16">
        <w:rPr>
          <w:color w:val="000000" w:themeColor="text1"/>
        </w:rPr>
        <w:t>tắc</w:t>
      </w:r>
      <w:proofErr w:type="spellEnd"/>
      <w:r w:rsidRPr="00CB4E16">
        <w:rPr>
          <w:color w:val="000000" w:themeColor="text1"/>
        </w:rPr>
        <w:t xml:space="preserve"> </w:t>
      </w:r>
      <w:proofErr w:type="spellStart"/>
      <w:r w:rsidRPr="00CB4E16">
        <w:rPr>
          <w:color w:val="000000" w:themeColor="text1"/>
        </w:rPr>
        <w:t>đặc</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tối</w:t>
      </w:r>
      <w:proofErr w:type="spellEnd"/>
      <w:r w:rsidRPr="00CB4E16">
        <w:rPr>
          <w:color w:val="000000" w:themeColor="text1"/>
        </w:rPr>
        <w:t xml:space="preserve"> </w:t>
      </w:r>
      <w:proofErr w:type="spellStart"/>
      <w:r w:rsidRPr="00CB4E16">
        <w:rPr>
          <w:color w:val="000000" w:themeColor="text1"/>
        </w:rPr>
        <w:t>thiểu</w:t>
      </w:r>
      <w:proofErr w:type="spellEnd"/>
      <w:r w:rsidRPr="00CB4E16">
        <w:rPr>
          <w:color w:val="000000" w:themeColor="text1"/>
        </w:rPr>
        <w:t xml:space="preserve"> (least privilege); </w:t>
      </w:r>
      <w:proofErr w:type="spellStart"/>
      <w:r w:rsidRPr="00CB4E16">
        <w:rPr>
          <w:color w:val="000000" w:themeColor="text1"/>
        </w:rPr>
        <w:t>rà</w:t>
      </w:r>
      <w:proofErr w:type="spellEnd"/>
      <w:r w:rsidRPr="00CB4E16">
        <w:rPr>
          <w:color w:val="000000" w:themeColor="text1"/>
        </w:rPr>
        <w:t xml:space="preserve"> </w:t>
      </w:r>
      <w:proofErr w:type="spellStart"/>
      <w:r w:rsidRPr="00CB4E16">
        <w:rPr>
          <w:color w:val="000000" w:themeColor="text1"/>
        </w:rPr>
        <w:t>soát</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kỳ</w:t>
      </w:r>
      <w:proofErr w:type="spellEnd"/>
      <w:r w:rsidRPr="00CB4E16">
        <w:rPr>
          <w:color w:val="000000" w:themeColor="text1"/>
        </w:rPr>
        <w:t xml:space="preserve">; </w:t>
      </w:r>
      <w:proofErr w:type="spellStart"/>
      <w:r w:rsidRPr="00CB4E16">
        <w:rPr>
          <w:color w:val="000000" w:themeColor="text1"/>
        </w:rPr>
        <w:t>khoá</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hồi</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tự</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nhân</w:t>
      </w:r>
      <w:proofErr w:type="spellEnd"/>
      <w:r w:rsidRPr="00CB4E16">
        <w:rPr>
          <w:color w:val="000000" w:themeColor="text1"/>
        </w:rPr>
        <w:t xml:space="preserve"> </w:t>
      </w:r>
      <w:proofErr w:type="spellStart"/>
      <w:r w:rsidRPr="00CB4E16">
        <w:rPr>
          <w:color w:val="000000" w:themeColor="text1"/>
        </w:rPr>
        <w:t>sự</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mối</w:t>
      </w:r>
      <w:proofErr w:type="spellEnd"/>
      <w:r w:rsidRPr="00CB4E16">
        <w:rPr>
          <w:color w:val="000000" w:themeColor="text1"/>
        </w:rPr>
        <w:t xml:space="preserve"> </w:t>
      </w:r>
      <w:proofErr w:type="spellStart"/>
      <w:r w:rsidRPr="00CB4E16">
        <w:rPr>
          <w:color w:val="000000" w:themeColor="text1"/>
        </w:rPr>
        <w:t>thay</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w:t>
      </w:r>
    </w:p>
    <w:p w14:paraId="3AEDDE47" w14:textId="77777777" w:rsidR="001E39AE" w:rsidRPr="00CB4E16" w:rsidRDefault="00000000">
      <w:pPr>
        <w:pStyle w:val="Heading2"/>
        <w:keepNext/>
        <w:spacing w:before="240" w:after="120" w:line="276" w:lineRule="auto"/>
        <w:rPr>
          <w:i/>
          <w:iCs/>
          <w:color w:val="000000" w:themeColor="text1"/>
        </w:rPr>
      </w:pPr>
      <w:bookmarkStart w:id="2432" w:name="_Toc237786559"/>
      <w:bookmarkStart w:id="2433" w:name="_Toc237789039"/>
      <w:r w:rsidRPr="00CB4E16">
        <w:rPr>
          <w:i/>
          <w:iCs/>
          <w:color w:val="000000" w:themeColor="text1"/>
        </w:rPr>
        <w:t xml:space="preserve">4.2. Bảo </w:t>
      </w:r>
      <w:proofErr w:type="spellStart"/>
      <w:r w:rsidRPr="00CB4E16">
        <w:rPr>
          <w:i/>
          <w:iCs/>
          <w:color w:val="000000" w:themeColor="text1"/>
        </w:rPr>
        <w:t>vệ</w:t>
      </w:r>
      <w:proofErr w:type="spellEnd"/>
      <w:r w:rsidRPr="00CB4E16">
        <w:rPr>
          <w:i/>
          <w:iCs/>
          <w:color w:val="000000" w:themeColor="text1"/>
        </w:rPr>
        <w:t xml:space="preserve"> </w:t>
      </w:r>
      <w:proofErr w:type="spellStart"/>
      <w:r w:rsidRPr="00CB4E16">
        <w:rPr>
          <w:i/>
          <w:iCs/>
          <w:color w:val="000000" w:themeColor="text1"/>
        </w:rPr>
        <w:t>dữ</w:t>
      </w:r>
      <w:proofErr w:type="spellEnd"/>
      <w:r w:rsidRPr="00CB4E16">
        <w:rPr>
          <w:i/>
          <w:iCs/>
          <w:color w:val="000000" w:themeColor="text1"/>
        </w:rPr>
        <w:t xml:space="preserve"> </w:t>
      </w:r>
      <w:proofErr w:type="spellStart"/>
      <w:r w:rsidRPr="00CB4E16">
        <w:rPr>
          <w:i/>
          <w:iCs/>
          <w:color w:val="000000" w:themeColor="text1"/>
        </w:rPr>
        <w:t>liệu</w:t>
      </w:r>
      <w:proofErr w:type="spellEnd"/>
      <w:r w:rsidRPr="00CB4E16">
        <w:rPr>
          <w:i/>
          <w:iCs/>
          <w:color w:val="000000" w:themeColor="text1"/>
        </w:rPr>
        <w:t xml:space="preserve"> </w:t>
      </w:r>
      <w:proofErr w:type="spellStart"/>
      <w:r w:rsidRPr="00CB4E16">
        <w:rPr>
          <w:i/>
          <w:iCs/>
          <w:color w:val="000000" w:themeColor="text1"/>
        </w:rPr>
        <w:t>và</w:t>
      </w:r>
      <w:proofErr w:type="spellEnd"/>
      <w:r w:rsidRPr="00CB4E16">
        <w:rPr>
          <w:i/>
          <w:iCs/>
          <w:color w:val="000000" w:themeColor="text1"/>
        </w:rPr>
        <w:t xml:space="preserve"> </w:t>
      </w:r>
      <w:proofErr w:type="spellStart"/>
      <w:r w:rsidRPr="00CB4E16">
        <w:rPr>
          <w:i/>
          <w:iCs/>
          <w:color w:val="000000" w:themeColor="text1"/>
        </w:rPr>
        <w:t>quyền</w:t>
      </w:r>
      <w:proofErr w:type="spellEnd"/>
      <w:r w:rsidRPr="00CB4E16">
        <w:rPr>
          <w:i/>
          <w:iCs/>
          <w:color w:val="000000" w:themeColor="text1"/>
        </w:rPr>
        <w:t xml:space="preserve"> </w:t>
      </w:r>
      <w:proofErr w:type="spellStart"/>
      <w:r w:rsidRPr="00CB4E16">
        <w:rPr>
          <w:i/>
          <w:iCs/>
          <w:color w:val="000000" w:themeColor="text1"/>
        </w:rPr>
        <w:t>riêng</w:t>
      </w:r>
      <w:proofErr w:type="spellEnd"/>
      <w:r w:rsidRPr="00CB4E16">
        <w:rPr>
          <w:i/>
          <w:iCs/>
          <w:color w:val="000000" w:themeColor="text1"/>
        </w:rPr>
        <w:t xml:space="preserve"> </w:t>
      </w:r>
      <w:proofErr w:type="spellStart"/>
      <w:r w:rsidRPr="00CB4E16">
        <w:rPr>
          <w:i/>
          <w:iCs/>
          <w:color w:val="000000" w:themeColor="text1"/>
        </w:rPr>
        <w:t>tư</w:t>
      </w:r>
      <w:bookmarkEnd w:id="2432"/>
      <w:bookmarkEnd w:id="2433"/>
      <w:proofErr w:type="spellEnd"/>
    </w:p>
    <w:p w14:paraId="52750E80"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Mã</w:t>
      </w:r>
      <w:proofErr w:type="spellEnd"/>
      <w:r w:rsidRPr="00CB4E16">
        <w:rPr>
          <w:color w:val="000000" w:themeColor="text1"/>
        </w:rPr>
        <w:t xml:space="preserve"> </w:t>
      </w:r>
      <w:proofErr w:type="spellStart"/>
      <w:r w:rsidRPr="00CB4E16">
        <w:rPr>
          <w:color w:val="000000" w:themeColor="text1"/>
        </w:rPr>
        <w:t>hoá</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trữ</w:t>
      </w:r>
      <w:proofErr w:type="spellEnd"/>
      <w:r w:rsidRPr="00CB4E16">
        <w:rPr>
          <w:color w:val="000000" w:themeColor="text1"/>
        </w:rPr>
        <w:t xml:space="preserve"> (encryption at rest)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truyền</w:t>
      </w:r>
      <w:proofErr w:type="spellEnd"/>
      <w:r w:rsidRPr="00CB4E16">
        <w:rPr>
          <w:color w:val="000000" w:themeColor="text1"/>
        </w:rPr>
        <w:t xml:space="preserve"> (encryption in transit, TLS 1.2 </w:t>
      </w:r>
      <w:proofErr w:type="spellStart"/>
      <w:r w:rsidRPr="00CB4E16">
        <w:rPr>
          <w:color w:val="000000" w:themeColor="text1"/>
        </w:rPr>
        <w:t>trở</w:t>
      </w:r>
      <w:proofErr w:type="spellEnd"/>
      <w:r w:rsidRPr="00CB4E16">
        <w:rPr>
          <w:color w:val="000000" w:themeColor="text1"/>
        </w:rPr>
        <w:t xml:space="preserve"> </w:t>
      </w:r>
      <w:proofErr w:type="spellStart"/>
      <w:r w:rsidRPr="00CB4E16">
        <w:rPr>
          <w:color w:val="000000" w:themeColor="text1"/>
        </w:rPr>
        <w:t>lên</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loại</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nhạy</w:t>
      </w:r>
      <w:proofErr w:type="spellEnd"/>
      <w:r w:rsidRPr="00CB4E16">
        <w:rPr>
          <w:color w:val="000000" w:themeColor="text1"/>
        </w:rPr>
        <w:t xml:space="preserve"> </w:t>
      </w:r>
      <w:proofErr w:type="spellStart"/>
      <w:r w:rsidRPr="00CB4E16">
        <w:rPr>
          <w:color w:val="000000" w:themeColor="text1"/>
        </w:rPr>
        <w:t>cảm</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nội</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hạn</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mật</w:t>
      </w:r>
      <w:proofErr w:type="spellEnd"/>
      <w:r w:rsidRPr="00CB4E16">
        <w:rPr>
          <w:color w:val="000000" w:themeColor="text1"/>
        </w:rPr>
        <w:t xml:space="preserve">) </w:t>
      </w:r>
      <w:proofErr w:type="spellStart"/>
      <w:r w:rsidRPr="00CB4E16">
        <w:rPr>
          <w:color w:val="000000" w:themeColor="text1"/>
        </w:rPr>
        <w:t>làm</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áp</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biện</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soát</w:t>
      </w:r>
      <w:proofErr w:type="spellEnd"/>
      <w:r w:rsidRPr="00CB4E16">
        <w:rPr>
          <w:color w:val="000000" w:themeColor="text1"/>
        </w:rPr>
        <w:t xml:space="preserve"> </w:t>
      </w:r>
      <w:proofErr w:type="spellStart"/>
      <w:r w:rsidRPr="00CB4E16">
        <w:rPr>
          <w:color w:val="000000" w:themeColor="text1"/>
        </w:rPr>
        <w:t>tương</w:t>
      </w:r>
      <w:proofErr w:type="spellEnd"/>
      <w:r w:rsidRPr="00CB4E16">
        <w:rPr>
          <w:color w:val="000000" w:themeColor="text1"/>
        </w:rPr>
        <w:t xml:space="preserve"> </w:t>
      </w:r>
      <w:proofErr w:type="spellStart"/>
      <w:r w:rsidRPr="00CB4E16">
        <w:rPr>
          <w:color w:val="000000" w:themeColor="text1"/>
        </w:rPr>
        <w:t>ứng</w:t>
      </w:r>
      <w:proofErr w:type="spellEnd"/>
      <w:r w:rsidRPr="00CB4E16">
        <w:rPr>
          <w:color w:val="000000" w:themeColor="text1"/>
        </w:rPr>
        <w:t>.</w:t>
      </w:r>
    </w:p>
    <w:p w14:paraId="6FBA33FE"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Ẩn</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hoá</w:t>
      </w:r>
      <w:proofErr w:type="spellEnd"/>
      <w:r w:rsidRPr="00CB4E16">
        <w:rPr>
          <w:color w:val="000000" w:themeColor="text1"/>
        </w:rPr>
        <w:t>/</w:t>
      </w:r>
      <w:proofErr w:type="spellStart"/>
      <w:r w:rsidRPr="00CB4E16">
        <w:rPr>
          <w:color w:val="000000" w:themeColor="text1"/>
        </w:rPr>
        <w:t>giả</w:t>
      </w:r>
      <w:proofErr w:type="spellEnd"/>
      <w:r w:rsidRPr="00CB4E16">
        <w:rPr>
          <w:color w:val="000000" w:themeColor="text1"/>
        </w:rPr>
        <w:t xml:space="preserve"> </w:t>
      </w:r>
      <w:proofErr w:type="spellStart"/>
      <w:r w:rsidRPr="00CB4E16">
        <w:rPr>
          <w:color w:val="000000" w:themeColor="text1"/>
        </w:rPr>
        <w:t>danh</w:t>
      </w:r>
      <w:proofErr w:type="spellEnd"/>
      <w:r w:rsidRPr="00CB4E16">
        <w:rPr>
          <w:color w:val="000000" w:themeColor="text1"/>
        </w:rPr>
        <w:t xml:space="preserve"> </w:t>
      </w:r>
      <w:proofErr w:type="spellStart"/>
      <w:r w:rsidRPr="00CB4E16">
        <w:rPr>
          <w:color w:val="000000" w:themeColor="text1"/>
        </w:rPr>
        <w:t>hoá</w:t>
      </w:r>
      <w:proofErr w:type="spellEnd"/>
      <w:r w:rsidRPr="00CB4E16">
        <w:rPr>
          <w:color w:val="000000" w:themeColor="text1"/>
        </w:rPr>
        <w:t xml:space="preserve"> (pseudonymization)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cá</w:t>
      </w:r>
      <w:proofErr w:type="spellEnd"/>
      <w:r w:rsidRPr="00CB4E16">
        <w:rPr>
          <w:color w:val="000000" w:themeColor="text1"/>
        </w:rPr>
        <w:t xml:space="preserve"> </w:t>
      </w:r>
      <w:proofErr w:type="spellStart"/>
      <w:r w:rsidRPr="00CB4E16">
        <w:rPr>
          <w:color w:val="000000" w:themeColor="text1"/>
        </w:rPr>
        <w:t>nhân</w:t>
      </w:r>
      <w:proofErr w:type="spellEnd"/>
      <w:r w:rsidRPr="00CB4E16">
        <w:rPr>
          <w:color w:val="000000" w:themeColor="text1"/>
        </w:rPr>
        <w:t xml:space="preserve">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dùng</w:t>
      </w:r>
      <w:proofErr w:type="spellEnd"/>
      <w:r w:rsidRPr="00CB4E16">
        <w:rPr>
          <w:color w:val="000000" w:themeColor="text1"/>
        </w:rPr>
        <w:t xml:space="preserve">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tích</w:t>
      </w:r>
      <w:proofErr w:type="spellEnd"/>
      <w:r w:rsidRPr="00CB4E16">
        <w:rPr>
          <w:color w:val="000000" w:themeColor="text1"/>
        </w:rPr>
        <w:t xml:space="preserve">, </w:t>
      </w:r>
      <w:proofErr w:type="spellStart"/>
      <w:r w:rsidRPr="00CB4E16">
        <w:rPr>
          <w:color w:val="000000" w:themeColor="text1"/>
        </w:rPr>
        <w:t>huấn</w:t>
      </w:r>
      <w:proofErr w:type="spellEnd"/>
      <w:r w:rsidRPr="00CB4E16">
        <w:rPr>
          <w:color w:val="000000" w:themeColor="text1"/>
        </w:rPr>
        <w:t xml:space="preserve"> </w:t>
      </w:r>
      <w:proofErr w:type="spellStart"/>
      <w:r w:rsidRPr="00CB4E16">
        <w:rPr>
          <w:color w:val="000000" w:themeColor="text1"/>
        </w:rPr>
        <w:t>luyện</w:t>
      </w:r>
      <w:proofErr w:type="spellEnd"/>
      <w:r w:rsidRPr="00CB4E16">
        <w:rPr>
          <w:color w:val="000000" w:themeColor="text1"/>
        </w:rPr>
        <w:t xml:space="preserve"> AI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kê</w:t>
      </w:r>
      <w:proofErr w:type="spellEnd"/>
      <w:r w:rsidRPr="00CB4E16">
        <w:rPr>
          <w:color w:val="000000" w:themeColor="text1"/>
        </w:rPr>
        <w:t xml:space="preserve"> </w:t>
      </w:r>
      <w:proofErr w:type="spellStart"/>
      <w:r w:rsidRPr="00CB4E16">
        <w:rPr>
          <w:color w:val="000000" w:themeColor="text1"/>
        </w:rPr>
        <w:t>tổng</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thập</w:t>
      </w:r>
      <w:proofErr w:type="spellEnd"/>
      <w:r w:rsidRPr="00CB4E16">
        <w:rPr>
          <w:color w:val="000000" w:themeColor="text1"/>
        </w:rPr>
        <w:t xml:space="preserve"> ý </w:t>
      </w: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ý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chủ</w:t>
      </w:r>
      <w:proofErr w:type="spellEnd"/>
      <w:r w:rsidRPr="00CB4E16">
        <w:rPr>
          <w:color w:val="000000" w:themeColor="text1"/>
        </w:rPr>
        <w:t xml:space="preserve"> </w:t>
      </w:r>
      <w:proofErr w:type="spellStart"/>
      <w:r w:rsidRPr="00CB4E16">
        <w:rPr>
          <w:color w:val="000000" w:themeColor="text1"/>
        </w:rPr>
        <w:t>thể</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ngay</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quá</w:t>
      </w:r>
      <w:proofErr w:type="spellEnd"/>
      <w:r w:rsidRPr="00CB4E16">
        <w:rPr>
          <w:color w:val="000000" w:themeColor="text1"/>
        </w:rPr>
        <w:t xml:space="preserve">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2 </w:t>
      </w:r>
      <w:proofErr w:type="spellStart"/>
      <w:r w:rsidRPr="00CB4E16">
        <w:rPr>
          <w:color w:val="000000" w:themeColor="text1"/>
        </w:rPr>
        <w:t>Phần</w:t>
      </w:r>
      <w:proofErr w:type="spellEnd"/>
      <w:r w:rsidRPr="00CB4E16">
        <w:rPr>
          <w:color w:val="000000" w:themeColor="text1"/>
        </w:rPr>
        <w:t xml:space="preserve"> VII.</w:t>
      </w:r>
    </w:p>
    <w:p w14:paraId="55697BE7"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 xml:space="preserve">Quy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tiếp</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xử</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yêu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w:t>
      </w:r>
      <w:proofErr w:type="spellStart"/>
      <w:r w:rsidRPr="00CB4E16">
        <w:rPr>
          <w:color w:val="000000" w:themeColor="text1"/>
        </w:rPr>
        <w:t>xem</w:t>
      </w:r>
      <w:proofErr w:type="spellEnd"/>
      <w:r w:rsidRPr="00CB4E16">
        <w:rPr>
          <w:color w:val="000000" w:themeColor="text1"/>
        </w:rPr>
        <w:t xml:space="preserve">, </w:t>
      </w:r>
      <w:proofErr w:type="spellStart"/>
      <w:r w:rsidRPr="00CB4E16">
        <w:rPr>
          <w:color w:val="000000" w:themeColor="text1"/>
        </w:rPr>
        <w:t>chỉnh</w:t>
      </w:r>
      <w:proofErr w:type="spellEnd"/>
      <w:r w:rsidRPr="00CB4E16">
        <w:rPr>
          <w:color w:val="000000" w:themeColor="text1"/>
        </w:rPr>
        <w:t xml:space="preserve"> </w:t>
      </w:r>
      <w:proofErr w:type="spellStart"/>
      <w:r w:rsidRPr="00CB4E16">
        <w:rPr>
          <w:color w:val="000000" w:themeColor="text1"/>
        </w:rPr>
        <w:t>sửa</w:t>
      </w:r>
      <w:proofErr w:type="spellEnd"/>
      <w:r w:rsidRPr="00CB4E16">
        <w:rPr>
          <w:color w:val="000000" w:themeColor="text1"/>
        </w:rPr>
        <w:t xml:space="preserve">, </w:t>
      </w:r>
      <w:proofErr w:type="spellStart"/>
      <w:r w:rsidRPr="00CB4E16">
        <w:rPr>
          <w:color w:val="000000" w:themeColor="text1"/>
        </w:rPr>
        <w:t>rút</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ý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xoá</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chủ</w:t>
      </w:r>
      <w:proofErr w:type="spellEnd"/>
      <w:r w:rsidRPr="00CB4E16">
        <w:rPr>
          <w:color w:val="000000" w:themeColor="text1"/>
        </w:rPr>
        <w:t xml:space="preserve"> </w:t>
      </w:r>
      <w:proofErr w:type="spellStart"/>
      <w:r w:rsidRPr="00CB4E16">
        <w:rPr>
          <w:color w:val="000000" w:themeColor="text1"/>
        </w:rPr>
        <w:t>thể</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hạn</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đánh</w:t>
      </w:r>
      <w:proofErr w:type="spellEnd"/>
      <w:r w:rsidRPr="00CB4E16">
        <w:rPr>
          <w:color w:val="000000" w:themeColor="text1"/>
        </w:rPr>
        <w:t xml:space="preserve"> </w:t>
      </w:r>
      <w:proofErr w:type="spellStart"/>
      <w:r w:rsidRPr="00CB4E16">
        <w:rPr>
          <w:color w:val="000000" w:themeColor="text1"/>
        </w:rPr>
        <w:t>giá</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xử</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cá</w:t>
      </w:r>
      <w:proofErr w:type="spellEnd"/>
      <w:r w:rsidRPr="00CB4E16">
        <w:rPr>
          <w:color w:val="000000" w:themeColor="text1"/>
        </w:rPr>
        <w:t xml:space="preserve"> </w:t>
      </w:r>
      <w:proofErr w:type="spellStart"/>
      <w:r w:rsidRPr="00CB4E16">
        <w:rPr>
          <w:color w:val="000000" w:themeColor="text1"/>
        </w:rPr>
        <w:t>nhân</w:t>
      </w:r>
      <w:proofErr w:type="spellEnd"/>
      <w:r w:rsidRPr="00CB4E16">
        <w:rPr>
          <w:color w:val="000000" w:themeColor="text1"/>
        </w:rPr>
        <w:t xml:space="preserve"> (DPIA) </w:t>
      </w:r>
      <w:proofErr w:type="spellStart"/>
      <w:r w:rsidRPr="00CB4E16">
        <w:rPr>
          <w:color w:val="000000" w:themeColor="text1"/>
        </w:rPr>
        <w:t>trước</w:t>
      </w:r>
      <w:proofErr w:type="spellEnd"/>
      <w:r w:rsidRPr="00CB4E16">
        <w:rPr>
          <w:color w:val="000000" w:themeColor="text1"/>
        </w:rPr>
        <w:t xml:space="preserve">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diện</w:t>
      </w:r>
      <w:proofErr w:type="spellEnd"/>
      <w:r w:rsidRPr="00CB4E16">
        <w:rPr>
          <w:color w:val="000000" w:themeColor="text1"/>
        </w:rPr>
        <w:t xml:space="preserve"> </w:t>
      </w:r>
      <w:proofErr w:type="spellStart"/>
      <w:r w:rsidRPr="00CB4E16">
        <w:rPr>
          <w:color w:val="000000" w:themeColor="text1"/>
        </w:rPr>
        <w:t>rộng</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Nghị</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13/2023/NĐ-CP.</w:t>
      </w:r>
    </w:p>
    <w:p w14:paraId="4AC324A9" w14:textId="77777777" w:rsidR="001E39AE" w:rsidRPr="00CB4E16" w:rsidRDefault="00000000">
      <w:pPr>
        <w:pStyle w:val="Heading2"/>
        <w:keepNext/>
        <w:spacing w:before="240" w:after="120" w:line="276" w:lineRule="auto"/>
        <w:rPr>
          <w:i/>
          <w:iCs/>
          <w:color w:val="000000" w:themeColor="text1"/>
        </w:rPr>
      </w:pPr>
      <w:bookmarkStart w:id="2434" w:name="_Toc237786560"/>
      <w:bookmarkStart w:id="2435" w:name="_Toc237789040"/>
      <w:r w:rsidRPr="00CB4E16">
        <w:rPr>
          <w:i/>
          <w:iCs/>
          <w:color w:val="000000" w:themeColor="text1"/>
        </w:rPr>
        <w:t xml:space="preserve">4.3. An </w:t>
      </w:r>
      <w:proofErr w:type="spellStart"/>
      <w:r w:rsidRPr="00CB4E16">
        <w:rPr>
          <w:i/>
          <w:iCs/>
          <w:color w:val="000000" w:themeColor="text1"/>
        </w:rPr>
        <w:t>ninh</w:t>
      </w:r>
      <w:proofErr w:type="spellEnd"/>
      <w:r w:rsidRPr="00CB4E16">
        <w:rPr>
          <w:i/>
          <w:iCs/>
          <w:color w:val="000000" w:themeColor="text1"/>
        </w:rPr>
        <w:t xml:space="preserve"> </w:t>
      </w:r>
      <w:proofErr w:type="spellStart"/>
      <w:r w:rsidRPr="00CB4E16">
        <w:rPr>
          <w:i/>
          <w:iCs/>
          <w:color w:val="000000" w:themeColor="text1"/>
        </w:rPr>
        <w:t>hạ</w:t>
      </w:r>
      <w:proofErr w:type="spellEnd"/>
      <w:r w:rsidRPr="00CB4E16">
        <w:rPr>
          <w:i/>
          <w:iCs/>
          <w:color w:val="000000" w:themeColor="text1"/>
        </w:rPr>
        <w:t xml:space="preserve"> </w:t>
      </w:r>
      <w:proofErr w:type="spellStart"/>
      <w:r w:rsidRPr="00CB4E16">
        <w:rPr>
          <w:i/>
          <w:iCs/>
          <w:color w:val="000000" w:themeColor="text1"/>
        </w:rPr>
        <w:t>tầng</w:t>
      </w:r>
      <w:proofErr w:type="spellEnd"/>
      <w:r w:rsidRPr="00CB4E16">
        <w:rPr>
          <w:i/>
          <w:iCs/>
          <w:color w:val="000000" w:themeColor="text1"/>
        </w:rPr>
        <w:t xml:space="preserve"> </w:t>
      </w:r>
      <w:proofErr w:type="spellStart"/>
      <w:r w:rsidRPr="00CB4E16">
        <w:rPr>
          <w:i/>
          <w:iCs/>
          <w:color w:val="000000" w:themeColor="text1"/>
        </w:rPr>
        <w:t>và</w:t>
      </w:r>
      <w:proofErr w:type="spellEnd"/>
      <w:r w:rsidRPr="00CB4E16">
        <w:rPr>
          <w:i/>
          <w:iCs/>
          <w:color w:val="000000" w:themeColor="text1"/>
        </w:rPr>
        <w:t xml:space="preserve"> </w:t>
      </w:r>
      <w:proofErr w:type="spellStart"/>
      <w:r w:rsidRPr="00CB4E16">
        <w:rPr>
          <w:i/>
          <w:iCs/>
          <w:color w:val="000000" w:themeColor="text1"/>
        </w:rPr>
        <w:t>mạng</w:t>
      </w:r>
      <w:bookmarkEnd w:id="2434"/>
      <w:bookmarkEnd w:id="2435"/>
      <w:proofErr w:type="spellEnd"/>
    </w:p>
    <w:p w14:paraId="3B6235C5"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Tường</w:t>
      </w:r>
      <w:proofErr w:type="spellEnd"/>
      <w:r w:rsidRPr="00CB4E16">
        <w:rPr>
          <w:color w:val="000000" w:themeColor="text1"/>
        </w:rPr>
        <w:t xml:space="preserve"> </w:t>
      </w:r>
      <w:proofErr w:type="spellStart"/>
      <w:r w:rsidRPr="00CB4E16">
        <w:rPr>
          <w:color w:val="000000" w:themeColor="text1"/>
        </w:rPr>
        <w:t>lửa</w:t>
      </w:r>
      <w:proofErr w:type="spellEnd"/>
      <w:r w:rsidRPr="00CB4E16">
        <w:rPr>
          <w:color w:val="000000" w:themeColor="text1"/>
        </w:rPr>
        <w:t xml:space="preserve"> </w:t>
      </w:r>
      <w:proofErr w:type="spellStart"/>
      <w:r w:rsidRPr="00CB4E16">
        <w:rPr>
          <w:color w:val="000000" w:themeColor="text1"/>
        </w:rPr>
        <w:t>ứng</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web (WAF);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hiện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ngăn</w:t>
      </w:r>
      <w:proofErr w:type="spellEnd"/>
      <w:r w:rsidRPr="00CB4E16">
        <w:rPr>
          <w:color w:val="000000" w:themeColor="text1"/>
        </w:rPr>
        <w:t xml:space="preserve"> </w:t>
      </w:r>
      <w:proofErr w:type="spellStart"/>
      <w:r w:rsidRPr="00CB4E16">
        <w:rPr>
          <w:color w:val="000000" w:themeColor="text1"/>
        </w:rPr>
        <w:t>chặn</w:t>
      </w:r>
      <w:proofErr w:type="spellEnd"/>
      <w:r w:rsidRPr="00CB4E16">
        <w:rPr>
          <w:color w:val="000000" w:themeColor="text1"/>
        </w:rPr>
        <w:t xml:space="preserve"> </w:t>
      </w:r>
      <w:proofErr w:type="spellStart"/>
      <w:r w:rsidRPr="00CB4E16">
        <w:rPr>
          <w:color w:val="000000" w:themeColor="text1"/>
        </w:rPr>
        <w:t>xâm</w:t>
      </w:r>
      <w:proofErr w:type="spellEnd"/>
      <w:r w:rsidRPr="00CB4E16">
        <w:rPr>
          <w:color w:val="000000" w:themeColor="text1"/>
        </w:rPr>
        <w:t xml:space="preserve"> </w:t>
      </w:r>
      <w:proofErr w:type="spellStart"/>
      <w:r w:rsidRPr="00CB4E16">
        <w:rPr>
          <w:color w:val="000000" w:themeColor="text1"/>
        </w:rPr>
        <w:t>nhập</w:t>
      </w:r>
      <w:proofErr w:type="spellEnd"/>
      <w:r w:rsidRPr="00CB4E16">
        <w:rPr>
          <w:color w:val="000000" w:themeColor="text1"/>
        </w:rPr>
        <w:t xml:space="preserve"> (IDS/IPS);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vùng</w:t>
      </w:r>
      <w:proofErr w:type="spellEnd"/>
      <w:r w:rsidRPr="00CB4E16">
        <w:rPr>
          <w:color w:val="000000" w:themeColor="text1"/>
        </w:rPr>
        <w:t xml:space="preserve"> </w:t>
      </w:r>
      <w:proofErr w:type="spellStart"/>
      <w:r w:rsidRPr="00CB4E16">
        <w:rPr>
          <w:color w:val="000000" w:themeColor="text1"/>
        </w:rPr>
        <w:t>mạng</w:t>
      </w:r>
      <w:proofErr w:type="spellEnd"/>
      <w:r w:rsidRPr="00CB4E16">
        <w:rPr>
          <w:color w:val="000000" w:themeColor="text1"/>
        </w:rPr>
        <w:t xml:space="preserve"> (network segmentation) </w:t>
      </w:r>
      <w:proofErr w:type="spellStart"/>
      <w:r w:rsidRPr="00CB4E16">
        <w:rPr>
          <w:color w:val="000000" w:themeColor="text1"/>
        </w:rPr>
        <w:t>tách</w:t>
      </w:r>
      <w:proofErr w:type="spellEnd"/>
      <w:r w:rsidRPr="00CB4E16">
        <w:rPr>
          <w:color w:val="000000" w:themeColor="text1"/>
        </w:rPr>
        <w:t xml:space="preserve"> </w:t>
      </w:r>
      <w:proofErr w:type="spellStart"/>
      <w:r w:rsidRPr="00CB4E16">
        <w:rPr>
          <w:color w:val="000000" w:themeColor="text1"/>
        </w:rPr>
        <w:t>biệt</w:t>
      </w:r>
      <w:proofErr w:type="spellEnd"/>
      <w:r w:rsidRPr="00CB4E16">
        <w:rPr>
          <w:color w:val="000000" w:themeColor="text1"/>
        </w:rPr>
        <w:t xml:space="preserve"> </w:t>
      </w:r>
      <w:proofErr w:type="spellStart"/>
      <w:r w:rsidRPr="00CB4E16">
        <w:rPr>
          <w:color w:val="000000" w:themeColor="text1"/>
        </w:rPr>
        <w:t>lớp</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lớp</w:t>
      </w:r>
      <w:proofErr w:type="spellEnd"/>
      <w:r w:rsidRPr="00CB4E16">
        <w:rPr>
          <w:color w:val="000000" w:themeColor="text1"/>
        </w:rPr>
        <w:t xml:space="preserve"> </w:t>
      </w:r>
      <w:proofErr w:type="spellStart"/>
      <w:r w:rsidRPr="00CB4E16">
        <w:rPr>
          <w:color w:val="000000" w:themeColor="text1"/>
        </w:rPr>
        <w:t>ứng</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lớp</w:t>
      </w:r>
      <w:proofErr w:type="spellEnd"/>
      <w:r w:rsidRPr="00CB4E16">
        <w:rPr>
          <w:color w:val="000000" w:themeColor="text1"/>
        </w:rPr>
        <w:t xml:space="preserve"> </w:t>
      </w:r>
      <w:proofErr w:type="spellStart"/>
      <w:r w:rsidRPr="00CB4E16">
        <w:rPr>
          <w:color w:val="000000" w:themeColor="text1"/>
        </w:rPr>
        <w:t>trải</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người</w:t>
      </w:r>
      <w:proofErr w:type="spellEnd"/>
      <w:r w:rsidRPr="00CB4E16">
        <w:rPr>
          <w:color w:val="000000" w:themeColor="text1"/>
        </w:rPr>
        <w:t xml:space="preserve"> </w:t>
      </w:r>
      <w:proofErr w:type="spellStart"/>
      <w:r w:rsidRPr="00CB4E16">
        <w:rPr>
          <w:color w:val="000000" w:themeColor="text1"/>
        </w:rPr>
        <w:t>dùng</w:t>
      </w:r>
      <w:proofErr w:type="spellEnd"/>
      <w:r w:rsidRPr="00CB4E16">
        <w:rPr>
          <w:color w:val="000000" w:themeColor="text1"/>
        </w:rPr>
        <w:t>.</w:t>
      </w:r>
    </w:p>
    <w:p w14:paraId="41B5A041"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Quét</w:t>
      </w:r>
      <w:proofErr w:type="spellEnd"/>
      <w:r w:rsidRPr="00CB4E16">
        <w:rPr>
          <w:color w:val="000000" w:themeColor="text1"/>
        </w:rPr>
        <w:t xml:space="preserve"> </w:t>
      </w:r>
      <w:proofErr w:type="spellStart"/>
      <w:r w:rsidRPr="00CB4E16">
        <w:rPr>
          <w:color w:val="000000" w:themeColor="text1"/>
        </w:rPr>
        <w:t>lỗ</w:t>
      </w:r>
      <w:proofErr w:type="spellEnd"/>
      <w:r w:rsidRPr="00CB4E16">
        <w:rPr>
          <w:color w:val="000000" w:themeColor="text1"/>
        </w:rPr>
        <w:t xml:space="preserve"> </w:t>
      </w:r>
      <w:proofErr w:type="spellStart"/>
      <w:r w:rsidRPr="00CB4E16">
        <w:rPr>
          <w:color w:val="000000" w:themeColor="text1"/>
        </w:rPr>
        <w:t>hổng</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kỳ</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thử</w:t>
      </w:r>
      <w:proofErr w:type="spellEnd"/>
      <w:r w:rsidRPr="00CB4E16">
        <w:rPr>
          <w:color w:val="000000" w:themeColor="text1"/>
        </w:rPr>
        <w:t xml:space="preserve"> </w:t>
      </w:r>
      <w:proofErr w:type="spellStart"/>
      <w:r w:rsidRPr="00CB4E16">
        <w:rPr>
          <w:color w:val="000000" w:themeColor="text1"/>
        </w:rPr>
        <w:t>xâm</w:t>
      </w:r>
      <w:proofErr w:type="spellEnd"/>
      <w:r w:rsidRPr="00CB4E16">
        <w:rPr>
          <w:color w:val="000000" w:themeColor="text1"/>
        </w:rPr>
        <w:t xml:space="preserve"> </w:t>
      </w:r>
      <w:proofErr w:type="spellStart"/>
      <w:r w:rsidRPr="00CB4E16">
        <w:rPr>
          <w:color w:val="000000" w:themeColor="text1"/>
        </w:rPr>
        <w:t>nhập</w:t>
      </w:r>
      <w:proofErr w:type="spellEnd"/>
      <w:r w:rsidRPr="00CB4E16">
        <w:rPr>
          <w:color w:val="000000" w:themeColor="text1"/>
        </w:rPr>
        <w:t xml:space="preserve"> (penetration test) </w:t>
      </w:r>
      <w:proofErr w:type="spellStart"/>
      <w:r w:rsidRPr="00CB4E16">
        <w:rPr>
          <w:color w:val="000000" w:themeColor="text1"/>
        </w:rPr>
        <w:t>tối</w:t>
      </w:r>
      <w:proofErr w:type="spellEnd"/>
      <w:r w:rsidRPr="00CB4E16">
        <w:rPr>
          <w:color w:val="000000" w:themeColor="text1"/>
        </w:rPr>
        <w:t xml:space="preserve"> </w:t>
      </w:r>
      <w:proofErr w:type="spellStart"/>
      <w:r w:rsidRPr="00CB4E16">
        <w:rPr>
          <w:color w:val="000000" w:themeColor="text1"/>
        </w:rPr>
        <w:t>thiểu</w:t>
      </w:r>
      <w:proofErr w:type="spellEnd"/>
      <w:r w:rsidRPr="00CB4E16">
        <w:rPr>
          <w:color w:val="000000" w:themeColor="text1"/>
        </w:rPr>
        <w:t xml:space="preserve"> </w:t>
      </w:r>
      <w:proofErr w:type="spellStart"/>
      <w:r w:rsidRPr="00CB4E16">
        <w:rPr>
          <w:color w:val="000000" w:themeColor="text1"/>
        </w:rPr>
        <w:t>hằng</w:t>
      </w:r>
      <w:proofErr w:type="spellEnd"/>
      <w:r w:rsidRPr="00CB4E16">
        <w:rPr>
          <w:color w:val="000000" w:themeColor="text1"/>
        </w:rPr>
        <w:t xml:space="preserve"> </w:t>
      </w:r>
      <w:proofErr w:type="spellStart"/>
      <w:r w:rsidRPr="00CB4E16">
        <w:rPr>
          <w:color w:val="000000" w:themeColor="text1"/>
        </w:rPr>
        <w:t>năm</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trước</w:t>
      </w:r>
      <w:proofErr w:type="spellEnd"/>
      <w:r w:rsidRPr="00CB4E16">
        <w:rPr>
          <w:color w:val="000000" w:themeColor="text1"/>
        </w:rPr>
        <w:t xml:space="preserve"> </w:t>
      </w:r>
      <w:proofErr w:type="spellStart"/>
      <w:r w:rsidRPr="00CB4E16">
        <w:rPr>
          <w:color w:val="000000" w:themeColor="text1"/>
        </w:rPr>
        <w:t>mỗi</w:t>
      </w:r>
      <w:proofErr w:type="spellEnd"/>
      <w:r w:rsidRPr="00CB4E16">
        <w:rPr>
          <w:color w:val="000000" w:themeColor="text1"/>
        </w:rPr>
        <w:t xml:space="preserve"> </w:t>
      </w:r>
      <w:proofErr w:type="spellStart"/>
      <w:r w:rsidRPr="00CB4E16">
        <w:rPr>
          <w:color w:val="000000" w:themeColor="text1"/>
        </w:rPr>
        <w:t>lần</w:t>
      </w:r>
      <w:proofErr w:type="spellEnd"/>
      <w:r w:rsidRPr="00CB4E16">
        <w:rPr>
          <w:color w:val="000000" w:themeColor="text1"/>
        </w:rPr>
        <w:t xml:space="preserve"> </w:t>
      </w:r>
      <w:proofErr w:type="spellStart"/>
      <w:r w:rsidRPr="00CB4E16">
        <w:rPr>
          <w:color w:val="000000" w:themeColor="text1"/>
        </w:rPr>
        <w:t>nâng</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 xml:space="preserve"> </w:t>
      </w:r>
      <w:proofErr w:type="spellStart"/>
      <w:r w:rsidRPr="00CB4E16">
        <w:rPr>
          <w:color w:val="000000" w:themeColor="text1"/>
        </w:rPr>
        <w:t>lớn</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vá</w:t>
      </w:r>
      <w:proofErr w:type="spellEnd"/>
      <w:r w:rsidRPr="00CB4E16">
        <w:rPr>
          <w:color w:val="000000" w:themeColor="text1"/>
        </w:rPr>
        <w:t xml:space="preserve"> (patch management)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nghiêm</w:t>
      </w:r>
      <w:proofErr w:type="spellEnd"/>
      <w:r w:rsidRPr="00CB4E16">
        <w:rPr>
          <w:color w:val="000000" w:themeColor="text1"/>
        </w:rPr>
        <w:t xml:space="preserve"> </w:t>
      </w:r>
      <w:proofErr w:type="spellStart"/>
      <w:r w:rsidRPr="00CB4E16">
        <w:rPr>
          <w:color w:val="000000" w:themeColor="text1"/>
        </w:rPr>
        <w:t>trọng</w:t>
      </w:r>
      <w:proofErr w:type="spellEnd"/>
      <w:r w:rsidRPr="00CB4E16">
        <w:rPr>
          <w:color w:val="000000" w:themeColor="text1"/>
        </w:rPr>
        <w:t>.</w:t>
      </w:r>
    </w:p>
    <w:p w14:paraId="6FD1C7B6"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soát</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mật</w:t>
      </w:r>
      <w:proofErr w:type="spellEnd"/>
      <w:r w:rsidRPr="00CB4E16">
        <w:rPr>
          <w:color w:val="000000" w:themeColor="text1"/>
        </w:rPr>
        <w:t xml:space="preserve"> </w:t>
      </w:r>
      <w:proofErr w:type="spellStart"/>
      <w:r w:rsidRPr="00CB4E16">
        <w:rPr>
          <w:color w:val="000000" w:themeColor="text1"/>
        </w:rPr>
        <w:t>chuỗi</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ứng</w:t>
      </w:r>
      <w:proofErr w:type="spellEnd"/>
      <w:r w:rsidRPr="00CB4E16">
        <w:rPr>
          <w:color w:val="000000" w:themeColor="text1"/>
        </w:rPr>
        <w:t xml:space="preserve"> </w:t>
      </w:r>
      <w:proofErr w:type="spellStart"/>
      <w:r w:rsidRPr="00CB4E16">
        <w:rPr>
          <w:color w:val="000000" w:themeColor="text1"/>
        </w:rPr>
        <w:t>phần</w:t>
      </w:r>
      <w:proofErr w:type="spellEnd"/>
      <w:r w:rsidRPr="00CB4E16">
        <w:rPr>
          <w:color w:val="000000" w:themeColor="text1"/>
        </w:rPr>
        <w:t xml:space="preserve"> </w:t>
      </w:r>
      <w:proofErr w:type="spellStart"/>
      <w:r w:rsidRPr="00CB4E16">
        <w:rPr>
          <w:color w:val="000000" w:themeColor="text1"/>
        </w:rPr>
        <w:t>mềm</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kê</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phần</w:t>
      </w:r>
      <w:proofErr w:type="spellEnd"/>
      <w:r w:rsidRPr="00CB4E16">
        <w:rPr>
          <w:color w:val="000000" w:themeColor="text1"/>
        </w:rPr>
        <w:t xml:space="preserve"> </w:t>
      </w:r>
      <w:proofErr w:type="spellStart"/>
      <w:r w:rsidRPr="00CB4E16">
        <w:rPr>
          <w:color w:val="000000" w:themeColor="text1"/>
        </w:rPr>
        <w:t>phần</w:t>
      </w:r>
      <w:proofErr w:type="spellEnd"/>
      <w:r w:rsidRPr="00CB4E16">
        <w:rPr>
          <w:color w:val="000000" w:themeColor="text1"/>
        </w:rPr>
        <w:t xml:space="preserve"> </w:t>
      </w:r>
      <w:proofErr w:type="spellStart"/>
      <w:r w:rsidRPr="00CB4E16">
        <w:rPr>
          <w:color w:val="000000" w:themeColor="text1"/>
        </w:rPr>
        <w:t>mềm</w:t>
      </w:r>
      <w:proofErr w:type="spellEnd"/>
      <w:r w:rsidRPr="00CB4E16">
        <w:rPr>
          <w:color w:val="000000" w:themeColor="text1"/>
        </w:rPr>
        <w:t xml:space="preserve"> - SBOM, </w:t>
      </w:r>
      <w:proofErr w:type="spellStart"/>
      <w:r w:rsidRPr="00CB4E16">
        <w:rPr>
          <w:color w:val="000000" w:themeColor="text1"/>
        </w:rPr>
        <w:t>rà</w:t>
      </w:r>
      <w:proofErr w:type="spellEnd"/>
      <w:r w:rsidRPr="00CB4E16">
        <w:rPr>
          <w:color w:val="000000" w:themeColor="text1"/>
        </w:rPr>
        <w:t xml:space="preserve"> </w:t>
      </w:r>
      <w:proofErr w:type="spellStart"/>
      <w:r w:rsidRPr="00CB4E16">
        <w:rPr>
          <w:color w:val="000000" w:themeColor="text1"/>
        </w:rPr>
        <w:t>soát</w:t>
      </w:r>
      <w:proofErr w:type="spellEnd"/>
      <w:r w:rsidRPr="00CB4E16">
        <w:rPr>
          <w:color w:val="000000" w:themeColor="text1"/>
        </w:rPr>
        <w:t xml:space="preserve"> </w:t>
      </w:r>
      <w:proofErr w:type="spellStart"/>
      <w:r w:rsidRPr="00CB4E16">
        <w:rPr>
          <w:color w:val="000000" w:themeColor="text1"/>
        </w:rPr>
        <w:t>thư</w:t>
      </w:r>
      <w:proofErr w:type="spellEnd"/>
      <w:r w:rsidRPr="00CB4E16">
        <w:rPr>
          <w:color w:val="000000" w:themeColor="text1"/>
        </w:rPr>
        <w:t xml:space="preserve"> </w:t>
      </w:r>
      <w:proofErr w:type="spellStart"/>
      <w:r w:rsidRPr="00CB4E16">
        <w:rPr>
          <w:color w:val="000000" w:themeColor="text1"/>
        </w:rPr>
        <w:t>viện</w:t>
      </w:r>
      <w:proofErr w:type="spellEnd"/>
      <w:r w:rsidRPr="00CB4E16">
        <w:rPr>
          <w:color w:val="000000" w:themeColor="text1"/>
        </w:rPr>
        <w:t xml:space="preserve"> </w:t>
      </w:r>
      <w:proofErr w:type="spellStart"/>
      <w:r w:rsidRPr="00CB4E16">
        <w:rPr>
          <w:color w:val="000000" w:themeColor="text1"/>
        </w:rPr>
        <w:t>mã</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mở</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w:t>
      </w:r>
    </w:p>
    <w:p w14:paraId="5DE772BF" w14:textId="77777777" w:rsidR="001E39AE" w:rsidRPr="00CB4E16" w:rsidRDefault="00000000">
      <w:pPr>
        <w:pStyle w:val="Heading2"/>
        <w:keepNext/>
        <w:spacing w:before="240" w:after="120" w:line="276" w:lineRule="auto"/>
        <w:rPr>
          <w:i/>
          <w:iCs/>
          <w:color w:val="000000" w:themeColor="text1"/>
        </w:rPr>
      </w:pPr>
      <w:bookmarkStart w:id="2436" w:name="_Toc237786561"/>
      <w:bookmarkStart w:id="2437" w:name="_Toc237789041"/>
      <w:r w:rsidRPr="00CB4E16">
        <w:rPr>
          <w:i/>
          <w:iCs/>
          <w:color w:val="000000" w:themeColor="text1"/>
        </w:rPr>
        <w:t xml:space="preserve">4.4. </w:t>
      </w:r>
      <w:proofErr w:type="spellStart"/>
      <w:r w:rsidRPr="00CB4E16">
        <w:rPr>
          <w:i/>
          <w:iCs/>
          <w:color w:val="000000" w:themeColor="text1"/>
        </w:rPr>
        <w:t>Giám</w:t>
      </w:r>
      <w:proofErr w:type="spellEnd"/>
      <w:r w:rsidRPr="00CB4E16">
        <w:rPr>
          <w:i/>
          <w:iCs/>
          <w:color w:val="000000" w:themeColor="text1"/>
        </w:rPr>
        <w:t xml:space="preserve"> </w:t>
      </w:r>
      <w:proofErr w:type="spellStart"/>
      <w:r w:rsidRPr="00CB4E16">
        <w:rPr>
          <w:i/>
          <w:iCs/>
          <w:color w:val="000000" w:themeColor="text1"/>
        </w:rPr>
        <w:t>sát</w:t>
      </w:r>
      <w:proofErr w:type="spellEnd"/>
      <w:r w:rsidRPr="00CB4E16">
        <w:rPr>
          <w:i/>
          <w:iCs/>
          <w:color w:val="000000" w:themeColor="text1"/>
        </w:rPr>
        <w:t xml:space="preserve">, </w:t>
      </w:r>
      <w:proofErr w:type="spellStart"/>
      <w:r w:rsidRPr="00CB4E16">
        <w:rPr>
          <w:i/>
          <w:iCs/>
          <w:color w:val="000000" w:themeColor="text1"/>
        </w:rPr>
        <w:t>phát</w:t>
      </w:r>
      <w:proofErr w:type="spellEnd"/>
      <w:r w:rsidRPr="00CB4E16">
        <w:rPr>
          <w:i/>
          <w:iCs/>
          <w:color w:val="000000" w:themeColor="text1"/>
        </w:rPr>
        <w:t xml:space="preserve"> </w:t>
      </w:r>
      <w:proofErr w:type="spellStart"/>
      <w:r w:rsidRPr="00CB4E16">
        <w:rPr>
          <w:i/>
          <w:iCs/>
          <w:color w:val="000000" w:themeColor="text1"/>
        </w:rPr>
        <w:t>hiện</w:t>
      </w:r>
      <w:proofErr w:type="spellEnd"/>
      <w:r w:rsidRPr="00CB4E16">
        <w:rPr>
          <w:i/>
          <w:iCs/>
          <w:color w:val="000000" w:themeColor="text1"/>
        </w:rPr>
        <w:t xml:space="preserve"> </w:t>
      </w:r>
      <w:proofErr w:type="spellStart"/>
      <w:r w:rsidRPr="00CB4E16">
        <w:rPr>
          <w:i/>
          <w:iCs/>
          <w:color w:val="000000" w:themeColor="text1"/>
        </w:rPr>
        <w:t>và</w:t>
      </w:r>
      <w:proofErr w:type="spellEnd"/>
      <w:r w:rsidRPr="00CB4E16">
        <w:rPr>
          <w:i/>
          <w:iCs/>
          <w:color w:val="000000" w:themeColor="text1"/>
        </w:rPr>
        <w:t xml:space="preserve"> </w:t>
      </w:r>
      <w:proofErr w:type="spellStart"/>
      <w:r w:rsidRPr="00CB4E16">
        <w:rPr>
          <w:i/>
          <w:iCs/>
          <w:color w:val="000000" w:themeColor="text1"/>
        </w:rPr>
        <w:t>phản</w:t>
      </w:r>
      <w:proofErr w:type="spellEnd"/>
      <w:r w:rsidRPr="00CB4E16">
        <w:rPr>
          <w:i/>
          <w:iCs/>
          <w:color w:val="000000" w:themeColor="text1"/>
        </w:rPr>
        <w:t xml:space="preserve"> </w:t>
      </w:r>
      <w:proofErr w:type="spellStart"/>
      <w:r w:rsidRPr="00CB4E16">
        <w:rPr>
          <w:i/>
          <w:iCs/>
          <w:color w:val="000000" w:themeColor="text1"/>
        </w:rPr>
        <w:t>ứng</w:t>
      </w:r>
      <w:proofErr w:type="spellEnd"/>
      <w:r w:rsidRPr="00CB4E16">
        <w:rPr>
          <w:i/>
          <w:iCs/>
          <w:color w:val="000000" w:themeColor="text1"/>
        </w:rPr>
        <w:t xml:space="preserve"> </w:t>
      </w:r>
      <w:proofErr w:type="spellStart"/>
      <w:r w:rsidRPr="00CB4E16">
        <w:rPr>
          <w:i/>
          <w:iCs/>
          <w:color w:val="000000" w:themeColor="text1"/>
        </w:rPr>
        <w:t>sự</w:t>
      </w:r>
      <w:proofErr w:type="spellEnd"/>
      <w:r w:rsidRPr="00CB4E16">
        <w:rPr>
          <w:i/>
          <w:iCs/>
          <w:color w:val="000000" w:themeColor="text1"/>
        </w:rPr>
        <w:t xml:space="preserve"> </w:t>
      </w:r>
      <w:proofErr w:type="spellStart"/>
      <w:r w:rsidRPr="00CB4E16">
        <w:rPr>
          <w:i/>
          <w:iCs/>
          <w:color w:val="000000" w:themeColor="text1"/>
        </w:rPr>
        <w:t>cố</w:t>
      </w:r>
      <w:bookmarkEnd w:id="2436"/>
      <w:bookmarkEnd w:id="2437"/>
      <w:proofErr w:type="spellEnd"/>
    </w:p>
    <w:p w14:paraId="1329FD4E"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Ghi</w:t>
      </w:r>
      <w:proofErr w:type="spellEnd"/>
      <w:r w:rsidRPr="00CB4E16">
        <w:rPr>
          <w:color w:val="000000" w:themeColor="text1"/>
        </w:rPr>
        <w:t xml:space="preserve"> </w:t>
      </w:r>
      <w:proofErr w:type="spellStart"/>
      <w:r w:rsidRPr="00CB4E16">
        <w:rPr>
          <w:color w:val="000000" w:themeColor="text1"/>
        </w:rPr>
        <w:t>nhật</w:t>
      </w:r>
      <w:proofErr w:type="spellEnd"/>
      <w:r w:rsidRPr="00CB4E16">
        <w:rPr>
          <w:color w:val="000000" w:themeColor="text1"/>
        </w:rPr>
        <w:t xml:space="preserve"> </w:t>
      </w:r>
      <w:proofErr w:type="spellStart"/>
      <w:r w:rsidRPr="00CB4E16">
        <w:rPr>
          <w:color w:val="000000" w:themeColor="text1"/>
        </w:rPr>
        <w:t>ký</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vết</w:t>
      </w:r>
      <w:proofErr w:type="spellEnd"/>
      <w:r w:rsidRPr="00CB4E16">
        <w:rPr>
          <w:color w:val="000000" w:themeColor="text1"/>
        </w:rPr>
        <w:t xml:space="preserve">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thao</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trên</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quan</w:t>
      </w:r>
      <w:proofErr w:type="spellEnd"/>
      <w:r w:rsidRPr="00CB4E16">
        <w:rPr>
          <w:color w:val="000000" w:themeColor="text1"/>
        </w:rPr>
        <w:t xml:space="preserve"> </w:t>
      </w:r>
      <w:proofErr w:type="spellStart"/>
      <w:r w:rsidRPr="00CB4E16">
        <w:rPr>
          <w:color w:val="000000" w:themeColor="text1"/>
        </w:rPr>
        <w:t>trọng</w:t>
      </w:r>
      <w:proofErr w:type="spellEnd"/>
      <w:r w:rsidRPr="00CB4E16">
        <w:rPr>
          <w:color w:val="000000" w:themeColor="text1"/>
        </w:rPr>
        <w:t xml:space="preserve"> (audit trail),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cấu</w:t>
      </w:r>
      <w:proofErr w:type="spellEnd"/>
      <w:r w:rsidRPr="00CB4E16">
        <w:rPr>
          <w:color w:val="000000" w:themeColor="text1"/>
        </w:rPr>
        <w:t xml:space="preserve"> </w:t>
      </w:r>
      <w:proofErr w:type="spellStart"/>
      <w:r w:rsidRPr="00CB4E16">
        <w:rPr>
          <w:color w:val="000000" w:themeColor="text1"/>
        </w:rPr>
        <w:t>phần</w:t>
      </w:r>
      <w:proofErr w:type="spellEnd"/>
      <w:r w:rsidRPr="00CB4E16">
        <w:rPr>
          <w:color w:val="000000" w:themeColor="text1"/>
        </w:rPr>
        <w:t xml:space="preserve"> 06; </w:t>
      </w:r>
      <w:proofErr w:type="spellStart"/>
      <w:r w:rsidRPr="00CB4E16">
        <w:rPr>
          <w:color w:val="000000" w:themeColor="text1"/>
        </w:rPr>
        <w:t>giám</w:t>
      </w:r>
      <w:proofErr w:type="spellEnd"/>
      <w:r w:rsidRPr="00CB4E16">
        <w:rPr>
          <w:color w:val="000000" w:themeColor="text1"/>
        </w:rPr>
        <w:t xml:space="preserve"> </w:t>
      </w:r>
      <w:proofErr w:type="spellStart"/>
      <w:r w:rsidRPr="00CB4E16">
        <w:rPr>
          <w:color w:val="000000" w:themeColor="text1"/>
        </w:rPr>
        <w:t>sát</w:t>
      </w:r>
      <w:proofErr w:type="spellEnd"/>
      <w:r w:rsidRPr="00CB4E16">
        <w:rPr>
          <w:color w:val="000000" w:themeColor="text1"/>
        </w:rPr>
        <w:t xml:space="preserve"> an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tin </w:t>
      </w:r>
      <w:proofErr w:type="spellStart"/>
      <w:r w:rsidRPr="00CB4E16">
        <w:rPr>
          <w:color w:val="000000" w:themeColor="text1"/>
        </w:rPr>
        <w:t>tập</w:t>
      </w:r>
      <w:proofErr w:type="spellEnd"/>
      <w:r w:rsidRPr="00CB4E16">
        <w:rPr>
          <w:color w:val="000000" w:themeColor="text1"/>
        </w:rPr>
        <w:t xml:space="preserve"> </w:t>
      </w:r>
      <w:proofErr w:type="spellStart"/>
      <w:r w:rsidRPr="00CB4E16">
        <w:rPr>
          <w:color w:val="000000" w:themeColor="text1"/>
        </w:rPr>
        <w:t>trung</w:t>
      </w:r>
      <w:proofErr w:type="spellEnd"/>
      <w:r w:rsidRPr="00CB4E16">
        <w:rPr>
          <w:color w:val="000000" w:themeColor="text1"/>
        </w:rPr>
        <w:t xml:space="preserve"> (SIEM/SOC)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w:t>
      </w:r>
    </w:p>
    <w:p w14:paraId="4CE74CBC"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lastRenderedPageBreak/>
        <w:t>Phân</w:t>
      </w:r>
      <w:proofErr w:type="spellEnd"/>
      <w:r w:rsidRPr="00CB4E16">
        <w:rPr>
          <w:color w:val="000000" w:themeColor="text1"/>
        </w:rPr>
        <w:t xml:space="preserve"> </w:t>
      </w:r>
      <w:proofErr w:type="spellStart"/>
      <w:r w:rsidRPr="00CB4E16">
        <w:rPr>
          <w:color w:val="000000" w:themeColor="text1"/>
        </w:rPr>
        <w:t>loại</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sự</w:t>
      </w:r>
      <w:proofErr w:type="spellEnd"/>
      <w:r w:rsidRPr="00CB4E16">
        <w:rPr>
          <w:color w:val="000000" w:themeColor="text1"/>
        </w:rPr>
        <w:t xml:space="preserve"> </w:t>
      </w:r>
      <w:proofErr w:type="spellStart"/>
      <w:r w:rsidRPr="00CB4E16">
        <w:rPr>
          <w:color w:val="000000" w:themeColor="text1"/>
        </w:rPr>
        <w:t>cố</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phản</w:t>
      </w:r>
      <w:proofErr w:type="spellEnd"/>
      <w:r w:rsidRPr="00CB4E16">
        <w:rPr>
          <w:color w:val="000000" w:themeColor="text1"/>
        </w:rPr>
        <w:t xml:space="preserve"> </w:t>
      </w:r>
      <w:proofErr w:type="spellStart"/>
      <w:r w:rsidRPr="00CB4E16">
        <w:rPr>
          <w:color w:val="000000" w:themeColor="text1"/>
        </w:rPr>
        <w:t>ứng</w:t>
      </w:r>
      <w:proofErr w:type="spellEnd"/>
      <w:r w:rsidRPr="00CB4E16">
        <w:rPr>
          <w:color w:val="000000" w:themeColor="text1"/>
        </w:rPr>
        <w:t xml:space="preserve"> (incident response)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hiện</w:t>
      </w:r>
      <w:proofErr w:type="spellEnd"/>
      <w:r w:rsidRPr="00CB4E16">
        <w:rPr>
          <w:color w:val="000000" w:themeColor="text1"/>
        </w:rPr>
        <w:t xml:space="preserve"> - </w:t>
      </w:r>
      <w:proofErr w:type="spellStart"/>
      <w:r w:rsidRPr="00CB4E16">
        <w:rPr>
          <w:color w:val="000000" w:themeColor="text1"/>
        </w:rPr>
        <w:t>phản</w:t>
      </w:r>
      <w:proofErr w:type="spellEnd"/>
      <w:r w:rsidRPr="00CB4E16">
        <w:rPr>
          <w:color w:val="000000" w:themeColor="text1"/>
        </w:rPr>
        <w:t xml:space="preserve"> </w:t>
      </w:r>
      <w:proofErr w:type="spellStart"/>
      <w:r w:rsidRPr="00CB4E16">
        <w:rPr>
          <w:color w:val="000000" w:themeColor="text1"/>
        </w:rPr>
        <w:t>ứng</w:t>
      </w:r>
      <w:proofErr w:type="spellEnd"/>
      <w:r w:rsidRPr="00CB4E16">
        <w:rPr>
          <w:color w:val="000000" w:themeColor="text1"/>
        </w:rPr>
        <w:t xml:space="preserve"> - </w:t>
      </w:r>
      <w:proofErr w:type="spellStart"/>
      <w:r w:rsidRPr="00CB4E16">
        <w:rPr>
          <w:color w:val="000000" w:themeColor="text1"/>
        </w:rPr>
        <w:t>khắc</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được</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cụ</w:t>
      </w:r>
      <w:proofErr w:type="spellEnd"/>
      <w:r w:rsidRPr="00CB4E16">
        <w:rPr>
          <w:color w:val="000000" w:themeColor="text1"/>
        </w:rPr>
        <w:t xml:space="preserve"> </w:t>
      </w:r>
      <w:proofErr w:type="spellStart"/>
      <w:r w:rsidRPr="00CB4E16">
        <w:rPr>
          <w:color w:val="000000" w:themeColor="text1"/>
        </w:rPr>
        <w:t>thể</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từng</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diễn</w:t>
      </w:r>
      <w:proofErr w:type="spellEnd"/>
      <w:r w:rsidRPr="00CB4E16">
        <w:rPr>
          <w:color w:val="000000" w:themeColor="text1"/>
        </w:rPr>
        <w:t xml:space="preserve"> </w:t>
      </w:r>
      <w:proofErr w:type="spellStart"/>
      <w:r w:rsidRPr="00CB4E16">
        <w:rPr>
          <w:color w:val="000000" w:themeColor="text1"/>
        </w:rPr>
        <w:t>tập</w:t>
      </w:r>
      <w:proofErr w:type="spellEnd"/>
      <w:r w:rsidRPr="00CB4E16">
        <w:rPr>
          <w:color w:val="000000" w:themeColor="text1"/>
        </w:rPr>
        <w:t xml:space="preserve"> </w:t>
      </w:r>
      <w:proofErr w:type="spellStart"/>
      <w:r w:rsidRPr="00CB4E16">
        <w:rPr>
          <w:color w:val="000000" w:themeColor="text1"/>
        </w:rPr>
        <w:t>ứng</w:t>
      </w:r>
      <w:proofErr w:type="spellEnd"/>
      <w:r w:rsidRPr="00CB4E16">
        <w:rPr>
          <w:color w:val="000000" w:themeColor="text1"/>
        </w:rPr>
        <w:t xml:space="preserve"> </w:t>
      </w:r>
      <w:proofErr w:type="spellStart"/>
      <w:r w:rsidRPr="00CB4E16">
        <w:rPr>
          <w:color w:val="000000" w:themeColor="text1"/>
        </w:rPr>
        <w:t>phó</w:t>
      </w:r>
      <w:proofErr w:type="spellEnd"/>
      <w:r w:rsidRPr="00CB4E16">
        <w:rPr>
          <w:color w:val="000000" w:themeColor="text1"/>
        </w:rPr>
        <w:t xml:space="preserve"> </w:t>
      </w:r>
      <w:proofErr w:type="spellStart"/>
      <w:r w:rsidRPr="00CB4E16">
        <w:rPr>
          <w:color w:val="000000" w:themeColor="text1"/>
        </w:rPr>
        <w:t>sự</w:t>
      </w:r>
      <w:proofErr w:type="spellEnd"/>
      <w:r w:rsidRPr="00CB4E16">
        <w:rPr>
          <w:color w:val="000000" w:themeColor="text1"/>
        </w:rPr>
        <w:t xml:space="preserve"> </w:t>
      </w:r>
      <w:proofErr w:type="spellStart"/>
      <w:r w:rsidRPr="00CB4E16">
        <w:rPr>
          <w:color w:val="000000" w:themeColor="text1"/>
        </w:rPr>
        <w:t>cố</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kỳ</w:t>
      </w:r>
      <w:proofErr w:type="spellEnd"/>
      <w:r w:rsidRPr="00CB4E16">
        <w:rPr>
          <w:color w:val="000000" w:themeColor="text1"/>
        </w:rPr>
        <w:t>.</w:t>
      </w:r>
    </w:p>
    <w:p w14:paraId="6077B95D"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 xml:space="preserve">Thông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sự</w:t>
      </w:r>
      <w:proofErr w:type="spellEnd"/>
      <w:r w:rsidRPr="00CB4E16">
        <w:rPr>
          <w:color w:val="000000" w:themeColor="text1"/>
        </w:rPr>
        <w:t xml:space="preserve"> </w:t>
      </w:r>
      <w:proofErr w:type="spellStart"/>
      <w:r w:rsidRPr="00CB4E16">
        <w:rPr>
          <w:color w:val="000000" w:themeColor="text1"/>
        </w:rPr>
        <w:t>cố</w:t>
      </w:r>
      <w:proofErr w:type="spellEnd"/>
      <w:r w:rsidRPr="00CB4E16">
        <w:rPr>
          <w:color w:val="000000" w:themeColor="text1"/>
        </w:rPr>
        <w:t xml:space="preserve"> </w:t>
      </w:r>
      <w:proofErr w:type="spellStart"/>
      <w:r w:rsidRPr="00CB4E16">
        <w:rPr>
          <w:color w:val="000000" w:themeColor="text1"/>
        </w:rPr>
        <w:t>lộ</w:t>
      </w:r>
      <w:proofErr w:type="spellEnd"/>
      <w:r w:rsidRPr="00CB4E16">
        <w:rPr>
          <w:color w:val="000000" w:themeColor="text1"/>
        </w:rPr>
        <w:t xml:space="preserve">, </w:t>
      </w:r>
      <w:proofErr w:type="spellStart"/>
      <w:r w:rsidRPr="00CB4E16">
        <w:rPr>
          <w:color w:val="000000" w:themeColor="text1"/>
        </w:rPr>
        <w:t>mất</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cá</w:t>
      </w:r>
      <w:proofErr w:type="spellEnd"/>
      <w:r w:rsidRPr="00CB4E16">
        <w:rPr>
          <w:color w:val="000000" w:themeColor="text1"/>
        </w:rPr>
        <w:t xml:space="preserve"> </w:t>
      </w:r>
      <w:proofErr w:type="spellStart"/>
      <w:r w:rsidRPr="00CB4E16">
        <w:rPr>
          <w:color w:val="000000" w:themeColor="text1"/>
        </w:rPr>
        <w:t>nhân</w:t>
      </w:r>
      <w:proofErr w:type="spellEnd"/>
      <w:r w:rsidRPr="00CB4E16">
        <w:rPr>
          <w:color w:val="000000" w:themeColor="text1"/>
        </w:rPr>
        <w:t xml:space="preserve">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quan</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thẩm</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chủ</w:t>
      </w:r>
      <w:proofErr w:type="spellEnd"/>
      <w:r w:rsidRPr="00CB4E16">
        <w:rPr>
          <w:color w:val="000000" w:themeColor="text1"/>
        </w:rPr>
        <w:t xml:space="preserve"> </w:t>
      </w:r>
      <w:proofErr w:type="spellStart"/>
      <w:r w:rsidRPr="00CB4E16">
        <w:rPr>
          <w:color w:val="000000" w:themeColor="text1"/>
        </w:rPr>
        <w:t>thể</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hạn</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luật</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w:t>
      </w:r>
    </w:p>
    <w:p w14:paraId="6C0F024B" w14:textId="77777777" w:rsidR="001E39AE" w:rsidRPr="00CB4E16" w:rsidRDefault="00000000">
      <w:pPr>
        <w:pStyle w:val="Heading2"/>
        <w:keepNext/>
        <w:spacing w:before="240" w:after="120" w:line="276" w:lineRule="auto"/>
        <w:rPr>
          <w:i/>
          <w:iCs/>
          <w:color w:val="000000" w:themeColor="text1"/>
        </w:rPr>
      </w:pPr>
      <w:bookmarkStart w:id="2438" w:name="_Toc237786562"/>
      <w:bookmarkStart w:id="2439" w:name="_Toc237789042"/>
      <w:r w:rsidRPr="00CB4E16">
        <w:rPr>
          <w:i/>
          <w:iCs/>
          <w:color w:val="000000" w:themeColor="text1"/>
        </w:rPr>
        <w:t xml:space="preserve">4.5. Sao </w:t>
      </w:r>
      <w:proofErr w:type="spellStart"/>
      <w:r w:rsidRPr="00CB4E16">
        <w:rPr>
          <w:i/>
          <w:iCs/>
          <w:color w:val="000000" w:themeColor="text1"/>
        </w:rPr>
        <w:t>lưu</w:t>
      </w:r>
      <w:proofErr w:type="spellEnd"/>
      <w:r w:rsidRPr="00CB4E16">
        <w:rPr>
          <w:i/>
          <w:iCs/>
          <w:color w:val="000000" w:themeColor="text1"/>
        </w:rPr>
        <w:t xml:space="preserve"> </w:t>
      </w:r>
      <w:proofErr w:type="spellStart"/>
      <w:r w:rsidRPr="00CB4E16">
        <w:rPr>
          <w:i/>
          <w:iCs/>
          <w:color w:val="000000" w:themeColor="text1"/>
        </w:rPr>
        <w:t>và</w:t>
      </w:r>
      <w:proofErr w:type="spellEnd"/>
      <w:r w:rsidRPr="00CB4E16">
        <w:rPr>
          <w:i/>
          <w:iCs/>
          <w:color w:val="000000" w:themeColor="text1"/>
        </w:rPr>
        <w:t xml:space="preserve"> </w:t>
      </w:r>
      <w:proofErr w:type="spellStart"/>
      <w:r w:rsidRPr="00CB4E16">
        <w:rPr>
          <w:i/>
          <w:iCs/>
          <w:color w:val="000000" w:themeColor="text1"/>
        </w:rPr>
        <w:t>phục</w:t>
      </w:r>
      <w:proofErr w:type="spellEnd"/>
      <w:r w:rsidRPr="00CB4E16">
        <w:rPr>
          <w:i/>
          <w:iCs/>
          <w:color w:val="000000" w:themeColor="text1"/>
        </w:rPr>
        <w:t xml:space="preserve"> </w:t>
      </w:r>
      <w:proofErr w:type="spellStart"/>
      <w:r w:rsidRPr="00CB4E16">
        <w:rPr>
          <w:i/>
          <w:iCs/>
          <w:color w:val="000000" w:themeColor="text1"/>
        </w:rPr>
        <w:t>hồi</w:t>
      </w:r>
      <w:proofErr w:type="spellEnd"/>
      <w:r w:rsidRPr="00CB4E16">
        <w:rPr>
          <w:i/>
          <w:iCs/>
          <w:color w:val="000000" w:themeColor="text1"/>
        </w:rPr>
        <w:t xml:space="preserve"> </w:t>
      </w:r>
      <w:proofErr w:type="spellStart"/>
      <w:r w:rsidRPr="00CB4E16">
        <w:rPr>
          <w:i/>
          <w:iCs/>
          <w:color w:val="000000" w:themeColor="text1"/>
        </w:rPr>
        <w:t>dữ</w:t>
      </w:r>
      <w:proofErr w:type="spellEnd"/>
      <w:r w:rsidRPr="00CB4E16">
        <w:rPr>
          <w:i/>
          <w:iCs/>
          <w:color w:val="000000" w:themeColor="text1"/>
        </w:rPr>
        <w:t xml:space="preserve"> </w:t>
      </w:r>
      <w:proofErr w:type="spellStart"/>
      <w:r w:rsidRPr="00CB4E16">
        <w:rPr>
          <w:i/>
          <w:iCs/>
          <w:color w:val="000000" w:themeColor="text1"/>
        </w:rPr>
        <w:t>liệu</w:t>
      </w:r>
      <w:bookmarkEnd w:id="2438"/>
      <w:bookmarkEnd w:id="2439"/>
      <w:proofErr w:type="spellEnd"/>
    </w:p>
    <w:p w14:paraId="16D7EB76"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sách</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áp</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nguyên</w:t>
      </w:r>
      <w:proofErr w:type="spellEnd"/>
      <w:r w:rsidRPr="00CB4E16">
        <w:rPr>
          <w:color w:val="000000" w:themeColor="text1"/>
        </w:rPr>
        <w:t xml:space="preserve"> </w:t>
      </w:r>
      <w:proofErr w:type="spellStart"/>
      <w:r w:rsidRPr="00CB4E16">
        <w:rPr>
          <w:color w:val="000000" w:themeColor="text1"/>
        </w:rPr>
        <w:t>tắc</w:t>
      </w:r>
      <w:proofErr w:type="spellEnd"/>
      <w:r w:rsidRPr="00CB4E16">
        <w:rPr>
          <w:color w:val="000000" w:themeColor="text1"/>
        </w:rPr>
        <w:t xml:space="preserve"> 3-2-1 (</w:t>
      </w:r>
      <w:proofErr w:type="spellStart"/>
      <w:r w:rsidRPr="00CB4E16">
        <w:rPr>
          <w:color w:val="000000" w:themeColor="text1"/>
        </w:rPr>
        <w:t>tối</w:t>
      </w:r>
      <w:proofErr w:type="spellEnd"/>
      <w:r w:rsidRPr="00CB4E16">
        <w:rPr>
          <w:color w:val="000000" w:themeColor="text1"/>
        </w:rPr>
        <w:t xml:space="preserve"> </w:t>
      </w:r>
      <w:proofErr w:type="spellStart"/>
      <w:r w:rsidRPr="00CB4E16">
        <w:rPr>
          <w:color w:val="000000" w:themeColor="text1"/>
        </w:rPr>
        <w:t>thiểu</w:t>
      </w:r>
      <w:proofErr w:type="spellEnd"/>
      <w:r w:rsidRPr="00CB4E16">
        <w:rPr>
          <w:color w:val="000000" w:themeColor="text1"/>
        </w:rPr>
        <w:t xml:space="preserve"> 3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trên</w:t>
      </w:r>
      <w:proofErr w:type="spellEnd"/>
      <w:r w:rsidRPr="00CB4E16">
        <w:rPr>
          <w:color w:val="000000" w:themeColor="text1"/>
        </w:rPr>
        <w:t xml:space="preserve"> 2 </w:t>
      </w:r>
      <w:proofErr w:type="spellStart"/>
      <w:r w:rsidRPr="00CB4E16">
        <w:rPr>
          <w:color w:val="000000" w:themeColor="text1"/>
        </w:rPr>
        <w:t>loại</w:t>
      </w:r>
      <w:proofErr w:type="spellEnd"/>
      <w:r w:rsidRPr="00CB4E16">
        <w:rPr>
          <w:color w:val="000000" w:themeColor="text1"/>
        </w:rPr>
        <w:t xml:space="preserve"> </w:t>
      </w:r>
      <w:proofErr w:type="spellStart"/>
      <w:r w:rsidRPr="00CB4E16">
        <w:rPr>
          <w:color w:val="000000" w:themeColor="text1"/>
        </w:rPr>
        <w:t>phương</w:t>
      </w:r>
      <w:proofErr w:type="spellEnd"/>
      <w:r w:rsidRPr="00CB4E16">
        <w:rPr>
          <w:color w:val="000000" w:themeColor="text1"/>
        </w:rPr>
        <w:t xml:space="preserve"> </w:t>
      </w:r>
      <w:proofErr w:type="spellStart"/>
      <w:r w:rsidRPr="00CB4E16">
        <w:rPr>
          <w:color w:val="000000" w:themeColor="text1"/>
        </w:rPr>
        <w:t>tiện</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trữ</w:t>
      </w:r>
      <w:proofErr w:type="spellEnd"/>
      <w:r w:rsidRPr="00CB4E16">
        <w:rPr>
          <w:color w:val="000000" w:themeColor="text1"/>
        </w:rPr>
        <w:t xml:space="preserve"> </w:t>
      </w:r>
      <w:proofErr w:type="spellStart"/>
      <w:r w:rsidRPr="00CB4E16">
        <w:rPr>
          <w:color w:val="000000" w:themeColor="text1"/>
        </w:rPr>
        <w:t>khác</w:t>
      </w:r>
      <w:proofErr w:type="spellEnd"/>
      <w:r w:rsidRPr="00CB4E16">
        <w:rPr>
          <w:color w:val="000000" w:themeColor="text1"/>
        </w:rPr>
        <w:t xml:space="preserve"> </w:t>
      </w:r>
      <w:proofErr w:type="spellStart"/>
      <w:r w:rsidRPr="00CB4E16">
        <w:rPr>
          <w:color w:val="000000" w:themeColor="text1"/>
        </w:rPr>
        <w:t>nhau</w:t>
      </w:r>
      <w:proofErr w:type="spellEnd"/>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đó</w:t>
      </w:r>
      <w:proofErr w:type="spellEnd"/>
      <w:r w:rsidRPr="00CB4E16">
        <w:rPr>
          <w:color w:val="000000" w:themeColor="text1"/>
        </w:rPr>
        <w:t xml:space="preserve"> 1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tách</w:t>
      </w:r>
      <w:proofErr w:type="spellEnd"/>
      <w:r w:rsidRPr="00CB4E16">
        <w:rPr>
          <w:color w:val="000000" w:themeColor="text1"/>
        </w:rPr>
        <w:t xml:space="preserve"> </w:t>
      </w:r>
      <w:proofErr w:type="spellStart"/>
      <w:r w:rsidRPr="00CB4E16">
        <w:rPr>
          <w:color w:val="000000" w:themeColor="text1"/>
        </w:rPr>
        <w:t>biệt</w:t>
      </w:r>
      <w:proofErr w:type="spellEnd"/>
      <w:r w:rsidRPr="00CB4E16">
        <w:rPr>
          <w:color w:val="000000" w:themeColor="text1"/>
        </w:rPr>
        <w:t xml:space="preserve"> </w:t>
      </w:r>
      <w:proofErr w:type="spellStart"/>
      <w:r w:rsidRPr="00CB4E16">
        <w:rPr>
          <w:color w:val="000000" w:themeColor="text1"/>
        </w:rPr>
        <w:t>vị</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địa</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w:t>
      </w:r>
    </w:p>
    <w:p w14:paraId="7470DD37"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Tần</w:t>
      </w:r>
      <w:proofErr w:type="spellEnd"/>
      <w:r w:rsidRPr="00CB4E16">
        <w:rPr>
          <w:color w:val="000000" w:themeColor="text1"/>
        </w:rPr>
        <w:t xml:space="preserve"> </w:t>
      </w:r>
      <w:proofErr w:type="spellStart"/>
      <w:r w:rsidRPr="00CB4E16">
        <w:rPr>
          <w:color w:val="000000" w:themeColor="text1"/>
        </w:rPr>
        <w:t>suất</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quan</w:t>
      </w:r>
      <w:proofErr w:type="spellEnd"/>
      <w:r w:rsidRPr="00CB4E16">
        <w:rPr>
          <w:color w:val="000000" w:themeColor="text1"/>
        </w:rPr>
        <w:t xml:space="preserve"> </w:t>
      </w:r>
      <w:proofErr w:type="spellStart"/>
      <w:r w:rsidRPr="00CB4E16">
        <w:rPr>
          <w:color w:val="000000" w:themeColor="text1"/>
        </w:rPr>
        <w:t>trọng</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tục</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ngày</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hằng</w:t>
      </w:r>
      <w:proofErr w:type="spellEnd"/>
      <w:r w:rsidRPr="00CB4E16">
        <w:rPr>
          <w:color w:val="000000" w:themeColor="text1"/>
        </w:rPr>
        <w:t xml:space="preserve"> </w:t>
      </w:r>
      <w:proofErr w:type="spellStart"/>
      <w:r w:rsidRPr="00CB4E16">
        <w:rPr>
          <w:color w:val="000000" w:themeColor="text1"/>
        </w:rPr>
        <w:t>ngày</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tích</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cáo</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kỳ</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tuần</w:t>
      </w:r>
      <w:proofErr w:type="spellEnd"/>
      <w:r w:rsidRPr="00CB4E16">
        <w:rPr>
          <w:color w:val="000000" w:themeColor="text1"/>
        </w:rPr>
        <w:t>.</w:t>
      </w:r>
    </w:p>
    <w:p w14:paraId="28E36E88"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Mã</w:t>
      </w:r>
      <w:proofErr w:type="spellEnd"/>
      <w:r w:rsidRPr="00CB4E16">
        <w:rPr>
          <w:color w:val="000000" w:themeColor="text1"/>
        </w:rPr>
        <w:t xml:space="preserve"> </w:t>
      </w:r>
      <w:proofErr w:type="spellStart"/>
      <w:r w:rsidRPr="00CB4E16">
        <w:rPr>
          <w:color w:val="000000" w:themeColor="text1"/>
        </w:rPr>
        <w:t>hoá</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soát</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w:t>
      </w:r>
      <w:proofErr w:type="spellStart"/>
      <w:r w:rsidRPr="00CB4E16">
        <w:rPr>
          <w:color w:val="000000" w:themeColor="text1"/>
        </w:rPr>
        <w:t>tách</w:t>
      </w:r>
      <w:proofErr w:type="spellEnd"/>
      <w:r w:rsidRPr="00CB4E16">
        <w:rPr>
          <w:color w:val="000000" w:themeColor="text1"/>
        </w:rPr>
        <w:t xml:space="preserve"> </w:t>
      </w:r>
      <w:proofErr w:type="spellStart"/>
      <w:r w:rsidRPr="00CB4E16">
        <w:rPr>
          <w:color w:val="000000" w:themeColor="text1"/>
        </w:rPr>
        <w:t>biệt</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vận</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thử</w:t>
      </w:r>
      <w:proofErr w:type="spellEnd"/>
      <w:r w:rsidRPr="00CB4E16">
        <w:rPr>
          <w:color w:val="000000" w:themeColor="text1"/>
        </w:rPr>
        <w:t xml:space="preserve"> </w:t>
      </w:r>
      <w:proofErr w:type="spellStart"/>
      <w:r w:rsidRPr="00CB4E16">
        <w:rPr>
          <w:color w:val="000000" w:themeColor="text1"/>
        </w:rPr>
        <w:t>khôi</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kỳ</w:t>
      </w:r>
      <w:proofErr w:type="spellEnd"/>
      <w:r w:rsidRPr="00CB4E16">
        <w:rPr>
          <w:color w:val="000000" w:themeColor="text1"/>
        </w:rPr>
        <w:t xml:space="preserve">, </w:t>
      </w:r>
      <w:proofErr w:type="spellStart"/>
      <w:r w:rsidRPr="00CB4E16">
        <w:rPr>
          <w:color w:val="000000" w:themeColor="text1"/>
        </w:rPr>
        <w:t>tối</w:t>
      </w:r>
      <w:proofErr w:type="spellEnd"/>
      <w:r w:rsidRPr="00CB4E16">
        <w:rPr>
          <w:color w:val="000000" w:themeColor="text1"/>
        </w:rPr>
        <w:t xml:space="preserve"> </w:t>
      </w:r>
      <w:proofErr w:type="spellStart"/>
      <w:r w:rsidRPr="00CB4E16">
        <w:rPr>
          <w:color w:val="000000" w:themeColor="text1"/>
        </w:rPr>
        <w:t>thiểu</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quý</w:t>
      </w:r>
      <w:proofErr w:type="spellEnd"/>
      <w:r w:rsidRPr="00CB4E16">
        <w:rPr>
          <w:color w:val="000000" w:themeColor="text1"/>
        </w:rPr>
        <w:t xml:space="preserve">, </w:t>
      </w:r>
      <w:proofErr w:type="spellStart"/>
      <w:r w:rsidRPr="00CB4E16">
        <w:rPr>
          <w:color w:val="000000" w:themeColor="text1"/>
        </w:rPr>
        <w:t>để</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đảm</w:t>
      </w:r>
      <w:proofErr w:type="spellEnd"/>
      <w:r w:rsidRPr="00CB4E16">
        <w:rPr>
          <w:color w:val="000000" w:themeColor="text1"/>
        </w:rPr>
        <w:t xml:space="preserve">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được</w:t>
      </w:r>
      <w:proofErr w:type="spellEnd"/>
      <w:r w:rsidRPr="00CB4E16">
        <w:rPr>
          <w:color w:val="000000" w:themeColor="text1"/>
        </w:rPr>
        <w:t xml:space="preserve"> </w:t>
      </w:r>
      <w:proofErr w:type="spellStart"/>
      <w:r w:rsidRPr="00CB4E16">
        <w:rPr>
          <w:color w:val="000000" w:themeColor="text1"/>
        </w:rPr>
        <w:t>trên</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tế</w:t>
      </w:r>
      <w:proofErr w:type="spellEnd"/>
      <w:r w:rsidRPr="00CB4E16">
        <w:rPr>
          <w:color w:val="000000" w:themeColor="text1"/>
        </w:rPr>
        <w:t xml:space="preserve">, </w:t>
      </w:r>
      <w:proofErr w:type="spellStart"/>
      <w:r w:rsidRPr="00CB4E16">
        <w:rPr>
          <w:color w:val="000000" w:themeColor="text1"/>
        </w:rPr>
        <w:t>không</w:t>
      </w:r>
      <w:proofErr w:type="spellEnd"/>
      <w:r w:rsidRPr="00CB4E16">
        <w:rPr>
          <w:color w:val="000000" w:themeColor="text1"/>
        </w:rPr>
        <w:t xml:space="preserve">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tồn</w:t>
      </w:r>
      <w:proofErr w:type="spellEnd"/>
      <w:r w:rsidRPr="00CB4E16">
        <w:rPr>
          <w:color w:val="000000" w:themeColor="text1"/>
        </w:rPr>
        <w:t xml:space="preserve"> </w:t>
      </w:r>
      <w:proofErr w:type="spellStart"/>
      <w:r w:rsidRPr="00CB4E16">
        <w:rPr>
          <w:color w:val="000000" w:themeColor="text1"/>
        </w:rPr>
        <w:t>tại</w:t>
      </w:r>
      <w:proofErr w:type="spellEnd"/>
      <w:r w:rsidRPr="00CB4E16">
        <w:rPr>
          <w:color w:val="000000" w:themeColor="text1"/>
        </w:rPr>
        <w:t xml:space="preserve"> </w:t>
      </w:r>
      <w:proofErr w:type="spellStart"/>
      <w:r w:rsidRPr="00CB4E16">
        <w:rPr>
          <w:color w:val="000000" w:themeColor="text1"/>
        </w:rPr>
        <w:t>trên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thuyết</w:t>
      </w:r>
      <w:proofErr w:type="spellEnd"/>
      <w:r w:rsidRPr="00CB4E16">
        <w:rPr>
          <w:color w:val="000000" w:themeColor="text1"/>
        </w:rPr>
        <w:t>.</w:t>
      </w:r>
    </w:p>
    <w:p w14:paraId="3814324C"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 xml:space="preserve">Lưu </w:t>
      </w:r>
      <w:proofErr w:type="spellStart"/>
      <w:r w:rsidRPr="00CB4E16">
        <w:rPr>
          <w:color w:val="000000" w:themeColor="text1"/>
        </w:rPr>
        <w:t>trữ</w:t>
      </w:r>
      <w:proofErr w:type="spellEnd"/>
      <w:r w:rsidRPr="00CB4E16">
        <w:rPr>
          <w:color w:val="000000" w:themeColor="text1"/>
        </w:rPr>
        <w:t xml:space="preserve"> </w:t>
      </w:r>
      <w:proofErr w:type="spellStart"/>
      <w:r w:rsidRPr="00CB4E16">
        <w:rPr>
          <w:color w:val="000000" w:themeColor="text1"/>
        </w:rPr>
        <w:t>dài</w:t>
      </w:r>
      <w:proofErr w:type="spellEnd"/>
      <w:r w:rsidRPr="00CB4E16">
        <w:rPr>
          <w:color w:val="000000" w:themeColor="text1"/>
        </w:rPr>
        <w:t xml:space="preserve"> </w:t>
      </w:r>
      <w:proofErr w:type="spellStart"/>
      <w:r w:rsidRPr="00CB4E16">
        <w:rPr>
          <w:color w:val="000000" w:themeColor="text1"/>
        </w:rPr>
        <w:t>hạn</w:t>
      </w:r>
      <w:proofErr w:type="spellEnd"/>
      <w:r w:rsidRPr="00CB4E16">
        <w:rPr>
          <w:color w:val="000000" w:themeColor="text1"/>
        </w:rPr>
        <w:t xml:space="preserve"> (archival)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hồ</w:t>
      </w:r>
      <w:proofErr w:type="spellEnd"/>
      <w:r w:rsidRPr="00CB4E16">
        <w:rPr>
          <w:color w:val="000000" w:themeColor="text1"/>
        </w:rPr>
        <w:t xml:space="preserve"> </w:t>
      </w:r>
      <w:proofErr w:type="spellStart"/>
      <w:r w:rsidRPr="00CB4E16">
        <w:rPr>
          <w:color w:val="000000" w:themeColor="text1"/>
        </w:rPr>
        <w:t>sơ</w:t>
      </w:r>
      <w:proofErr w:type="spellEnd"/>
      <w:r w:rsidRPr="00CB4E16">
        <w:rPr>
          <w:color w:val="000000" w:themeColor="text1"/>
        </w:rPr>
        <w:t xml:space="preserve"> </w:t>
      </w:r>
      <w:proofErr w:type="spellStart"/>
      <w:r w:rsidRPr="00CB4E16">
        <w:rPr>
          <w:color w:val="000000" w:themeColor="text1"/>
        </w:rPr>
        <w:t>đã</w:t>
      </w:r>
      <w:proofErr w:type="spellEnd"/>
      <w:r w:rsidRPr="00CB4E16">
        <w:rPr>
          <w:color w:val="000000" w:themeColor="text1"/>
        </w:rPr>
        <w:t xml:space="preserve"> </w:t>
      </w:r>
      <w:proofErr w:type="spellStart"/>
      <w:r w:rsidRPr="00CB4E16">
        <w:rPr>
          <w:color w:val="000000" w:themeColor="text1"/>
        </w:rPr>
        <w:t>đóng</w:t>
      </w:r>
      <w:proofErr w:type="spellEnd"/>
      <w:r w:rsidRPr="00CB4E16">
        <w:rPr>
          <w:color w:val="000000" w:themeColor="text1"/>
        </w:rPr>
        <w:t xml:space="preserve">, </w:t>
      </w:r>
      <w:proofErr w:type="spellStart"/>
      <w:r w:rsidRPr="00CB4E16">
        <w:rPr>
          <w:color w:val="000000" w:themeColor="text1"/>
        </w:rPr>
        <w:t>hết</w:t>
      </w:r>
      <w:proofErr w:type="spellEnd"/>
      <w:r w:rsidRPr="00CB4E16">
        <w:rPr>
          <w:color w:val="000000" w:themeColor="text1"/>
        </w:rPr>
        <w:t xml:space="preserve"> </w:t>
      </w:r>
      <w:proofErr w:type="spellStart"/>
      <w:r w:rsidRPr="00CB4E16">
        <w:rPr>
          <w:color w:val="000000" w:themeColor="text1"/>
        </w:rPr>
        <w:t>hiệu</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hạn</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pháp</w:t>
      </w:r>
      <w:proofErr w:type="spellEnd"/>
      <w:r w:rsidRPr="00CB4E16">
        <w:rPr>
          <w:color w:val="000000" w:themeColor="text1"/>
        </w:rPr>
        <w:t xml:space="preserve"> </w:t>
      </w:r>
      <w:proofErr w:type="spellStart"/>
      <w:r w:rsidRPr="00CB4E16">
        <w:rPr>
          <w:color w:val="000000" w:themeColor="text1"/>
        </w:rPr>
        <w:t>luật</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trữ</w:t>
      </w:r>
      <w:proofErr w:type="spellEnd"/>
      <w:r w:rsidRPr="00CB4E16">
        <w:rPr>
          <w:color w:val="000000" w:themeColor="text1"/>
        </w:rPr>
        <w:t>.</w:t>
      </w:r>
    </w:p>
    <w:p w14:paraId="79DA4DBF" w14:textId="77777777" w:rsidR="001E39AE" w:rsidRPr="00CB4E16" w:rsidRDefault="00000000">
      <w:pPr>
        <w:pStyle w:val="Heading2"/>
        <w:keepNext/>
        <w:spacing w:before="240" w:after="120" w:line="276" w:lineRule="auto"/>
        <w:rPr>
          <w:i/>
          <w:iCs/>
          <w:color w:val="000000" w:themeColor="text1"/>
        </w:rPr>
      </w:pPr>
      <w:bookmarkStart w:id="2440" w:name="_Toc237786563"/>
      <w:bookmarkStart w:id="2441" w:name="_Toc237789043"/>
      <w:r w:rsidRPr="00CB4E16">
        <w:rPr>
          <w:i/>
          <w:iCs/>
          <w:color w:val="000000" w:themeColor="text1"/>
        </w:rPr>
        <w:t xml:space="preserve">4.6. Bảo </w:t>
      </w:r>
      <w:proofErr w:type="spellStart"/>
      <w:r w:rsidRPr="00CB4E16">
        <w:rPr>
          <w:i/>
          <w:iCs/>
          <w:color w:val="000000" w:themeColor="text1"/>
        </w:rPr>
        <w:t>đảm</w:t>
      </w:r>
      <w:proofErr w:type="spellEnd"/>
      <w:r w:rsidRPr="00CB4E16">
        <w:rPr>
          <w:i/>
          <w:iCs/>
          <w:color w:val="000000" w:themeColor="text1"/>
        </w:rPr>
        <w:t xml:space="preserve"> </w:t>
      </w:r>
      <w:proofErr w:type="spellStart"/>
      <w:r w:rsidRPr="00CB4E16">
        <w:rPr>
          <w:i/>
          <w:iCs/>
          <w:color w:val="000000" w:themeColor="text1"/>
        </w:rPr>
        <w:t>liên</w:t>
      </w:r>
      <w:proofErr w:type="spellEnd"/>
      <w:r w:rsidRPr="00CB4E16">
        <w:rPr>
          <w:i/>
          <w:iCs/>
          <w:color w:val="000000" w:themeColor="text1"/>
        </w:rPr>
        <w:t xml:space="preserve"> </w:t>
      </w:r>
      <w:proofErr w:type="spellStart"/>
      <w:r w:rsidRPr="00CB4E16">
        <w:rPr>
          <w:i/>
          <w:iCs/>
          <w:color w:val="000000" w:themeColor="text1"/>
        </w:rPr>
        <w:t>tục</w:t>
      </w:r>
      <w:proofErr w:type="spellEnd"/>
      <w:r w:rsidRPr="00CB4E16">
        <w:rPr>
          <w:i/>
          <w:iCs/>
          <w:color w:val="000000" w:themeColor="text1"/>
        </w:rPr>
        <w:t xml:space="preserve"> </w:t>
      </w:r>
      <w:proofErr w:type="spellStart"/>
      <w:r w:rsidRPr="00CB4E16">
        <w:rPr>
          <w:i/>
          <w:iCs/>
          <w:color w:val="000000" w:themeColor="text1"/>
        </w:rPr>
        <w:t>hoạt</w:t>
      </w:r>
      <w:proofErr w:type="spellEnd"/>
      <w:r w:rsidRPr="00CB4E16">
        <w:rPr>
          <w:i/>
          <w:iCs/>
          <w:color w:val="000000" w:themeColor="text1"/>
        </w:rPr>
        <w:t xml:space="preserve"> </w:t>
      </w:r>
      <w:proofErr w:type="spellStart"/>
      <w:r w:rsidRPr="00CB4E16">
        <w:rPr>
          <w:i/>
          <w:iCs/>
          <w:color w:val="000000" w:themeColor="text1"/>
        </w:rPr>
        <w:t>động</w:t>
      </w:r>
      <w:proofErr w:type="spellEnd"/>
      <w:r w:rsidRPr="00CB4E16">
        <w:rPr>
          <w:i/>
          <w:iCs/>
          <w:color w:val="000000" w:themeColor="text1"/>
        </w:rPr>
        <w:t xml:space="preserve"> (Business Continuity)</w:t>
      </w:r>
      <w:bookmarkEnd w:id="2440"/>
      <w:bookmarkEnd w:id="2441"/>
    </w:p>
    <w:p w14:paraId="46E584CF"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Thiết</w:t>
      </w:r>
      <w:proofErr w:type="spellEnd"/>
      <w:r w:rsidRPr="00CB4E16">
        <w:rPr>
          <w:color w:val="000000" w:themeColor="text1"/>
        </w:rPr>
        <w:t xml:space="preserve"> </w:t>
      </w:r>
      <w:proofErr w:type="spellStart"/>
      <w:r w:rsidRPr="00CB4E16">
        <w:rPr>
          <w:color w:val="000000" w:themeColor="text1"/>
        </w:rPr>
        <w:t>kế</w:t>
      </w:r>
      <w:proofErr w:type="spellEnd"/>
      <w:r w:rsidRPr="00CB4E16">
        <w:rPr>
          <w:color w:val="000000" w:themeColor="text1"/>
        </w:rPr>
        <w:t xml:space="preserve"> </w:t>
      </w:r>
      <w:proofErr w:type="spellStart"/>
      <w:r w:rsidRPr="00CB4E16">
        <w:rPr>
          <w:color w:val="000000" w:themeColor="text1"/>
        </w:rPr>
        <w:t>hạ</w:t>
      </w:r>
      <w:proofErr w:type="spellEnd"/>
      <w:r w:rsidRPr="00CB4E16">
        <w:rPr>
          <w:color w:val="000000" w:themeColor="text1"/>
        </w:rPr>
        <w:t xml:space="preserve"> </w:t>
      </w:r>
      <w:proofErr w:type="spellStart"/>
      <w:r w:rsidRPr="00CB4E16">
        <w:rPr>
          <w:color w:val="000000" w:themeColor="text1"/>
        </w:rPr>
        <w:t>tầng</w:t>
      </w:r>
      <w:proofErr w:type="spellEnd"/>
      <w:r w:rsidRPr="00CB4E16">
        <w:rPr>
          <w:color w:val="000000" w:themeColor="text1"/>
        </w:rPr>
        <w:t xml:space="preserve"> </w:t>
      </w:r>
      <w:proofErr w:type="spellStart"/>
      <w:r w:rsidRPr="00CB4E16">
        <w:rPr>
          <w:color w:val="000000" w:themeColor="text1"/>
        </w:rPr>
        <w:t>đa</w:t>
      </w:r>
      <w:proofErr w:type="spellEnd"/>
      <w:r w:rsidRPr="00CB4E16">
        <w:rPr>
          <w:color w:val="000000" w:themeColor="text1"/>
        </w:rPr>
        <w:t xml:space="preserve"> </w:t>
      </w:r>
      <w:proofErr w:type="spellStart"/>
      <w:r w:rsidRPr="00CB4E16">
        <w:rPr>
          <w:color w:val="000000" w:themeColor="text1"/>
        </w:rPr>
        <w:t>vùng</w:t>
      </w:r>
      <w:proofErr w:type="spellEnd"/>
      <w:r w:rsidRPr="00CB4E16">
        <w:rPr>
          <w:color w:val="000000" w:themeColor="text1"/>
        </w:rPr>
        <w:t xml:space="preserve"> </w:t>
      </w:r>
      <w:proofErr w:type="spellStart"/>
      <w:r w:rsidRPr="00CB4E16">
        <w:rPr>
          <w:color w:val="000000" w:themeColor="text1"/>
        </w:rPr>
        <w:t>sẵn</w:t>
      </w:r>
      <w:proofErr w:type="spellEnd"/>
      <w:r w:rsidRPr="00CB4E16">
        <w:rPr>
          <w:color w:val="000000" w:themeColor="text1"/>
        </w:rPr>
        <w:t xml:space="preserve"> </w:t>
      </w:r>
      <w:proofErr w:type="spellStart"/>
      <w:r w:rsidRPr="00CB4E16">
        <w:rPr>
          <w:color w:val="000000" w:themeColor="text1"/>
        </w:rPr>
        <w:t>sàng</w:t>
      </w:r>
      <w:proofErr w:type="spellEnd"/>
      <w:r w:rsidRPr="00CB4E16">
        <w:rPr>
          <w:color w:val="000000" w:themeColor="text1"/>
        </w:rPr>
        <w:t xml:space="preserve"> (multi-AZ)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dự</w:t>
      </w:r>
      <w:proofErr w:type="spellEnd"/>
      <w:r w:rsidRPr="00CB4E16">
        <w:rPr>
          <w:color w:val="000000" w:themeColor="text1"/>
        </w:rPr>
        <w:t xml:space="preserve"> </w:t>
      </w:r>
      <w:proofErr w:type="spellStart"/>
      <w:r w:rsidRPr="00CB4E16">
        <w:rPr>
          <w:color w:val="000000" w:themeColor="text1"/>
        </w:rPr>
        <w:t>phòng</w:t>
      </w:r>
      <w:proofErr w:type="spellEnd"/>
      <w:r w:rsidRPr="00CB4E16">
        <w:rPr>
          <w:color w:val="000000" w:themeColor="text1"/>
        </w:rPr>
        <w:t xml:space="preserve"> </w:t>
      </w:r>
      <w:proofErr w:type="spellStart"/>
      <w:r w:rsidRPr="00CB4E16">
        <w:rPr>
          <w:color w:val="000000" w:themeColor="text1"/>
        </w:rPr>
        <w:t>nhiều</w:t>
      </w:r>
      <w:proofErr w:type="spellEnd"/>
      <w:r w:rsidRPr="00CB4E16">
        <w:rPr>
          <w:color w:val="000000" w:themeColor="text1"/>
        </w:rPr>
        <w:t xml:space="preserve"> </w:t>
      </w:r>
      <w:proofErr w:type="spellStart"/>
      <w:r w:rsidRPr="00CB4E16">
        <w:rPr>
          <w:color w:val="000000" w:themeColor="text1"/>
        </w:rPr>
        <w:t>khu</w:t>
      </w:r>
      <w:proofErr w:type="spellEnd"/>
      <w:r w:rsidRPr="00CB4E16">
        <w:rPr>
          <w:color w:val="000000" w:themeColor="text1"/>
        </w:rPr>
        <w:t xml:space="preserve"> </w:t>
      </w:r>
      <w:proofErr w:type="spellStart"/>
      <w:r w:rsidRPr="00CB4E16">
        <w:rPr>
          <w:color w:val="000000" w:themeColor="text1"/>
        </w:rPr>
        <w:t>vực</w:t>
      </w:r>
      <w:proofErr w:type="spellEnd"/>
      <w:r w:rsidRPr="00CB4E16">
        <w:rPr>
          <w:color w:val="000000" w:themeColor="text1"/>
        </w:rPr>
        <w:t xml:space="preserve"> (multi-region)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trọng</w:t>
      </w:r>
      <w:proofErr w:type="spellEnd"/>
      <w:r w:rsidRPr="00CB4E16">
        <w:rPr>
          <w:color w:val="000000" w:themeColor="text1"/>
        </w:rPr>
        <w:t xml:space="preserve"> </w:t>
      </w:r>
      <w:proofErr w:type="spellStart"/>
      <w:r w:rsidRPr="00CB4E16">
        <w:rPr>
          <w:color w:val="000000" w:themeColor="text1"/>
        </w:rPr>
        <w:t>yếu</w:t>
      </w:r>
      <w:proofErr w:type="spellEnd"/>
      <w:r w:rsidRPr="00CB4E16">
        <w:rPr>
          <w:color w:val="000000" w:themeColor="text1"/>
        </w:rPr>
        <w:t>.</w:t>
      </w:r>
    </w:p>
    <w:p w14:paraId="6E24CCBE" w14:textId="77777777" w:rsidR="001E39AE"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Kế</w:t>
      </w:r>
      <w:proofErr w:type="spellEnd"/>
      <w:r w:rsidRPr="00CB4E16">
        <w:rPr>
          <w:color w:val="000000" w:themeColor="text1"/>
        </w:rPr>
        <w:t xml:space="preserve"> </w:t>
      </w:r>
      <w:proofErr w:type="spellStart"/>
      <w:r w:rsidRPr="00CB4E16">
        <w:rPr>
          <w:color w:val="000000" w:themeColor="text1"/>
        </w:rPr>
        <w:t>hoạch</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tục</w:t>
      </w:r>
      <w:proofErr w:type="spellEnd"/>
      <w:r w:rsidRPr="00CB4E16">
        <w:rPr>
          <w:color w:val="000000" w:themeColor="text1"/>
        </w:rPr>
        <w:t xml:space="preserve"> </w:t>
      </w:r>
      <w:proofErr w:type="spellStart"/>
      <w:r w:rsidRPr="00CB4E16">
        <w:rPr>
          <w:color w:val="000000" w:themeColor="text1"/>
        </w:rPr>
        <w:t>hoạt</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khôi</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sau</w:t>
      </w:r>
      <w:proofErr w:type="spellEnd"/>
      <w:r w:rsidRPr="00CB4E16">
        <w:rPr>
          <w:color w:val="000000" w:themeColor="text1"/>
        </w:rPr>
        <w:t xml:space="preserve"> </w:t>
      </w:r>
      <w:proofErr w:type="spellStart"/>
      <w:r w:rsidRPr="00CB4E16">
        <w:rPr>
          <w:color w:val="000000" w:themeColor="text1"/>
        </w:rPr>
        <w:t>thảm</w:t>
      </w:r>
      <w:proofErr w:type="spellEnd"/>
      <w:r w:rsidRPr="00CB4E16">
        <w:rPr>
          <w:color w:val="000000" w:themeColor="text1"/>
        </w:rPr>
        <w:t xml:space="preserve"> </w:t>
      </w:r>
      <w:proofErr w:type="spellStart"/>
      <w:r w:rsidRPr="00CB4E16">
        <w:rPr>
          <w:color w:val="000000" w:themeColor="text1"/>
        </w:rPr>
        <w:t>hoạ</w:t>
      </w:r>
      <w:proofErr w:type="spellEnd"/>
      <w:r w:rsidRPr="00CB4E16">
        <w:rPr>
          <w:color w:val="000000" w:themeColor="text1"/>
        </w:rPr>
        <w:t xml:space="preserve"> (BCP/DRP) </w:t>
      </w:r>
      <w:proofErr w:type="spellStart"/>
      <w:r w:rsidRPr="00CB4E16">
        <w:rPr>
          <w:color w:val="000000" w:themeColor="text1"/>
        </w:rPr>
        <w:t>xác</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rõ</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tiêu</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khôi</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(RTO)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tiêu</w:t>
      </w:r>
      <w:proofErr w:type="spellEnd"/>
      <w:r w:rsidRPr="00CB4E16">
        <w:rPr>
          <w:color w:val="000000" w:themeColor="text1"/>
        </w:rPr>
        <w:t xml:space="preserve"> </w:t>
      </w:r>
      <w:proofErr w:type="spellStart"/>
      <w:r w:rsidRPr="00CB4E16">
        <w:rPr>
          <w:color w:val="000000" w:themeColor="text1"/>
        </w:rPr>
        <w:t>điểm</w:t>
      </w:r>
      <w:proofErr w:type="spellEnd"/>
      <w:r w:rsidRPr="00CB4E16">
        <w:rPr>
          <w:color w:val="000000" w:themeColor="text1"/>
        </w:rPr>
        <w:t xml:space="preserve"> </w:t>
      </w:r>
      <w:proofErr w:type="spellStart"/>
      <w:r w:rsidRPr="00CB4E16">
        <w:rPr>
          <w:color w:val="000000" w:themeColor="text1"/>
        </w:rPr>
        <w:t>khôi</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(RPO)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từng</w:t>
      </w:r>
      <w:proofErr w:type="spellEnd"/>
      <w:r w:rsidRPr="00CB4E16">
        <w:rPr>
          <w:color w:val="000000" w:themeColor="text1"/>
        </w:rPr>
        <w:t xml:space="preserve"> </w:t>
      </w:r>
      <w:proofErr w:type="spellStart"/>
      <w:r w:rsidRPr="00CB4E16">
        <w:rPr>
          <w:color w:val="000000" w:themeColor="text1"/>
        </w:rPr>
        <w:t>nhóm</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bảng</w:t>
      </w:r>
      <w:proofErr w:type="spellEnd"/>
      <w:r w:rsidRPr="00CB4E16">
        <w:rPr>
          <w:color w:val="000000" w:themeColor="text1"/>
        </w:rPr>
        <w:t xml:space="preserve"> </w:t>
      </w:r>
      <w:proofErr w:type="spellStart"/>
      <w:r w:rsidRPr="00CB4E16">
        <w:rPr>
          <w:color w:val="000000" w:themeColor="text1"/>
        </w:rPr>
        <w:t>dưới</w:t>
      </w:r>
      <w:proofErr w:type="spellEnd"/>
      <w:r w:rsidRPr="00CB4E16">
        <w:rPr>
          <w:color w:val="000000" w:themeColor="text1"/>
        </w:rPr>
        <w:t xml:space="preserve"> </w:t>
      </w:r>
      <w:proofErr w:type="spellStart"/>
      <w:r w:rsidRPr="00CB4E16">
        <w:rPr>
          <w:color w:val="000000" w:themeColor="text1"/>
        </w:rPr>
        <w:t>đây</w:t>
      </w:r>
      <w:proofErr w:type="spellEnd"/>
      <w:r w:rsidRPr="00CB4E16">
        <w:rPr>
          <w:color w:val="000000" w:themeColor="text1"/>
        </w:rPr>
        <w:t xml:space="preserve">; </w:t>
      </w:r>
      <w:proofErr w:type="spellStart"/>
      <w:r w:rsidRPr="00CB4E16">
        <w:rPr>
          <w:color w:val="000000" w:themeColor="text1"/>
        </w:rPr>
        <w:t>diễn</w:t>
      </w:r>
      <w:proofErr w:type="spellEnd"/>
      <w:r w:rsidRPr="00CB4E16">
        <w:rPr>
          <w:color w:val="000000" w:themeColor="text1"/>
        </w:rPr>
        <w:t xml:space="preserve"> </w:t>
      </w:r>
      <w:proofErr w:type="spellStart"/>
      <w:r w:rsidRPr="00CB4E16">
        <w:rPr>
          <w:color w:val="000000" w:themeColor="text1"/>
        </w:rPr>
        <w:t>tập</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dự</w:t>
      </w:r>
      <w:proofErr w:type="spellEnd"/>
      <w:r w:rsidRPr="00CB4E16">
        <w:rPr>
          <w:color w:val="000000" w:themeColor="text1"/>
        </w:rPr>
        <w:t xml:space="preserve"> </w:t>
      </w:r>
      <w:proofErr w:type="spellStart"/>
      <w:r w:rsidRPr="00CB4E16">
        <w:rPr>
          <w:color w:val="000000" w:themeColor="text1"/>
        </w:rPr>
        <w:t>phòng</w:t>
      </w:r>
      <w:proofErr w:type="spellEnd"/>
      <w:r w:rsidRPr="00CB4E16">
        <w:rPr>
          <w:color w:val="000000" w:themeColor="text1"/>
        </w:rPr>
        <w:t xml:space="preserve"> (failover)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kỳ</w:t>
      </w:r>
      <w:proofErr w:type="spellEnd"/>
      <w:r w:rsidRPr="00CB4E16">
        <w:rPr>
          <w:color w:val="000000" w:themeColor="text1"/>
        </w:rPr>
        <w:t>.</w:t>
      </w:r>
    </w:p>
    <w:p w14:paraId="14CF832C" w14:textId="77777777" w:rsidR="001E39AE" w:rsidRPr="00CB4E16" w:rsidRDefault="00000000">
      <w:pPr>
        <w:pStyle w:val="ListParagraph"/>
        <w:numPr>
          <w:ilvl w:val="0"/>
          <w:numId w:val="1"/>
        </w:numPr>
        <w:spacing w:after="120"/>
        <w:jc w:val="both"/>
        <w:rPr>
          <w:color w:val="000000" w:themeColor="text1"/>
        </w:rPr>
      </w:pPr>
      <w:r w:rsidRPr="00CB4E16">
        <w:rPr>
          <w:color w:val="000000" w:themeColor="text1"/>
        </w:rPr>
        <w:t xml:space="preserve">Công </w:t>
      </w:r>
      <w:proofErr w:type="spellStart"/>
      <w:r w:rsidRPr="00CB4E16">
        <w:rPr>
          <w:color w:val="000000" w:themeColor="text1"/>
        </w:rPr>
        <w:t>bố</w:t>
      </w:r>
      <w:proofErr w:type="spellEnd"/>
      <w:r w:rsidRPr="00CB4E16">
        <w:rPr>
          <w:color w:val="000000" w:themeColor="text1"/>
        </w:rPr>
        <w:t xml:space="preserve"> cam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sẵn</w:t>
      </w:r>
      <w:proofErr w:type="spellEnd"/>
      <w:r w:rsidRPr="00CB4E16">
        <w:rPr>
          <w:color w:val="000000" w:themeColor="text1"/>
        </w:rPr>
        <w:t xml:space="preserve"> </w:t>
      </w:r>
      <w:proofErr w:type="spellStart"/>
      <w:r w:rsidRPr="00CB4E16">
        <w:rPr>
          <w:color w:val="000000" w:themeColor="text1"/>
        </w:rPr>
        <w:t>sàng</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(SLA)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1"/>
        <w:gridCol w:w="1595"/>
        <w:gridCol w:w="2174"/>
        <w:gridCol w:w="2385"/>
      </w:tblGrid>
      <w:tr w:rsidR="001E39AE" w:rsidRPr="00CB4E16" w14:paraId="1246B740" w14:textId="77777777">
        <w:trPr>
          <w:tblHeader/>
        </w:trPr>
        <w:tc>
          <w:tcPr>
            <w:tcW w:w="0" w:type="auto"/>
            <w:shd w:val="clear" w:color="auto" w:fill="D9E1F2"/>
            <w:tcMar>
              <w:top w:w="80" w:type="dxa"/>
              <w:left w:w="100" w:type="dxa"/>
              <w:bottom w:w="80" w:type="dxa"/>
              <w:right w:w="100" w:type="dxa"/>
            </w:tcMar>
            <w:vAlign w:val="center"/>
          </w:tcPr>
          <w:p w14:paraId="77E7E2E8" w14:textId="77777777" w:rsidR="001E39AE" w:rsidRPr="00CB4E16" w:rsidRDefault="00000000" w:rsidP="00E36B6F">
            <w:pPr>
              <w:jc w:val="center"/>
              <w:rPr>
                <w:b/>
                <w:color w:val="000000" w:themeColor="text1"/>
                <w:sz w:val="26"/>
                <w:szCs w:val="26"/>
              </w:rPr>
            </w:pPr>
            <w:proofErr w:type="spellStart"/>
            <w:r w:rsidRPr="00CB4E16">
              <w:rPr>
                <w:b/>
                <w:color w:val="000000" w:themeColor="text1"/>
                <w:sz w:val="26"/>
                <w:szCs w:val="26"/>
              </w:rPr>
              <w:t>Nhóm</w:t>
            </w:r>
            <w:proofErr w:type="spellEnd"/>
            <w:r w:rsidRPr="00CB4E16">
              <w:rPr>
                <w:b/>
                <w:color w:val="000000" w:themeColor="text1"/>
                <w:sz w:val="26"/>
                <w:szCs w:val="26"/>
              </w:rPr>
              <w:t xml:space="preserve"> </w:t>
            </w:r>
            <w:proofErr w:type="spellStart"/>
            <w:r w:rsidRPr="00CB4E16">
              <w:rPr>
                <w:b/>
                <w:color w:val="000000" w:themeColor="text1"/>
                <w:sz w:val="26"/>
                <w:szCs w:val="26"/>
              </w:rPr>
              <w:t>dữ</w:t>
            </w:r>
            <w:proofErr w:type="spellEnd"/>
            <w:r w:rsidRPr="00CB4E16">
              <w:rPr>
                <w:b/>
                <w:color w:val="000000" w:themeColor="text1"/>
                <w:sz w:val="26"/>
                <w:szCs w:val="26"/>
              </w:rPr>
              <w:t xml:space="preserve"> </w:t>
            </w:r>
            <w:proofErr w:type="spellStart"/>
            <w:r w:rsidRPr="00CB4E16">
              <w:rPr>
                <w:b/>
                <w:color w:val="000000" w:themeColor="text1"/>
                <w:sz w:val="26"/>
                <w:szCs w:val="26"/>
              </w:rPr>
              <w:t>liệu</w:t>
            </w:r>
            <w:proofErr w:type="spellEnd"/>
            <w:r w:rsidRPr="00CB4E16">
              <w:rPr>
                <w:b/>
                <w:color w:val="000000" w:themeColor="text1"/>
                <w:sz w:val="26"/>
                <w:szCs w:val="26"/>
              </w:rPr>
              <w:t>/</w:t>
            </w:r>
            <w:proofErr w:type="spellStart"/>
            <w:r w:rsidRPr="00CB4E16">
              <w:rPr>
                <w:b/>
                <w:color w:val="000000" w:themeColor="text1"/>
                <w:sz w:val="26"/>
                <w:szCs w:val="26"/>
              </w:rPr>
              <w:t>dịch</w:t>
            </w:r>
            <w:proofErr w:type="spellEnd"/>
            <w:r w:rsidRPr="00CB4E16">
              <w:rPr>
                <w:b/>
                <w:color w:val="000000" w:themeColor="text1"/>
                <w:sz w:val="26"/>
                <w:szCs w:val="26"/>
              </w:rPr>
              <w:t xml:space="preserve"> </w:t>
            </w:r>
            <w:proofErr w:type="spellStart"/>
            <w:r w:rsidRPr="00CB4E16">
              <w:rPr>
                <w:b/>
                <w:color w:val="000000" w:themeColor="text1"/>
                <w:sz w:val="26"/>
                <w:szCs w:val="26"/>
              </w:rPr>
              <w:t>vụ</w:t>
            </w:r>
            <w:proofErr w:type="spellEnd"/>
          </w:p>
        </w:tc>
        <w:tc>
          <w:tcPr>
            <w:tcW w:w="0" w:type="auto"/>
            <w:shd w:val="clear" w:color="auto" w:fill="D9E1F2"/>
            <w:tcMar>
              <w:top w:w="80" w:type="dxa"/>
              <w:left w:w="100" w:type="dxa"/>
              <w:bottom w:w="80" w:type="dxa"/>
              <w:right w:w="100" w:type="dxa"/>
            </w:tcMar>
            <w:vAlign w:val="center"/>
          </w:tcPr>
          <w:p w14:paraId="15F8D9C4" w14:textId="77777777" w:rsidR="001E39AE" w:rsidRPr="00CB4E16" w:rsidRDefault="00000000" w:rsidP="00E36B6F">
            <w:pPr>
              <w:jc w:val="center"/>
              <w:rPr>
                <w:b/>
                <w:color w:val="000000" w:themeColor="text1"/>
                <w:sz w:val="26"/>
                <w:szCs w:val="26"/>
              </w:rPr>
            </w:pPr>
            <w:proofErr w:type="spellStart"/>
            <w:r w:rsidRPr="00CB4E16">
              <w:rPr>
                <w:b/>
                <w:color w:val="000000" w:themeColor="text1"/>
                <w:sz w:val="26"/>
                <w:szCs w:val="26"/>
              </w:rPr>
              <w:t>Mức</w:t>
            </w:r>
            <w:proofErr w:type="spellEnd"/>
            <w:r w:rsidRPr="00CB4E16">
              <w:rPr>
                <w:b/>
                <w:color w:val="000000" w:themeColor="text1"/>
                <w:sz w:val="26"/>
                <w:szCs w:val="26"/>
              </w:rPr>
              <w:t xml:space="preserve"> </w:t>
            </w:r>
            <w:proofErr w:type="spellStart"/>
            <w:r w:rsidRPr="00CB4E16">
              <w:rPr>
                <w:b/>
                <w:color w:val="000000" w:themeColor="text1"/>
                <w:sz w:val="26"/>
                <w:szCs w:val="26"/>
              </w:rPr>
              <w:t>độ</w:t>
            </w:r>
            <w:proofErr w:type="spellEnd"/>
            <w:r w:rsidRPr="00CB4E16">
              <w:rPr>
                <w:b/>
                <w:color w:val="000000" w:themeColor="text1"/>
                <w:sz w:val="26"/>
                <w:szCs w:val="26"/>
              </w:rPr>
              <w:t xml:space="preserve"> </w:t>
            </w:r>
            <w:proofErr w:type="spellStart"/>
            <w:r w:rsidRPr="00CB4E16">
              <w:rPr>
                <w:b/>
                <w:color w:val="000000" w:themeColor="text1"/>
                <w:sz w:val="26"/>
                <w:szCs w:val="26"/>
              </w:rPr>
              <w:t>quan</w:t>
            </w:r>
            <w:proofErr w:type="spellEnd"/>
            <w:r w:rsidRPr="00CB4E16">
              <w:rPr>
                <w:b/>
                <w:color w:val="000000" w:themeColor="text1"/>
                <w:sz w:val="26"/>
                <w:szCs w:val="26"/>
              </w:rPr>
              <w:t xml:space="preserve"> </w:t>
            </w:r>
            <w:proofErr w:type="spellStart"/>
            <w:r w:rsidRPr="00CB4E16">
              <w:rPr>
                <w:b/>
                <w:color w:val="000000" w:themeColor="text1"/>
                <w:sz w:val="26"/>
                <w:szCs w:val="26"/>
              </w:rPr>
              <w:t>trọng</w:t>
            </w:r>
            <w:proofErr w:type="spellEnd"/>
          </w:p>
        </w:tc>
        <w:tc>
          <w:tcPr>
            <w:tcW w:w="0" w:type="auto"/>
            <w:shd w:val="clear" w:color="auto" w:fill="D9E1F2"/>
            <w:tcMar>
              <w:top w:w="80" w:type="dxa"/>
              <w:left w:w="100" w:type="dxa"/>
              <w:bottom w:w="80" w:type="dxa"/>
              <w:right w:w="100" w:type="dxa"/>
            </w:tcMar>
            <w:vAlign w:val="center"/>
          </w:tcPr>
          <w:p w14:paraId="06C6F4DF" w14:textId="77777777" w:rsidR="001E39AE" w:rsidRPr="00CB4E16" w:rsidRDefault="00000000" w:rsidP="00E36B6F">
            <w:pPr>
              <w:jc w:val="center"/>
              <w:rPr>
                <w:b/>
                <w:color w:val="000000" w:themeColor="text1"/>
                <w:sz w:val="26"/>
                <w:szCs w:val="26"/>
              </w:rPr>
            </w:pPr>
            <w:r w:rsidRPr="00CB4E16">
              <w:rPr>
                <w:b/>
                <w:color w:val="000000" w:themeColor="text1"/>
                <w:sz w:val="26"/>
                <w:szCs w:val="26"/>
              </w:rPr>
              <w:t>RPO (</w:t>
            </w:r>
            <w:proofErr w:type="spellStart"/>
            <w:r w:rsidRPr="00CB4E16">
              <w:rPr>
                <w:b/>
                <w:color w:val="000000" w:themeColor="text1"/>
                <w:sz w:val="26"/>
                <w:szCs w:val="26"/>
              </w:rPr>
              <w:t>mục</w:t>
            </w:r>
            <w:proofErr w:type="spellEnd"/>
            <w:r w:rsidRPr="00CB4E16">
              <w:rPr>
                <w:b/>
                <w:color w:val="000000" w:themeColor="text1"/>
                <w:sz w:val="26"/>
                <w:szCs w:val="26"/>
              </w:rPr>
              <w:t xml:space="preserve"> </w:t>
            </w:r>
            <w:proofErr w:type="spellStart"/>
            <w:r w:rsidRPr="00CB4E16">
              <w:rPr>
                <w:b/>
                <w:color w:val="000000" w:themeColor="text1"/>
                <w:sz w:val="26"/>
                <w:szCs w:val="26"/>
              </w:rPr>
              <w:t>tiêu</w:t>
            </w:r>
            <w:proofErr w:type="spellEnd"/>
            <w:r w:rsidRPr="00CB4E16">
              <w:rPr>
                <w:b/>
                <w:color w:val="000000" w:themeColor="text1"/>
                <w:sz w:val="26"/>
                <w:szCs w:val="26"/>
              </w:rPr>
              <w:t xml:space="preserve"> </w:t>
            </w:r>
            <w:proofErr w:type="spellStart"/>
            <w:r w:rsidRPr="00CB4E16">
              <w:rPr>
                <w:b/>
                <w:color w:val="000000" w:themeColor="text1"/>
                <w:sz w:val="26"/>
                <w:szCs w:val="26"/>
              </w:rPr>
              <w:t>điểm</w:t>
            </w:r>
            <w:proofErr w:type="spellEnd"/>
            <w:r w:rsidRPr="00CB4E16">
              <w:rPr>
                <w:b/>
                <w:color w:val="000000" w:themeColor="text1"/>
                <w:sz w:val="26"/>
                <w:szCs w:val="26"/>
              </w:rPr>
              <w:t xml:space="preserve"> </w:t>
            </w:r>
            <w:proofErr w:type="spellStart"/>
            <w:r w:rsidRPr="00CB4E16">
              <w:rPr>
                <w:b/>
                <w:color w:val="000000" w:themeColor="text1"/>
                <w:sz w:val="26"/>
                <w:szCs w:val="26"/>
              </w:rPr>
              <w:t>khôi</w:t>
            </w:r>
            <w:proofErr w:type="spellEnd"/>
            <w:r w:rsidRPr="00CB4E16">
              <w:rPr>
                <w:b/>
                <w:color w:val="000000" w:themeColor="text1"/>
                <w:sz w:val="26"/>
                <w:szCs w:val="26"/>
              </w:rPr>
              <w:t xml:space="preserve"> </w:t>
            </w:r>
            <w:proofErr w:type="spellStart"/>
            <w:r w:rsidRPr="00CB4E16">
              <w:rPr>
                <w:b/>
                <w:color w:val="000000" w:themeColor="text1"/>
                <w:sz w:val="26"/>
                <w:szCs w:val="26"/>
              </w:rPr>
              <w:t>phục</w:t>
            </w:r>
            <w:proofErr w:type="spellEnd"/>
            <w:r w:rsidRPr="00CB4E16">
              <w:rPr>
                <w:b/>
                <w:color w:val="000000" w:themeColor="text1"/>
                <w:sz w:val="26"/>
                <w:szCs w:val="26"/>
              </w:rPr>
              <w:t>)</w:t>
            </w:r>
          </w:p>
        </w:tc>
        <w:tc>
          <w:tcPr>
            <w:tcW w:w="0" w:type="auto"/>
            <w:shd w:val="clear" w:color="auto" w:fill="D9E1F2"/>
            <w:tcMar>
              <w:top w:w="80" w:type="dxa"/>
              <w:left w:w="100" w:type="dxa"/>
              <w:bottom w:w="80" w:type="dxa"/>
              <w:right w:w="100" w:type="dxa"/>
            </w:tcMar>
            <w:vAlign w:val="center"/>
          </w:tcPr>
          <w:p w14:paraId="19ACB920" w14:textId="77777777" w:rsidR="001E39AE" w:rsidRPr="00CB4E16" w:rsidRDefault="00000000" w:rsidP="00E36B6F">
            <w:pPr>
              <w:jc w:val="center"/>
              <w:rPr>
                <w:b/>
                <w:color w:val="000000" w:themeColor="text1"/>
                <w:sz w:val="26"/>
                <w:szCs w:val="26"/>
              </w:rPr>
            </w:pPr>
            <w:r w:rsidRPr="00CB4E16">
              <w:rPr>
                <w:b/>
                <w:color w:val="000000" w:themeColor="text1"/>
                <w:sz w:val="26"/>
                <w:szCs w:val="26"/>
              </w:rPr>
              <w:t>RTO (</w:t>
            </w:r>
            <w:proofErr w:type="spellStart"/>
            <w:r w:rsidRPr="00CB4E16">
              <w:rPr>
                <w:b/>
                <w:color w:val="000000" w:themeColor="text1"/>
                <w:sz w:val="26"/>
                <w:szCs w:val="26"/>
              </w:rPr>
              <w:t>mục</w:t>
            </w:r>
            <w:proofErr w:type="spellEnd"/>
            <w:r w:rsidRPr="00CB4E16">
              <w:rPr>
                <w:b/>
                <w:color w:val="000000" w:themeColor="text1"/>
                <w:sz w:val="26"/>
                <w:szCs w:val="26"/>
              </w:rPr>
              <w:t xml:space="preserve"> </w:t>
            </w:r>
            <w:proofErr w:type="spellStart"/>
            <w:r w:rsidRPr="00CB4E16">
              <w:rPr>
                <w:b/>
                <w:color w:val="000000" w:themeColor="text1"/>
                <w:sz w:val="26"/>
                <w:szCs w:val="26"/>
              </w:rPr>
              <w:t>tiêu</w:t>
            </w:r>
            <w:proofErr w:type="spellEnd"/>
            <w:r w:rsidRPr="00CB4E16">
              <w:rPr>
                <w:b/>
                <w:color w:val="000000" w:themeColor="text1"/>
                <w:sz w:val="26"/>
                <w:szCs w:val="26"/>
              </w:rPr>
              <w:t xml:space="preserve"> </w:t>
            </w:r>
            <w:proofErr w:type="spellStart"/>
            <w:r w:rsidRPr="00CB4E16">
              <w:rPr>
                <w:b/>
                <w:color w:val="000000" w:themeColor="text1"/>
                <w:sz w:val="26"/>
                <w:szCs w:val="26"/>
              </w:rPr>
              <w:t>thời</w:t>
            </w:r>
            <w:proofErr w:type="spellEnd"/>
            <w:r w:rsidRPr="00CB4E16">
              <w:rPr>
                <w:b/>
                <w:color w:val="000000" w:themeColor="text1"/>
                <w:sz w:val="26"/>
                <w:szCs w:val="26"/>
              </w:rPr>
              <w:t xml:space="preserve"> </w:t>
            </w:r>
            <w:proofErr w:type="spellStart"/>
            <w:r w:rsidRPr="00CB4E16">
              <w:rPr>
                <w:b/>
                <w:color w:val="000000" w:themeColor="text1"/>
                <w:sz w:val="26"/>
                <w:szCs w:val="26"/>
              </w:rPr>
              <w:t>gian</w:t>
            </w:r>
            <w:proofErr w:type="spellEnd"/>
            <w:r w:rsidRPr="00CB4E16">
              <w:rPr>
                <w:b/>
                <w:color w:val="000000" w:themeColor="text1"/>
                <w:sz w:val="26"/>
                <w:szCs w:val="26"/>
              </w:rPr>
              <w:t xml:space="preserve"> </w:t>
            </w:r>
            <w:proofErr w:type="spellStart"/>
            <w:r w:rsidRPr="00CB4E16">
              <w:rPr>
                <w:b/>
                <w:color w:val="000000" w:themeColor="text1"/>
                <w:sz w:val="26"/>
                <w:szCs w:val="26"/>
              </w:rPr>
              <w:t>khôi</w:t>
            </w:r>
            <w:proofErr w:type="spellEnd"/>
            <w:r w:rsidRPr="00CB4E16">
              <w:rPr>
                <w:b/>
                <w:color w:val="000000" w:themeColor="text1"/>
                <w:sz w:val="26"/>
                <w:szCs w:val="26"/>
              </w:rPr>
              <w:t xml:space="preserve"> </w:t>
            </w:r>
            <w:proofErr w:type="spellStart"/>
            <w:r w:rsidRPr="00CB4E16">
              <w:rPr>
                <w:b/>
                <w:color w:val="000000" w:themeColor="text1"/>
                <w:sz w:val="26"/>
                <w:szCs w:val="26"/>
              </w:rPr>
              <w:t>phục</w:t>
            </w:r>
            <w:proofErr w:type="spellEnd"/>
            <w:r w:rsidRPr="00CB4E16">
              <w:rPr>
                <w:b/>
                <w:color w:val="000000" w:themeColor="text1"/>
                <w:sz w:val="26"/>
                <w:szCs w:val="26"/>
              </w:rPr>
              <w:t>)</w:t>
            </w:r>
          </w:p>
        </w:tc>
      </w:tr>
      <w:tr w:rsidR="001E39AE" w:rsidRPr="00CB4E16" w14:paraId="1986C326" w14:textId="77777777">
        <w:tc>
          <w:tcPr>
            <w:tcW w:w="0" w:type="auto"/>
            <w:tcMar>
              <w:top w:w="80" w:type="dxa"/>
              <w:left w:w="100" w:type="dxa"/>
              <w:bottom w:w="80" w:type="dxa"/>
              <w:right w:w="100" w:type="dxa"/>
            </w:tcMar>
            <w:vAlign w:val="center"/>
          </w:tcPr>
          <w:p w14:paraId="3DF0D5B0" w14:textId="77777777" w:rsidR="001E39AE" w:rsidRPr="00CB4E16" w:rsidRDefault="00000000">
            <w:pPr>
              <w:rPr>
                <w:color w:val="000000" w:themeColor="text1"/>
                <w:sz w:val="26"/>
                <w:szCs w:val="26"/>
              </w:rPr>
            </w:pPr>
            <w:r w:rsidRPr="00CB4E16">
              <w:rPr>
                <w:color w:val="000000" w:themeColor="text1"/>
                <w:sz w:val="26"/>
                <w:szCs w:val="26"/>
              </w:rPr>
              <w:t xml:space="preserve">Giao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ngân</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8, 9)</w:t>
            </w:r>
          </w:p>
        </w:tc>
        <w:tc>
          <w:tcPr>
            <w:tcW w:w="0" w:type="auto"/>
            <w:tcMar>
              <w:top w:w="80" w:type="dxa"/>
              <w:left w:w="100" w:type="dxa"/>
              <w:bottom w:w="80" w:type="dxa"/>
              <w:right w:w="100" w:type="dxa"/>
            </w:tcMar>
            <w:vAlign w:val="center"/>
          </w:tcPr>
          <w:p w14:paraId="5B4286B2" w14:textId="77777777" w:rsidR="001E39AE" w:rsidRPr="00CB4E16" w:rsidRDefault="00000000" w:rsidP="00E36B6F">
            <w:pPr>
              <w:jc w:val="center"/>
              <w:rPr>
                <w:color w:val="000000" w:themeColor="text1"/>
                <w:sz w:val="26"/>
                <w:szCs w:val="26"/>
              </w:rPr>
            </w:pPr>
            <w:proofErr w:type="spellStart"/>
            <w:r w:rsidRPr="00CB4E16">
              <w:rPr>
                <w:color w:val="000000" w:themeColor="text1"/>
                <w:sz w:val="26"/>
                <w:szCs w:val="26"/>
              </w:rPr>
              <w:t>Trọng</w:t>
            </w:r>
            <w:proofErr w:type="spellEnd"/>
            <w:r w:rsidRPr="00CB4E16">
              <w:rPr>
                <w:color w:val="000000" w:themeColor="text1"/>
                <w:sz w:val="26"/>
                <w:szCs w:val="26"/>
              </w:rPr>
              <w:t xml:space="preserve"> </w:t>
            </w:r>
            <w:proofErr w:type="spellStart"/>
            <w:r w:rsidRPr="00CB4E16">
              <w:rPr>
                <w:color w:val="000000" w:themeColor="text1"/>
                <w:sz w:val="26"/>
                <w:szCs w:val="26"/>
              </w:rPr>
              <w:t>yếu</w:t>
            </w:r>
            <w:proofErr w:type="spellEnd"/>
          </w:p>
        </w:tc>
        <w:tc>
          <w:tcPr>
            <w:tcW w:w="0" w:type="auto"/>
            <w:tcMar>
              <w:top w:w="80" w:type="dxa"/>
              <w:left w:w="100" w:type="dxa"/>
              <w:bottom w:w="80" w:type="dxa"/>
              <w:right w:w="100" w:type="dxa"/>
            </w:tcMar>
            <w:vAlign w:val="center"/>
          </w:tcPr>
          <w:p w14:paraId="223638A0"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 1 </w:t>
            </w:r>
            <w:proofErr w:type="spellStart"/>
            <w:r w:rsidRPr="00CB4E16">
              <w:rPr>
                <w:color w:val="000000" w:themeColor="text1"/>
                <w:sz w:val="26"/>
                <w:szCs w:val="26"/>
              </w:rPr>
              <w:t>giờ</w:t>
            </w:r>
            <w:proofErr w:type="spellEnd"/>
          </w:p>
        </w:tc>
        <w:tc>
          <w:tcPr>
            <w:tcW w:w="0" w:type="auto"/>
            <w:tcMar>
              <w:top w:w="80" w:type="dxa"/>
              <w:left w:w="100" w:type="dxa"/>
              <w:bottom w:w="80" w:type="dxa"/>
              <w:right w:w="100" w:type="dxa"/>
            </w:tcMar>
            <w:vAlign w:val="center"/>
          </w:tcPr>
          <w:p w14:paraId="1527236D"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 4 </w:t>
            </w:r>
            <w:proofErr w:type="spellStart"/>
            <w:r w:rsidRPr="00CB4E16">
              <w:rPr>
                <w:color w:val="000000" w:themeColor="text1"/>
                <w:sz w:val="26"/>
                <w:szCs w:val="26"/>
              </w:rPr>
              <w:t>giờ</w:t>
            </w:r>
            <w:proofErr w:type="spellEnd"/>
          </w:p>
        </w:tc>
      </w:tr>
      <w:tr w:rsidR="001E39AE" w:rsidRPr="00CB4E16" w14:paraId="6C7471C2" w14:textId="77777777">
        <w:tc>
          <w:tcPr>
            <w:tcW w:w="0" w:type="auto"/>
            <w:tcMar>
              <w:top w:w="80" w:type="dxa"/>
              <w:left w:w="100" w:type="dxa"/>
              <w:bottom w:w="80" w:type="dxa"/>
              <w:right w:w="100" w:type="dxa"/>
            </w:tcMar>
            <w:vAlign w:val="center"/>
          </w:tcPr>
          <w:p w14:paraId="61F94545" w14:textId="77777777" w:rsidR="001E39AE" w:rsidRPr="00CB4E16" w:rsidRDefault="00000000">
            <w:pPr>
              <w:rPr>
                <w:color w:val="000000" w:themeColor="text1"/>
                <w:sz w:val="26"/>
                <w:szCs w:val="26"/>
              </w:rPr>
            </w:pP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1)</w:t>
            </w:r>
          </w:p>
        </w:tc>
        <w:tc>
          <w:tcPr>
            <w:tcW w:w="0" w:type="auto"/>
            <w:tcMar>
              <w:top w:w="80" w:type="dxa"/>
              <w:left w:w="100" w:type="dxa"/>
              <w:bottom w:w="80" w:type="dxa"/>
              <w:right w:w="100" w:type="dxa"/>
            </w:tcMar>
            <w:vAlign w:val="center"/>
          </w:tcPr>
          <w:p w14:paraId="32E3584F"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Quan </w:t>
            </w:r>
            <w:proofErr w:type="spellStart"/>
            <w:r w:rsidRPr="00CB4E16">
              <w:rPr>
                <w:color w:val="000000" w:themeColor="text1"/>
                <w:sz w:val="26"/>
                <w:szCs w:val="26"/>
              </w:rPr>
              <w:t>trọng</w:t>
            </w:r>
            <w:proofErr w:type="spellEnd"/>
          </w:p>
        </w:tc>
        <w:tc>
          <w:tcPr>
            <w:tcW w:w="0" w:type="auto"/>
            <w:tcMar>
              <w:top w:w="80" w:type="dxa"/>
              <w:left w:w="100" w:type="dxa"/>
              <w:bottom w:w="80" w:type="dxa"/>
              <w:right w:w="100" w:type="dxa"/>
            </w:tcMar>
            <w:vAlign w:val="center"/>
          </w:tcPr>
          <w:p w14:paraId="56BFAC49"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 24 </w:t>
            </w:r>
            <w:proofErr w:type="spellStart"/>
            <w:r w:rsidRPr="00CB4E16">
              <w:rPr>
                <w:color w:val="000000" w:themeColor="text1"/>
                <w:sz w:val="26"/>
                <w:szCs w:val="26"/>
              </w:rPr>
              <w:t>giờ</w:t>
            </w:r>
            <w:proofErr w:type="spellEnd"/>
          </w:p>
        </w:tc>
        <w:tc>
          <w:tcPr>
            <w:tcW w:w="0" w:type="auto"/>
            <w:tcMar>
              <w:top w:w="80" w:type="dxa"/>
              <w:left w:w="100" w:type="dxa"/>
              <w:bottom w:w="80" w:type="dxa"/>
              <w:right w:w="100" w:type="dxa"/>
            </w:tcMar>
            <w:vAlign w:val="center"/>
          </w:tcPr>
          <w:p w14:paraId="12414157"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 8 </w:t>
            </w:r>
            <w:proofErr w:type="spellStart"/>
            <w:r w:rsidRPr="00CB4E16">
              <w:rPr>
                <w:color w:val="000000" w:themeColor="text1"/>
                <w:sz w:val="26"/>
                <w:szCs w:val="26"/>
              </w:rPr>
              <w:t>giờ</w:t>
            </w:r>
            <w:proofErr w:type="spellEnd"/>
          </w:p>
        </w:tc>
      </w:tr>
      <w:tr w:rsidR="001E39AE" w:rsidRPr="00CB4E16" w14:paraId="24BB5CE2" w14:textId="77777777">
        <w:tc>
          <w:tcPr>
            <w:tcW w:w="0" w:type="auto"/>
            <w:tcMar>
              <w:top w:w="80" w:type="dxa"/>
              <w:left w:w="100" w:type="dxa"/>
              <w:bottom w:w="80" w:type="dxa"/>
              <w:right w:w="100" w:type="dxa"/>
            </w:tcMar>
            <w:vAlign w:val="center"/>
          </w:tcPr>
          <w:p w14:paraId="4A3D006F" w14:textId="77777777" w:rsidR="001E39AE" w:rsidRPr="00CB4E16" w:rsidRDefault="00000000">
            <w:pPr>
              <w:rPr>
                <w:color w:val="000000" w:themeColor="text1"/>
                <w:sz w:val="26"/>
                <w:szCs w:val="26"/>
              </w:rPr>
            </w:pPr>
            <w:r w:rsidRPr="00CB4E16">
              <w:rPr>
                <w:color w:val="000000" w:themeColor="text1"/>
                <w:sz w:val="26"/>
                <w:szCs w:val="26"/>
              </w:rPr>
              <w:t xml:space="preserve">Knowledge Graph,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tri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3)</w:t>
            </w:r>
          </w:p>
        </w:tc>
        <w:tc>
          <w:tcPr>
            <w:tcW w:w="0" w:type="auto"/>
            <w:tcMar>
              <w:top w:w="80" w:type="dxa"/>
              <w:left w:w="100" w:type="dxa"/>
              <w:bottom w:w="80" w:type="dxa"/>
              <w:right w:w="100" w:type="dxa"/>
            </w:tcMar>
            <w:vAlign w:val="center"/>
          </w:tcPr>
          <w:p w14:paraId="21467DD0"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Quan </w:t>
            </w:r>
            <w:proofErr w:type="spellStart"/>
            <w:r w:rsidRPr="00CB4E16">
              <w:rPr>
                <w:color w:val="000000" w:themeColor="text1"/>
                <w:sz w:val="26"/>
                <w:szCs w:val="26"/>
              </w:rPr>
              <w:t>trọng</w:t>
            </w:r>
            <w:proofErr w:type="spellEnd"/>
          </w:p>
        </w:tc>
        <w:tc>
          <w:tcPr>
            <w:tcW w:w="0" w:type="auto"/>
            <w:tcMar>
              <w:top w:w="80" w:type="dxa"/>
              <w:left w:w="100" w:type="dxa"/>
              <w:bottom w:w="80" w:type="dxa"/>
              <w:right w:w="100" w:type="dxa"/>
            </w:tcMar>
            <w:vAlign w:val="center"/>
          </w:tcPr>
          <w:p w14:paraId="28556616"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 24 </w:t>
            </w:r>
            <w:proofErr w:type="spellStart"/>
            <w:r w:rsidRPr="00CB4E16">
              <w:rPr>
                <w:color w:val="000000" w:themeColor="text1"/>
                <w:sz w:val="26"/>
                <w:szCs w:val="26"/>
              </w:rPr>
              <w:t>giờ</w:t>
            </w:r>
            <w:proofErr w:type="spellEnd"/>
          </w:p>
        </w:tc>
        <w:tc>
          <w:tcPr>
            <w:tcW w:w="0" w:type="auto"/>
            <w:tcMar>
              <w:top w:w="80" w:type="dxa"/>
              <w:left w:w="100" w:type="dxa"/>
              <w:bottom w:w="80" w:type="dxa"/>
              <w:right w:w="100" w:type="dxa"/>
            </w:tcMar>
            <w:vAlign w:val="center"/>
          </w:tcPr>
          <w:p w14:paraId="6F3A2571"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 24 </w:t>
            </w:r>
            <w:proofErr w:type="spellStart"/>
            <w:r w:rsidRPr="00CB4E16">
              <w:rPr>
                <w:color w:val="000000" w:themeColor="text1"/>
                <w:sz w:val="26"/>
                <w:szCs w:val="26"/>
              </w:rPr>
              <w:t>giờ</w:t>
            </w:r>
            <w:proofErr w:type="spellEnd"/>
          </w:p>
        </w:tc>
      </w:tr>
      <w:tr w:rsidR="001E39AE" w:rsidRPr="00CB4E16" w14:paraId="2CB80A64" w14:textId="77777777">
        <w:tc>
          <w:tcPr>
            <w:tcW w:w="0" w:type="auto"/>
            <w:tcMar>
              <w:top w:w="80" w:type="dxa"/>
              <w:left w:w="100" w:type="dxa"/>
              <w:bottom w:w="80" w:type="dxa"/>
              <w:right w:w="100" w:type="dxa"/>
            </w:tcMar>
            <w:vAlign w:val="center"/>
          </w:tcPr>
          <w:p w14:paraId="42E7151B" w14:textId="77777777" w:rsidR="001E39AE" w:rsidRPr="00CB4E16" w:rsidRDefault="00000000">
            <w:pPr>
              <w:rPr>
                <w:color w:val="000000" w:themeColor="text1"/>
                <w:sz w:val="26"/>
                <w:szCs w:val="26"/>
              </w:rPr>
            </w:pP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tích</w:t>
            </w:r>
            <w:proofErr w:type="spellEnd"/>
            <w:r w:rsidRPr="00CB4E16">
              <w:rPr>
                <w:color w:val="000000" w:themeColor="text1"/>
                <w:sz w:val="26"/>
                <w:szCs w:val="26"/>
              </w:rPr>
              <w:t xml:space="preserve">, KPI, </w:t>
            </w:r>
            <w:proofErr w:type="spellStart"/>
            <w:r w:rsidRPr="00CB4E16">
              <w:rPr>
                <w:color w:val="000000" w:themeColor="text1"/>
                <w:sz w:val="26"/>
                <w:szCs w:val="26"/>
              </w:rPr>
              <w:t>báo</w:t>
            </w:r>
            <w:proofErr w:type="spellEnd"/>
            <w:r w:rsidRPr="00CB4E16">
              <w:rPr>
                <w:color w:val="000000" w:themeColor="text1"/>
                <w:sz w:val="26"/>
                <w:szCs w:val="26"/>
              </w:rPr>
              <w:t xml:space="preserve"> </w:t>
            </w:r>
            <w:proofErr w:type="spellStart"/>
            <w:r w:rsidRPr="00CB4E16">
              <w:rPr>
                <w:color w:val="000000" w:themeColor="text1"/>
                <w:sz w:val="26"/>
                <w:szCs w:val="26"/>
              </w:rPr>
              <w:t>cáo</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11)</w:t>
            </w:r>
          </w:p>
        </w:tc>
        <w:tc>
          <w:tcPr>
            <w:tcW w:w="0" w:type="auto"/>
            <w:tcMar>
              <w:top w:w="80" w:type="dxa"/>
              <w:left w:w="100" w:type="dxa"/>
              <w:bottom w:w="80" w:type="dxa"/>
              <w:right w:w="100" w:type="dxa"/>
            </w:tcMar>
            <w:vAlign w:val="center"/>
          </w:tcPr>
          <w:p w14:paraId="36217FD4"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Thông </w:t>
            </w:r>
            <w:proofErr w:type="spellStart"/>
            <w:r w:rsidRPr="00CB4E16">
              <w:rPr>
                <w:color w:val="000000" w:themeColor="text1"/>
                <w:sz w:val="26"/>
                <w:szCs w:val="26"/>
              </w:rPr>
              <w:t>thường</w:t>
            </w:r>
            <w:proofErr w:type="spellEnd"/>
          </w:p>
        </w:tc>
        <w:tc>
          <w:tcPr>
            <w:tcW w:w="0" w:type="auto"/>
            <w:tcMar>
              <w:top w:w="80" w:type="dxa"/>
              <w:left w:w="100" w:type="dxa"/>
              <w:bottom w:w="80" w:type="dxa"/>
              <w:right w:w="100" w:type="dxa"/>
            </w:tcMar>
            <w:vAlign w:val="center"/>
          </w:tcPr>
          <w:p w14:paraId="3E31CBBF"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 7 </w:t>
            </w:r>
            <w:proofErr w:type="spellStart"/>
            <w:r w:rsidRPr="00CB4E16">
              <w:rPr>
                <w:color w:val="000000" w:themeColor="text1"/>
                <w:sz w:val="26"/>
                <w:szCs w:val="26"/>
              </w:rPr>
              <w:t>ngày</w:t>
            </w:r>
            <w:proofErr w:type="spellEnd"/>
          </w:p>
        </w:tc>
        <w:tc>
          <w:tcPr>
            <w:tcW w:w="0" w:type="auto"/>
            <w:tcMar>
              <w:top w:w="80" w:type="dxa"/>
              <w:left w:w="100" w:type="dxa"/>
              <w:bottom w:w="80" w:type="dxa"/>
              <w:right w:w="100" w:type="dxa"/>
            </w:tcMar>
            <w:vAlign w:val="center"/>
          </w:tcPr>
          <w:p w14:paraId="17622F2A" w14:textId="77777777" w:rsidR="001E39AE" w:rsidRPr="00CB4E16" w:rsidRDefault="00000000" w:rsidP="00E36B6F">
            <w:pPr>
              <w:jc w:val="center"/>
              <w:rPr>
                <w:color w:val="000000" w:themeColor="text1"/>
                <w:sz w:val="26"/>
                <w:szCs w:val="26"/>
              </w:rPr>
            </w:pPr>
            <w:r w:rsidRPr="00CB4E16">
              <w:rPr>
                <w:color w:val="000000" w:themeColor="text1"/>
                <w:sz w:val="26"/>
                <w:szCs w:val="26"/>
              </w:rPr>
              <w:t xml:space="preserve">≤ 48 </w:t>
            </w:r>
            <w:proofErr w:type="spellStart"/>
            <w:r w:rsidRPr="00CB4E16">
              <w:rPr>
                <w:color w:val="000000" w:themeColor="text1"/>
                <w:sz w:val="26"/>
                <w:szCs w:val="26"/>
              </w:rPr>
              <w:t>giờ</w:t>
            </w:r>
            <w:proofErr w:type="spellEnd"/>
          </w:p>
        </w:tc>
      </w:tr>
    </w:tbl>
    <w:p w14:paraId="2B7377A5" w14:textId="77777777" w:rsidR="001E39AE" w:rsidRPr="00CB4E16" w:rsidRDefault="001E39AE">
      <w:pPr>
        <w:rPr>
          <w:color w:val="000000" w:themeColor="text1"/>
          <w:sz w:val="26"/>
          <w:szCs w:val="26"/>
        </w:rPr>
      </w:pPr>
    </w:p>
    <w:p w14:paraId="07C1BC34" w14:textId="77777777" w:rsidR="001E39AE" w:rsidRPr="00CB4E16" w:rsidRDefault="00000000">
      <w:pPr>
        <w:spacing w:after="120"/>
        <w:jc w:val="both"/>
        <w:rPr>
          <w:color w:val="000000" w:themeColor="text1"/>
          <w:sz w:val="26"/>
          <w:szCs w:val="26"/>
        </w:rPr>
      </w:pPr>
      <w:r w:rsidRPr="00CB4E16">
        <w:rPr>
          <w:color w:val="000000" w:themeColor="text1"/>
          <w:sz w:val="26"/>
          <w:szCs w:val="26"/>
        </w:rPr>
        <w:t xml:space="preserve">Các </w:t>
      </w:r>
      <w:proofErr w:type="spellStart"/>
      <w:r w:rsidRPr="00CB4E16">
        <w:rPr>
          <w:color w:val="000000" w:themeColor="text1"/>
          <w:sz w:val="26"/>
          <w:szCs w:val="26"/>
        </w:rPr>
        <w:t>ngưỡng</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xuất</w:t>
      </w:r>
      <w:proofErr w:type="spellEnd"/>
      <w:r w:rsidRPr="00CB4E16">
        <w:rPr>
          <w:color w:val="000000" w:themeColor="text1"/>
          <w:sz w:val="26"/>
          <w:szCs w:val="26"/>
        </w:rPr>
        <w:t xml:space="preserve"> </w:t>
      </w:r>
      <w:proofErr w:type="spellStart"/>
      <w:r w:rsidRPr="00CB4E16">
        <w:rPr>
          <w:color w:val="000000" w:themeColor="text1"/>
          <w:sz w:val="26"/>
          <w:szCs w:val="26"/>
        </w:rPr>
        <w:t>khung</w:t>
      </w:r>
      <w:proofErr w:type="spellEnd"/>
      <w:r w:rsidRPr="00CB4E16">
        <w:rPr>
          <w:color w:val="000000" w:themeColor="text1"/>
          <w:sz w:val="26"/>
          <w:szCs w:val="26"/>
        </w:rPr>
        <w:t xml:space="preserve">, </w:t>
      </w:r>
      <w:proofErr w:type="spellStart"/>
      <w:r w:rsidRPr="00CB4E16">
        <w:rPr>
          <w:color w:val="000000" w:themeColor="text1"/>
          <w:sz w:val="26"/>
          <w:szCs w:val="26"/>
        </w:rPr>
        <w:t>sẽ</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rà</w:t>
      </w:r>
      <w:proofErr w:type="spellEnd"/>
      <w:r w:rsidRPr="00CB4E16">
        <w:rPr>
          <w:color w:val="000000" w:themeColor="text1"/>
          <w:sz w:val="26"/>
          <w:szCs w:val="26"/>
        </w:rPr>
        <w:t xml:space="preserve"> </w:t>
      </w:r>
      <w:proofErr w:type="spellStart"/>
      <w:r w:rsidRPr="00CB4E16">
        <w:rPr>
          <w:color w:val="000000" w:themeColor="text1"/>
          <w:sz w:val="26"/>
          <w:szCs w:val="26"/>
        </w:rPr>
        <w:t>soát</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phê</w:t>
      </w:r>
      <w:proofErr w:type="spellEnd"/>
      <w:r w:rsidRPr="00CB4E16">
        <w:rPr>
          <w:color w:val="000000" w:themeColor="text1"/>
          <w:sz w:val="26"/>
          <w:szCs w:val="26"/>
        </w:rPr>
        <w:t xml:space="preserve"> </w:t>
      </w:r>
      <w:proofErr w:type="spellStart"/>
      <w:r w:rsidRPr="00CB4E16">
        <w:rPr>
          <w:color w:val="000000" w:themeColor="text1"/>
          <w:sz w:val="26"/>
          <w:szCs w:val="26"/>
        </w:rPr>
        <w:t>duyệt</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hoạch</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chi </w:t>
      </w:r>
      <w:proofErr w:type="spellStart"/>
      <w:r w:rsidRPr="00CB4E16">
        <w:rPr>
          <w:color w:val="000000" w:themeColor="text1"/>
          <w:sz w:val="26"/>
          <w:szCs w:val="26"/>
        </w:rPr>
        <w:t>tiết</w:t>
      </w:r>
      <w:proofErr w:type="spellEnd"/>
      <w:r w:rsidRPr="00CB4E16">
        <w:rPr>
          <w:color w:val="000000" w:themeColor="text1"/>
          <w:sz w:val="26"/>
          <w:szCs w:val="26"/>
        </w:rPr>
        <w:t xml:space="preserve"> </w:t>
      </w:r>
      <w:proofErr w:type="spellStart"/>
      <w:r w:rsidRPr="00CB4E16">
        <w:rPr>
          <w:color w:val="000000" w:themeColor="text1"/>
          <w:sz w:val="26"/>
          <w:szCs w:val="26"/>
        </w:rPr>
        <w:t>cùng</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lựa</w:t>
      </w:r>
      <w:proofErr w:type="spellEnd"/>
      <w:r w:rsidRPr="00CB4E16">
        <w:rPr>
          <w:color w:val="000000" w:themeColor="text1"/>
          <w:sz w:val="26"/>
          <w:szCs w:val="26"/>
        </w:rPr>
        <w:t xml:space="preserve"> </w:t>
      </w:r>
      <w:proofErr w:type="spellStart"/>
      <w:r w:rsidRPr="00CB4E16">
        <w:rPr>
          <w:color w:val="000000" w:themeColor="text1"/>
          <w:sz w:val="26"/>
          <w:szCs w:val="26"/>
        </w:rPr>
        <w:t>chọn</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cung</w:t>
      </w:r>
      <w:proofErr w:type="spellEnd"/>
      <w:r w:rsidRPr="00CB4E16">
        <w:rPr>
          <w:color w:val="000000" w:themeColor="text1"/>
          <w:sz w:val="26"/>
          <w:szCs w:val="26"/>
        </w:rPr>
        <w:t xml:space="preserve"> </w:t>
      </w:r>
      <w:proofErr w:type="spellStart"/>
      <w:r w:rsidRPr="00CB4E16">
        <w:rPr>
          <w:color w:val="000000" w:themeColor="text1"/>
          <w:sz w:val="26"/>
          <w:szCs w:val="26"/>
        </w:rPr>
        <w:t>cấp</w:t>
      </w:r>
      <w:proofErr w:type="spellEnd"/>
      <w:r w:rsidRPr="00CB4E16">
        <w:rPr>
          <w:color w:val="000000" w:themeColor="text1"/>
          <w:sz w:val="26"/>
          <w:szCs w:val="26"/>
        </w:rPr>
        <w:t xml:space="preserve"> </w:t>
      </w: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w:t>
      </w:r>
    </w:p>
    <w:p w14:paraId="2E5DC067" w14:textId="77777777" w:rsidR="001E39AE" w:rsidRPr="00CB4E16" w:rsidRDefault="00000000">
      <w:pPr>
        <w:pStyle w:val="Heading2"/>
        <w:keepNext/>
        <w:spacing w:before="240" w:after="120" w:line="276" w:lineRule="auto"/>
        <w:rPr>
          <w:i/>
          <w:iCs/>
          <w:color w:val="000000" w:themeColor="text1"/>
        </w:rPr>
      </w:pPr>
      <w:bookmarkStart w:id="2442" w:name="_Toc237786564"/>
      <w:bookmarkStart w:id="2443" w:name="_Toc237789044"/>
      <w:r w:rsidRPr="00CB4E16">
        <w:rPr>
          <w:i/>
          <w:iCs/>
          <w:color w:val="000000" w:themeColor="text1"/>
        </w:rPr>
        <w:t xml:space="preserve">4.7. </w:t>
      </w:r>
      <w:proofErr w:type="spellStart"/>
      <w:r w:rsidRPr="00CB4E16">
        <w:rPr>
          <w:i/>
          <w:iCs/>
          <w:color w:val="000000" w:themeColor="text1"/>
        </w:rPr>
        <w:t>Kiểm</w:t>
      </w:r>
      <w:proofErr w:type="spellEnd"/>
      <w:r w:rsidRPr="00CB4E16">
        <w:rPr>
          <w:i/>
          <w:iCs/>
          <w:color w:val="000000" w:themeColor="text1"/>
        </w:rPr>
        <w:t xml:space="preserve"> </w:t>
      </w:r>
      <w:proofErr w:type="spellStart"/>
      <w:r w:rsidRPr="00CB4E16">
        <w:rPr>
          <w:i/>
          <w:iCs/>
          <w:color w:val="000000" w:themeColor="text1"/>
        </w:rPr>
        <w:t>soát</w:t>
      </w:r>
      <w:proofErr w:type="spellEnd"/>
      <w:r w:rsidRPr="00CB4E16">
        <w:rPr>
          <w:i/>
          <w:iCs/>
          <w:color w:val="000000" w:themeColor="text1"/>
        </w:rPr>
        <w:t xml:space="preserve"> </w:t>
      </w:r>
      <w:proofErr w:type="spellStart"/>
      <w:r w:rsidRPr="00CB4E16">
        <w:rPr>
          <w:i/>
          <w:iCs/>
          <w:color w:val="000000" w:themeColor="text1"/>
        </w:rPr>
        <w:t>phụ</w:t>
      </w:r>
      <w:proofErr w:type="spellEnd"/>
      <w:r w:rsidRPr="00CB4E16">
        <w:rPr>
          <w:i/>
          <w:iCs/>
          <w:color w:val="000000" w:themeColor="text1"/>
        </w:rPr>
        <w:t xml:space="preserve"> </w:t>
      </w:r>
      <w:proofErr w:type="spellStart"/>
      <w:r w:rsidRPr="00CB4E16">
        <w:rPr>
          <w:i/>
          <w:iCs/>
          <w:color w:val="000000" w:themeColor="text1"/>
        </w:rPr>
        <w:t>thuộc</w:t>
      </w:r>
      <w:proofErr w:type="spellEnd"/>
      <w:r w:rsidRPr="00CB4E16">
        <w:rPr>
          <w:i/>
          <w:iCs/>
          <w:color w:val="000000" w:themeColor="text1"/>
        </w:rPr>
        <w:t xml:space="preserve"> </w:t>
      </w:r>
      <w:proofErr w:type="spellStart"/>
      <w:r w:rsidRPr="00CB4E16">
        <w:rPr>
          <w:i/>
          <w:iCs/>
          <w:color w:val="000000" w:themeColor="text1"/>
        </w:rPr>
        <w:t>nhà</w:t>
      </w:r>
      <w:proofErr w:type="spellEnd"/>
      <w:r w:rsidRPr="00CB4E16">
        <w:rPr>
          <w:i/>
          <w:iCs/>
          <w:color w:val="000000" w:themeColor="text1"/>
        </w:rPr>
        <w:t xml:space="preserve"> </w:t>
      </w:r>
      <w:proofErr w:type="spellStart"/>
      <w:r w:rsidRPr="00CB4E16">
        <w:rPr>
          <w:i/>
          <w:iCs/>
          <w:color w:val="000000" w:themeColor="text1"/>
        </w:rPr>
        <w:t>cung</w:t>
      </w:r>
      <w:proofErr w:type="spellEnd"/>
      <w:r w:rsidRPr="00CB4E16">
        <w:rPr>
          <w:i/>
          <w:iCs/>
          <w:color w:val="000000" w:themeColor="text1"/>
        </w:rPr>
        <w:t xml:space="preserve"> </w:t>
      </w:r>
      <w:proofErr w:type="spellStart"/>
      <w:r w:rsidRPr="00CB4E16">
        <w:rPr>
          <w:i/>
          <w:iCs/>
          <w:color w:val="000000" w:themeColor="text1"/>
        </w:rPr>
        <w:t>cấp</w:t>
      </w:r>
      <w:proofErr w:type="spellEnd"/>
      <w:r w:rsidRPr="00CB4E16">
        <w:rPr>
          <w:i/>
          <w:iCs/>
          <w:color w:val="000000" w:themeColor="text1"/>
        </w:rPr>
        <w:t xml:space="preserve"> </w:t>
      </w:r>
      <w:proofErr w:type="spellStart"/>
      <w:r w:rsidRPr="00CB4E16">
        <w:rPr>
          <w:i/>
          <w:iCs/>
          <w:color w:val="000000" w:themeColor="text1"/>
        </w:rPr>
        <w:t>và</w:t>
      </w:r>
      <w:proofErr w:type="spellEnd"/>
      <w:r w:rsidRPr="00CB4E16">
        <w:rPr>
          <w:i/>
          <w:iCs/>
          <w:color w:val="000000" w:themeColor="text1"/>
        </w:rPr>
        <w:t xml:space="preserve"> </w:t>
      </w:r>
      <w:proofErr w:type="spellStart"/>
      <w:r w:rsidRPr="00CB4E16">
        <w:rPr>
          <w:i/>
          <w:iCs/>
          <w:color w:val="000000" w:themeColor="text1"/>
        </w:rPr>
        <w:t>quyền</w:t>
      </w:r>
      <w:proofErr w:type="spellEnd"/>
      <w:r w:rsidRPr="00CB4E16">
        <w:rPr>
          <w:i/>
          <w:iCs/>
          <w:color w:val="000000" w:themeColor="text1"/>
        </w:rPr>
        <w:t xml:space="preserve"> </w:t>
      </w:r>
      <w:proofErr w:type="spellStart"/>
      <w:r w:rsidRPr="00CB4E16">
        <w:rPr>
          <w:i/>
          <w:iCs/>
          <w:color w:val="000000" w:themeColor="text1"/>
        </w:rPr>
        <w:t>sở</w:t>
      </w:r>
      <w:proofErr w:type="spellEnd"/>
      <w:r w:rsidRPr="00CB4E16">
        <w:rPr>
          <w:i/>
          <w:iCs/>
          <w:color w:val="000000" w:themeColor="text1"/>
        </w:rPr>
        <w:t xml:space="preserve"> </w:t>
      </w:r>
      <w:proofErr w:type="spellStart"/>
      <w:r w:rsidRPr="00CB4E16">
        <w:rPr>
          <w:i/>
          <w:iCs/>
          <w:color w:val="000000" w:themeColor="text1"/>
        </w:rPr>
        <w:t>hữu</w:t>
      </w:r>
      <w:proofErr w:type="spellEnd"/>
      <w:r w:rsidRPr="00CB4E16">
        <w:rPr>
          <w:i/>
          <w:iCs/>
          <w:color w:val="000000" w:themeColor="text1"/>
        </w:rPr>
        <w:t xml:space="preserve"> </w:t>
      </w:r>
      <w:proofErr w:type="spellStart"/>
      <w:r w:rsidRPr="00CB4E16">
        <w:rPr>
          <w:i/>
          <w:iCs/>
          <w:color w:val="000000" w:themeColor="text1"/>
        </w:rPr>
        <w:t>dữ</w:t>
      </w:r>
      <w:proofErr w:type="spellEnd"/>
      <w:r w:rsidRPr="00CB4E16">
        <w:rPr>
          <w:i/>
          <w:iCs/>
          <w:color w:val="000000" w:themeColor="text1"/>
        </w:rPr>
        <w:t xml:space="preserve"> </w:t>
      </w:r>
      <w:proofErr w:type="spellStart"/>
      <w:r w:rsidRPr="00CB4E16">
        <w:rPr>
          <w:i/>
          <w:iCs/>
          <w:color w:val="000000" w:themeColor="text1"/>
        </w:rPr>
        <w:t>liệu</w:t>
      </w:r>
      <w:bookmarkEnd w:id="2442"/>
      <w:bookmarkEnd w:id="2443"/>
      <w:proofErr w:type="spellEnd"/>
    </w:p>
    <w:p w14:paraId="5DAAFB05" w14:textId="23EC2F87" w:rsidR="001E39AE" w:rsidRPr="00BB401E" w:rsidDel="00BB401E" w:rsidRDefault="00BB401E" w:rsidP="00BB401E">
      <w:pPr>
        <w:jc w:val="both"/>
        <w:rPr>
          <w:del w:id="2444" w:author="Administrator" w:date="2026-08-16T21:35:00Z" w16du:dateUtc="2026-08-16T14:35:00Z"/>
          <w:color w:val="000000" w:themeColor="text1"/>
          <w:sz w:val="26"/>
          <w:szCs w:val="26"/>
          <w:rPrChange w:id="2445" w:author="Administrator" w:date="2026-08-16T21:35:00Z" w16du:dateUtc="2026-08-16T14:35:00Z">
            <w:rPr>
              <w:del w:id="2446" w:author="Administrator" w:date="2026-08-16T21:35:00Z" w16du:dateUtc="2026-08-16T14:35:00Z"/>
            </w:rPr>
          </w:rPrChange>
        </w:rPr>
        <w:pPrChange w:id="2447" w:author="Administrator" w:date="2026-08-16T21:35:00Z" w16du:dateUtc="2026-08-16T14:35:00Z">
          <w:pPr>
            <w:pStyle w:val="ListParagraph"/>
            <w:numPr>
              <w:numId w:val="1"/>
            </w:numPr>
            <w:spacing w:after="120"/>
            <w:ind w:left="720" w:hanging="260"/>
            <w:jc w:val="both"/>
          </w:pPr>
        </w:pPrChange>
      </w:pPr>
      <w:proofErr w:type="spellStart"/>
      <w:ins w:id="2448" w:author="Administrator" w:date="2026-08-16T21:35:00Z" w16du:dateUtc="2026-08-16T14:35:00Z">
        <w:r w:rsidRPr="00B973DC">
          <w:rPr>
            <w:color w:val="EE0000"/>
            <w:sz w:val="26"/>
            <w:szCs w:val="26"/>
            <w:rPrChange w:id="2449" w:author="Administrator" w:date="2026-08-16T21:35:00Z" w16du:dateUtc="2026-08-16T14:35:00Z">
              <w:rPr>
                <w:color w:val="000000" w:themeColor="text1"/>
              </w:rPr>
            </w:rPrChange>
          </w:rPr>
          <w:t>Hợp</w:t>
        </w:r>
        <w:proofErr w:type="spellEnd"/>
        <w:r w:rsidRPr="00B973DC">
          <w:rPr>
            <w:color w:val="EE0000"/>
            <w:sz w:val="26"/>
            <w:szCs w:val="26"/>
            <w:rPrChange w:id="2450" w:author="Administrator" w:date="2026-08-16T21:35:00Z" w16du:dateUtc="2026-08-16T14:35:00Z">
              <w:rPr>
                <w:color w:val="000000" w:themeColor="text1"/>
              </w:rPr>
            </w:rPrChange>
          </w:rPr>
          <w:t xml:space="preserve"> </w:t>
        </w:r>
        <w:proofErr w:type="spellStart"/>
        <w:r w:rsidRPr="00B973DC">
          <w:rPr>
            <w:color w:val="EE0000"/>
            <w:sz w:val="26"/>
            <w:szCs w:val="26"/>
            <w:rPrChange w:id="2451" w:author="Administrator" w:date="2026-08-16T21:35:00Z" w16du:dateUtc="2026-08-16T14:35:00Z">
              <w:rPr>
                <w:color w:val="000000" w:themeColor="text1"/>
              </w:rPr>
            </w:rPrChange>
          </w:rPr>
          <w:t>đồng</w:t>
        </w:r>
        <w:proofErr w:type="spellEnd"/>
        <w:r w:rsidRPr="00B973DC">
          <w:rPr>
            <w:color w:val="EE0000"/>
            <w:sz w:val="26"/>
            <w:szCs w:val="26"/>
            <w:rPrChange w:id="2452" w:author="Administrator" w:date="2026-08-16T21:35:00Z" w16du:dateUtc="2026-08-16T14:35:00Z">
              <w:rPr>
                <w:color w:val="000000" w:themeColor="text1"/>
              </w:rPr>
            </w:rPrChange>
          </w:rPr>
          <w:t xml:space="preserve"> </w:t>
        </w:r>
        <w:proofErr w:type="spellStart"/>
        <w:r w:rsidRPr="00B973DC">
          <w:rPr>
            <w:color w:val="EE0000"/>
            <w:sz w:val="26"/>
            <w:szCs w:val="26"/>
            <w:rPrChange w:id="2453" w:author="Administrator" w:date="2026-08-16T21:35:00Z" w16du:dateUtc="2026-08-16T14:35:00Z">
              <w:rPr>
                <w:color w:val="000000" w:themeColor="text1"/>
              </w:rPr>
            </w:rPrChange>
          </w:rPr>
          <w:t>với</w:t>
        </w:r>
        <w:proofErr w:type="spellEnd"/>
        <w:r w:rsidRPr="00B973DC">
          <w:rPr>
            <w:color w:val="EE0000"/>
            <w:sz w:val="26"/>
            <w:szCs w:val="26"/>
            <w:rPrChange w:id="2454" w:author="Administrator" w:date="2026-08-16T21:35:00Z" w16du:dateUtc="2026-08-16T14:35:00Z">
              <w:rPr>
                <w:color w:val="000000" w:themeColor="text1"/>
              </w:rPr>
            </w:rPrChange>
          </w:rPr>
          <w:t xml:space="preserve"> </w:t>
        </w:r>
        <w:proofErr w:type="spellStart"/>
        <w:r w:rsidRPr="00B973DC">
          <w:rPr>
            <w:color w:val="EE0000"/>
            <w:sz w:val="26"/>
            <w:szCs w:val="26"/>
            <w:rPrChange w:id="2455" w:author="Administrator" w:date="2026-08-16T21:35:00Z" w16du:dateUtc="2026-08-16T14:35:00Z">
              <w:rPr>
                <w:color w:val="000000" w:themeColor="text1"/>
              </w:rPr>
            </w:rPrChange>
          </w:rPr>
          <w:t>nhà</w:t>
        </w:r>
        <w:proofErr w:type="spellEnd"/>
        <w:r w:rsidRPr="00B973DC">
          <w:rPr>
            <w:color w:val="EE0000"/>
            <w:sz w:val="26"/>
            <w:szCs w:val="26"/>
            <w:rPrChange w:id="2456" w:author="Administrator" w:date="2026-08-16T21:35:00Z" w16du:dateUtc="2026-08-16T14:35:00Z">
              <w:rPr>
                <w:color w:val="000000" w:themeColor="text1"/>
              </w:rPr>
            </w:rPrChange>
          </w:rPr>
          <w:t xml:space="preserve"> </w:t>
        </w:r>
        <w:proofErr w:type="spellStart"/>
        <w:r w:rsidRPr="00B973DC">
          <w:rPr>
            <w:color w:val="EE0000"/>
            <w:sz w:val="26"/>
            <w:szCs w:val="26"/>
            <w:rPrChange w:id="2457" w:author="Administrator" w:date="2026-08-16T21:35:00Z" w16du:dateUtc="2026-08-16T14:35:00Z">
              <w:rPr>
                <w:color w:val="000000" w:themeColor="text1"/>
              </w:rPr>
            </w:rPrChange>
          </w:rPr>
          <w:t>cung</w:t>
        </w:r>
        <w:proofErr w:type="spellEnd"/>
        <w:r w:rsidRPr="00B973DC">
          <w:rPr>
            <w:color w:val="EE0000"/>
            <w:sz w:val="26"/>
            <w:szCs w:val="26"/>
            <w:rPrChange w:id="2458" w:author="Administrator" w:date="2026-08-16T21:35:00Z" w16du:dateUtc="2026-08-16T14:35:00Z">
              <w:rPr>
                <w:color w:val="000000" w:themeColor="text1"/>
              </w:rPr>
            </w:rPrChange>
          </w:rPr>
          <w:t xml:space="preserve"> </w:t>
        </w:r>
        <w:proofErr w:type="spellStart"/>
        <w:r w:rsidRPr="00B973DC">
          <w:rPr>
            <w:color w:val="EE0000"/>
            <w:sz w:val="26"/>
            <w:szCs w:val="26"/>
            <w:rPrChange w:id="2459" w:author="Administrator" w:date="2026-08-16T21:35:00Z" w16du:dateUtc="2026-08-16T14:35:00Z">
              <w:rPr>
                <w:color w:val="000000" w:themeColor="text1"/>
              </w:rPr>
            </w:rPrChange>
          </w:rPr>
          <w:t>cấp</w:t>
        </w:r>
        <w:proofErr w:type="spellEnd"/>
        <w:r w:rsidRPr="00B973DC">
          <w:rPr>
            <w:color w:val="EE0000"/>
            <w:sz w:val="26"/>
            <w:szCs w:val="26"/>
            <w:rPrChange w:id="2460" w:author="Administrator" w:date="2026-08-16T21:35:00Z" w16du:dateUtc="2026-08-16T14:35:00Z">
              <w:rPr>
                <w:color w:val="000000" w:themeColor="text1"/>
              </w:rPr>
            </w:rPrChange>
          </w:rPr>
          <w:t xml:space="preserve"> </w:t>
        </w:r>
        <w:proofErr w:type="spellStart"/>
        <w:r w:rsidRPr="00B973DC">
          <w:rPr>
            <w:color w:val="EE0000"/>
            <w:sz w:val="26"/>
            <w:szCs w:val="26"/>
            <w:rPrChange w:id="2461" w:author="Administrator" w:date="2026-08-16T21:35:00Z" w16du:dateUtc="2026-08-16T14:35:00Z">
              <w:rPr>
                <w:color w:val="000000" w:themeColor="text1"/>
              </w:rPr>
            </w:rPrChange>
          </w:rPr>
          <w:t>phải</w:t>
        </w:r>
        <w:proofErr w:type="spellEnd"/>
        <w:r w:rsidRPr="00B973DC">
          <w:rPr>
            <w:color w:val="EE0000"/>
            <w:sz w:val="26"/>
            <w:szCs w:val="26"/>
            <w:rPrChange w:id="2462" w:author="Administrator" w:date="2026-08-16T21:35:00Z" w16du:dateUtc="2026-08-16T14:35:00Z">
              <w:rPr>
                <w:color w:val="000000" w:themeColor="text1"/>
              </w:rPr>
            </w:rPrChange>
          </w:rPr>
          <w:t xml:space="preserve"> </w:t>
        </w:r>
        <w:proofErr w:type="spellStart"/>
        <w:r w:rsidRPr="00B973DC">
          <w:rPr>
            <w:color w:val="EE0000"/>
            <w:sz w:val="26"/>
            <w:szCs w:val="26"/>
            <w:rPrChange w:id="2463" w:author="Administrator" w:date="2026-08-16T21:35:00Z" w16du:dateUtc="2026-08-16T14:35:00Z">
              <w:rPr>
                <w:color w:val="000000" w:themeColor="text1"/>
              </w:rPr>
            </w:rPrChange>
          </w:rPr>
          <w:t>quy</w:t>
        </w:r>
        <w:proofErr w:type="spellEnd"/>
        <w:r w:rsidRPr="00B973DC">
          <w:rPr>
            <w:color w:val="EE0000"/>
            <w:sz w:val="26"/>
            <w:szCs w:val="26"/>
            <w:rPrChange w:id="2464" w:author="Administrator" w:date="2026-08-16T21:35:00Z" w16du:dateUtc="2026-08-16T14:35:00Z">
              <w:rPr>
                <w:color w:val="000000" w:themeColor="text1"/>
              </w:rPr>
            </w:rPrChange>
          </w:rPr>
          <w:t xml:space="preserve"> </w:t>
        </w:r>
        <w:proofErr w:type="spellStart"/>
        <w:r w:rsidRPr="00B973DC">
          <w:rPr>
            <w:color w:val="EE0000"/>
            <w:sz w:val="26"/>
            <w:szCs w:val="26"/>
            <w:rPrChange w:id="2465" w:author="Administrator" w:date="2026-08-16T21:35:00Z" w16du:dateUtc="2026-08-16T14:35:00Z">
              <w:rPr>
                <w:color w:val="000000" w:themeColor="text1"/>
              </w:rPr>
            </w:rPrChange>
          </w:rPr>
          <w:t>định</w:t>
        </w:r>
        <w:proofErr w:type="spellEnd"/>
        <w:r w:rsidRPr="00B973DC">
          <w:rPr>
            <w:color w:val="EE0000"/>
            <w:sz w:val="26"/>
            <w:szCs w:val="26"/>
            <w:rPrChange w:id="2466" w:author="Administrator" w:date="2026-08-16T21:35:00Z" w16du:dateUtc="2026-08-16T14:35:00Z">
              <w:rPr>
                <w:color w:val="000000" w:themeColor="text1"/>
              </w:rPr>
            </w:rPrChange>
          </w:rPr>
          <w:t xml:space="preserve"> </w:t>
        </w:r>
        <w:proofErr w:type="spellStart"/>
        <w:r w:rsidRPr="00B973DC">
          <w:rPr>
            <w:color w:val="EE0000"/>
            <w:sz w:val="26"/>
            <w:szCs w:val="26"/>
            <w:rPrChange w:id="2467" w:author="Administrator" w:date="2026-08-16T21:35:00Z" w16du:dateUtc="2026-08-16T14:35:00Z">
              <w:rPr>
                <w:color w:val="000000" w:themeColor="text1"/>
              </w:rPr>
            </w:rPrChange>
          </w:rPr>
          <w:t>rõ</w:t>
        </w:r>
        <w:proofErr w:type="spellEnd"/>
        <w:r w:rsidRPr="00B973DC">
          <w:rPr>
            <w:color w:val="EE0000"/>
            <w:sz w:val="26"/>
            <w:szCs w:val="26"/>
            <w:rPrChange w:id="2468" w:author="Administrator" w:date="2026-08-16T21:35:00Z" w16du:dateUtc="2026-08-16T14:35:00Z">
              <w:rPr>
                <w:color w:val="000000" w:themeColor="text1"/>
              </w:rPr>
            </w:rPrChange>
          </w:rPr>
          <w:t xml:space="preserve"> </w:t>
        </w:r>
        <w:proofErr w:type="spellStart"/>
        <w:r w:rsidRPr="00B973DC">
          <w:rPr>
            <w:color w:val="EE0000"/>
            <w:sz w:val="26"/>
            <w:szCs w:val="26"/>
            <w:rPrChange w:id="2469" w:author="Administrator" w:date="2026-08-16T21:35:00Z" w16du:dateUtc="2026-08-16T14:35:00Z">
              <w:rPr>
                <w:color w:val="000000" w:themeColor="text1"/>
              </w:rPr>
            </w:rPrChange>
          </w:rPr>
          <w:t>quyền</w:t>
        </w:r>
        <w:proofErr w:type="spellEnd"/>
        <w:r w:rsidRPr="00B973DC">
          <w:rPr>
            <w:color w:val="EE0000"/>
            <w:sz w:val="26"/>
            <w:szCs w:val="26"/>
            <w:rPrChange w:id="2470" w:author="Administrator" w:date="2026-08-16T21:35:00Z" w16du:dateUtc="2026-08-16T14:35:00Z">
              <w:rPr>
                <w:color w:val="000000" w:themeColor="text1"/>
              </w:rPr>
            </w:rPrChange>
          </w:rPr>
          <w:t xml:space="preserve"> </w:t>
        </w:r>
        <w:proofErr w:type="spellStart"/>
        <w:r w:rsidRPr="00B973DC">
          <w:rPr>
            <w:color w:val="EE0000"/>
            <w:sz w:val="26"/>
            <w:szCs w:val="26"/>
            <w:rPrChange w:id="2471" w:author="Administrator" w:date="2026-08-16T21:35:00Z" w16du:dateUtc="2026-08-16T14:35:00Z">
              <w:rPr>
                <w:color w:val="000000" w:themeColor="text1"/>
              </w:rPr>
            </w:rPrChange>
          </w:rPr>
          <w:t>sở</w:t>
        </w:r>
        <w:proofErr w:type="spellEnd"/>
        <w:r w:rsidRPr="00B973DC">
          <w:rPr>
            <w:color w:val="EE0000"/>
            <w:sz w:val="26"/>
            <w:szCs w:val="26"/>
            <w:rPrChange w:id="2472" w:author="Administrator" w:date="2026-08-16T21:35:00Z" w16du:dateUtc="2026-08-16T14:35:00Z">
              <w:rPr>
                <w:color w:val="000000" w:themeColor="text1"/>
              </w:rPr>
            </w:rPrChange>
          </w:rPr>
          <w:t xml:space="preserve"> </w:t>
        </w:r>
        <w:proofErr w:type="spellStart"/>
        <w:r w:rsidRPr="00B973DC">
          <w:rPr>
            <w:color w:val="EE0000"/>
            <w:sz w:val="26"/>
            <w:szCs w:val="26"/>
            <w:rPrChange w:id="2473" w:author="Administrator" w:date="2026-08-16T21:35:00Z" w16du:dateUtc="2026-08-16T14:35:00Z">
              <w:rPr>
                <w:color w:val="000000" w:themeColor="text1"/>
              </w:rPr>
            </w:rPrChange>
          </w:rPr>
          <w:t>hữu</w:t>
        </w:r>
        <w:proofErr w:type="spellEnd"/>
        <w:r w:rsidRPr="00B973DC">
          <w:rPr>
            <w:color w:val="EE0000"/>
            <w:sz w:val="26"/>
            <w:szCs w:val="26"/>
            <w:rPrChange w:id="2474" w:author="Administrator" w:date="2026-08-16T21:35:00Z" w16du:dateUtc="2026-08-16T14:35:00Z">
              <w:rPr>
                <w:color w:val="000000" w:themeColor="text1"/>
              </w:rPr>
            </w:rPrChange>
          </w:rPr>
          <w:t xml:space="preserve"> </w:t>
        </w:r>
        <w:proofErr w:type="spellStart"/>
        <w:r w:rsidRPr="00B973DC">
          <w:rPr>
            <w:color w:val="EE0000"/>
            <w:sz w:val="26"/>
            <w:szCs w:val="26"/>
            <w:rPrChange w:id="2475" w:author="Administrator" w:date="2026-08-16T21:35:00Z" w16du:dateUtc="2026-08-16T14:35:00Z">
              <w:rPr>
                <w:color w:val="000000" w:themeColor="text1"/>
              </w:rPr>
            </w:rPrChange>
          </w:rPr>
          <w:t>mã</w:t>
        </w:r>
        <w:proofErr w:type="spellEnd"/>
        <w:r w:rsidRPr="00B973DC">
          <w:rPr>
            <w:color w:val="EE0000"/>
            <w:sz w:val="26"/>
            <w:szCs w:val="26"/>
            <w:rPrChange w:id="2476" w:author="Administrator" w:date="2026-08-16T21:35:00Z" w16du:dateUtc="2026-08-16T14:35:00Z">
              <w:rPr>
                <w:color w:val="000000" w:themeColor="text1"/>
              </w:rPr>
            </w:rPrChange>
          </w:rPr>
          <w:t xml:space="preserve"> </w:t>
        </w:r>
        <w:proofErr w:type="spellStart"/>
        <w:r w:rsidRPr="00B973DC">
          <w:rPr>
            <w:color w:val="EE0000"/>
            <w:sz w:val="26"/>
            <w:szCs w:val="26"/>
            <w:rPrChange w:id="2477" w:author="Administrator" w:date="2026-08-16T21:35:00Z" w16du:dateUtc="2026-08-16T14:35:00Z">
              <w:rPr>
                <w:color w:val="000000" w:themeColor="text1"/>
              </w:rPr>
            </w:rPrChange>
          </w:rPr>
          <w:t>nguồn</w:t>
        </w:r>
        <w:proofErr w:type="spellEnd"/>
        <w:r w:rsidRPr="00B973DC">
          <w:rPr>
            <w:color w:val="EE0000"/>
            <w:sz w:val="26"/>
            <w:szCs w:val="26"/>
            <w:rPrChange w:id="2478" w:author="Administrator" w:date="2026-08-16T21:35:00Z" w16du:dateUtc="2026-08-16T14:35:00Z">
              <w:rPr>
                <w:color w:val="000000" w:themeColor="text1"/>
              </w:rPr>
            </w:rPrChange>
          </w:rPr>
          <w:t xml:space="preserve">, </w:t>
        </w:r>
        <w:proofErr w:type="spellStart"/>
        <w:r w:rsidRPr="00B973DC">
          <w:rPr>
            <w:color w:val="EE0000"/>
            <w:sz w:val="26"/>
            <w:szCs w:val="26"/>
            <w:rPrChange w:id="2479" w:author="Administrator" w:date="2026-08-16T21:35:00Z" w16du:dateUtc="2026-08-16T14:35:00Z">
              <w:rPr>
                <w:color w:val="000000" w:themeColor="text1"/>
              </w:rPr>
            </w:rPrChange>
          </w:rPr>
          <w:t>quyền</w:t>
        </w:r>
        <w:proofErr w:type="spellEnd"/>
        <w:r w:rsidRPr="00B973DC">
          <w:rPr>
            <w:color w:val="EE0000"/>
            <w:sz w:val="26"/>
            <w:szCs w:val="26"/>
            <w:rPrChange w:id="2480" w:author="Administrator" w:date="2026-08-16T21:35:00Z" w16du:dateUtc="2026-08-16T14:35:00Z">
              <w:rPr>
                <w:color w:val="000000" w:themeColor="text1"/>
              </w:rPr>
            </w:rPrChange>
          </w:rPr>
          <w:t xml:space="preserve"> </w:t>
        </w:r>
        <w:proofErr w:type="spellStart"/>
        <w:r w:rsidRPr="00B973DC">
          <w:rPr>
            <w:color w:val="EE0000"/>
            <w:sz w:val="26"/>
            <w:szCs w:val="26"/>
            <w:rPrChange w:id="2481" w:author="Administrator" w:date="2026-08-16T21:35:00Z" w16du:dateUtc="2026-08-16T14:35:00Z">
              <w:rPr>
                <w:color w:val="000000" w:themeColor="text1"/>
              </w:rPr>
            </w:rPrChange>
          </w:rPr>
          <w:t>khai</w:t>
        </w:r>
        <w:proofErr w:type="spellEnd"/>
        <w:r w:rsidRPr="00B973DC">
          <w:rPr>
            <w:color w:val="EE0000"/>
            <w:sz w:val="26"/>
            <w:szCs w:val="26"/>
            <w:rPrChange w:id="2482" w:author="Administrator" w:date="2026-08-16T21:35:00Z" w16du:dateUtc="2026-08-16T14:35:00Z">
              <w:rPr>
                <w:color w:val="000000" w:themeColor="text1"/>
              </w:rPr>
            </w:rPrChange>
          </w:rPr>
          <w:t xml:space="preserve"> </w:t>
        </w:r>
        <w:proofErr w:type="spellStart"/>
        <w:r w:rsidRPr="00B973DC">
          <w:rPr>
            <w:color w:val="EE0000"/>
            <w:sz w:val="26"/>
            <w:szCs w:val="26"/>
            <w:rPrChange w:id="2483" w:author="Administrator" w:date="2026-08-16T21:35:00Z" w16du:dateUtc="2026-08-16T14:35:00Z">
              <w:rPr>
                <w:color w:val="000000" w:themeColor="text1"/>
              </w:rPr>
            </w:rPrChange>
          </w:rPr>
          <w:t>thác</w:t>
        </w:r>
        <w:proofErr w:type="spellEnd"/>
        <w:r w:rsidRPr="00B973DC">
          <w:rPr>
            <w:color w:val="EE0000"/>
            <w:sz w:val="26"/>
            <w:szCs w:val="26"/>
            <w:rPrChange w:id="2484" w:author="Administrator" w:date="2026-08-16T21:35:00Z" w16du:dateUtc="2026-08-16T14:35:00Z">
              <w:rPr>
                <w:color w:val="000000" w:themeColor="text1"/>
              </w:rPr>
            </w:rPrChange>
          </w:rPr>
          <w:t xml:space="preserve"> </w:t>
        </w:r>
        <w:proofErr w:type="spellStart"/>
        <w:r w:rsidRPr="00B973DC">
          <w:rPr>
            <w:color w:val="EE0000"/>
            <w:sz w:val="26"/>
            <w:szCs w:val="26"/>
            <w:rPrChange w:id="2485" w:author="Administrator" w:date="2026-08-16T21:35:00Z" w16du:dateUtc="2026-08-16T14:35:00Z">
              <w:rPr>
                <w:color w:val="000000" w:themeColor="text1"/>
              </w:rPr>
            </w:rPrChange>
          </w:rPr>
          <w:t>nền</w:t>
        </w:r>
        <w:proofErr w:type="spellEnd"/>
        <w:r w:rsidRPr="00B973DC">
          <w:rPr>
            <w:color w:val="EE0000"/>
            <w:sz w:val="26"/>
            <w:szCs w:val="26"/>
            <w:rPrChange w:id="2486" w:author="Administrator" w:date="2026-08-16T21:35:00Z" w16du:dateUtc="2026-08-16T14:35:00Z">
              <w:rPr>
                <w:color w:val="000000" w:themeColor="text1"/>
              </w:rPr>
            </w:rPrChange>
          </w:rPr>
          <w:t xml:space="preserve"> </w:t>
        </w:r>
        <w:proofErr w:type="spellStart"/>
        <w:r w:rsidRPr="00B973DC">
          <w:rPr>
            <w:color w:val="EE0000"/>
            <w:sz w:val="26"/>
            <w:szCs w:val="26"/>
            <w:rPrChange w:id="2487" w:author="Administrator" w:date="2026-08-16T21:35:00Z" w16du:dateUtc="2026-08-16T14:35:00Z">
              <w:rPr>
                <w:color w:val="000000" w:themeColor="text1"/>
              </w:rPr>
            </w:rPrChange>
          </w:rPr>
          <w:t>tảng</w:t>
        </w:r>
        <w:proofErr w:type="spellEnd"/>
        <w:r w:rsidRPr="00B973DC">
          <w:rPr>
            <w:color w:val="EE0000"/>
            <w:sz w:val="26"/>
            <w:szCs w:val="26"/>
            <w:rPrChange w:id="2488" w:author="Administrator" w:date="2026-08-16T21:35:00Z" w16du:dateUtc="2026-08-16T14:35:00Z">
              <w:rPr>
                <w:color w:val="000000" w:themeColor="text1"/>
              </w:rPr>
            </w:rPrChange>
          </w:rPr>
          <w:t xml:space="preserve"> </w:t>
        </w:r>
        <w:proofErr w:type="spellStart"/>
        <w:r w:rsidRPr="00B973DC">
          <w:rPr>
            <w:color w:val="EE0000"/>
            <w:sz w:val="26"/>
            <w:szCs w:val="26"/>
            <w:rPrChange w:id="2489" w:author="Administrator" w:date="2026-08-16T21:35:00Z" w16du:dateUtc="2026-08-16T14:35:00Z">
              <w:rPr>
                <w:color w:val="000000" w:themeColor="text1"/>
              </w:rPr>
            </w:rPrChange>
          </w:rPr>
          <w:t>và</w:t>
        </w:r>
        <w:proofErr w:type="spellEnd"/>
        <w:r w:rsidRPr="00B973DC">
          <w:rPr>
            <w:color w:val="EE0000"/>
            <w:sz w:val="26"/>
            <w:szCs w:val="26"/>
            <w:rPrChange w:id="2490" w:author="Administrator" w:date="2026-08-16T21:35:00Z" w16du:dateUtc="2026-08-16T14:35:00Z">
              <w:rPr>
                <w:color w:val="000000" w:themeColor="text1"/>
              </w:rPr>
            </w:rPrChange>
          </w:rPr>
          <w:t xml:space="preserve"> </w:t>
        </w:r>
        <w:proofErr w:type="spellStart"/>
        <w:r w:rsidRPr="00B973DC">
          <w:rPr>
            <w:color w:val="EE0000"/>
            <w:sz w:val="26"/>
            <w:szCs w:val="26"/>
            <w:rPrChange w:id="2491" w:author="Administrator" w:date="2026-08-16T21:35:00Z" w16du:dateUtc="2026-08-16T14:35:00Z">
              <w:rPr>
                <w:color w:val="000000" w:themeColor="text1"/>
              </w:rPr>
            </w:rPrChange>
          </w:rPr>
          <w:t>quyền</w:t>
        </w:r>
        <w:proofErr w:type="spellEnd"/>
        <w:r w:rsidRPr="00B973DC">
          <w:rPr>
            <w:color w:val="EE0000"/>
            <w:sz w:val="26"/>
            <w:szCs w:val="26"/>
            <w:rPrChange w:id="2492" w:author="Administrator" w:date="2026-08-16T21:35:00Z" w16du:dateUtc="2026-08-16T14:35:00Z">
              <w:rPr>
                <w:color w:val="000000" w:themeColor="text1"/>
              </w:rPr>
            </w:rPrChange>
          </w:rPr>
          <w:t xml:space="preserve"> </w:t>
        </w:r>
        <w:proofErr w:type="spellStart"/>
        <w:r w:rsidRPr="00B973DC">
          <w:rPr>
            <w:color w:val="EE0000"/>
            <w:sz w:val="26"/>
            <w:szCs w:val="26"/>
            <w:rPrChange w:id="2493" w:author="Administrator" w:date="2026-08-16T21:35:00Z" w16du:dateUtc="2026-08-16T14:35:00Z">
              <w:rPr>
                <w:color w:val="000000" w:themeColor="text1"/>
              </w:rPr>
            </w:rPrChange>
          </w:rPr>
          <w:t>quản</w:t>
        </w:r>
        <w:proofErr w:type="spellEnd"/>
        <w:r w:rsidRPr="00B973DC">
          <w:rPr>
            <w:color w:val="EE0000"/>
            <w:sz w:val="26"/>
            <w:szCs w:val="26"/>
            <w:rPrChange w:id="2494" w:author="Administrator" w:date="2026-08-16T21:35:00Z" w16du:dateUtc="2026-08-16T14:35:00Z">
              <w:rPr>
                <w:color w:val="000000" w:themeColor="text1"/>
              </w:rPr>
            </w:rPrChange>
          </w:rPr>
          <w:t xml:space="preserve"> </w:t>
        </w:r>
        <w:proofErr w:type="spellStart"/>
        <w:r w:rsidRPr="00B973DC">
          <w:rPr>
            <w:color w:val="EE0000"/>
            <w:sz w:val="26"/>
            <w:szCs w:val="26"/>
            <w:rPrChange w:id="2495" w:author="Administrator" w:date="2026-08-16T21:35:00Z" w16du:dateUtc="2026-08-16T14:35:00Z">
              <w:rPr>
                <w:color w:val="000000" w:themeColor="text1"/>
              </w:rPr>
            </w:rPrChange>
          </w:rPr>
          <w:t>trị</w:t>
        </w:r>
        <w:proofErr w:type="spellEnd"/>
        <w:r w:rsidRPr="00B973DC">
          <w:rPr>
            <w:color w:val="EE0000"/>
            <w:sz w:val="26"/>
            <w:szCs w:val="26"/>
            <w:rPrChange w:id="2496" w:author="Administrator" w:date="2026-08-16T21:35:00Z" w16du:dateUtc="2026-08-16T14:35:00Z">
              <w:rPr>
                <w:color w:val="000000" w:themeColor="text1"/>
              </w:rPr>
            </w:rPrChange>
          </w:rPr>
          <w:t xml:space="preserve"> </w:t>
        </w:r>
        <w:proofErr w:type="spellStart"/>
        <w:r w:rsidRPr="00B973DC">
          <w:rPr>
            <w:color w:val="EE0000"/>
            <w:sz w:val="26"/>
            <w:szCs w:val="26"/>
            <w:rPrChange w:id="2497" w:author="Administrator" w:date="2026-08-16T21:35:00Z" w16du:dateUtc="2026-08-16T14:35:00Z">
              <w:rPr>
                <w:color w:val="000000" w:themeColor="text1"/>
              </w:rPr>
            </w:rPrChange>
          </w:rPr>
          <w:t>dữ</w:t>
        </w:r>
        <w:proofErr w:type="spellEnd"/>
        <w:r w:rsidRPr="00B973DC">
          <w:rPr>
            <w:color w:val="EE0000"/>
            <w:sz w:val="26"/>
            <w:szCs w:val="26"/>
            <w:rPrChange w:id="2498" w:author="Administrator" w:date="2026-08-16T21:35:00Z" w16du:dateUtc="2026-08-16T14:35:00Z">
              <w:rPr>
                <w:color w:val="000000" w:themeColor="text1"/>
              </w:rPr>
            </w:rPrChange>
          </w:rPr>
          <w:t xml:space="preserve"> </w:t>
        </w:r>
        <w:proofErr w:type="spellStart"/>
        <w:r w:rsidRPr="00B973DC">
          <w:rPr>
            <w:color w:val="EE0000"/>
            <w:sz w:val="26"/>
            <w:szCs w:val="26"/>
            <w:rPrChange w:id="2499" w:author="Administrator" w:date="2026-08-16T21:35:00Z" w16du:dateUtc="2026-08-16T14:35:00Z">
              <w:rPr>
                <w:color w:val="000000" w:themeColor="text1"/>
              </w:rPr>
            </w:rPrChange>
          </w:rPr>
          <w:t>liệu</w:t>
        </w:r>
        <w:proofErr w:type="spellEnd"/>
        <w:r w:rsidRPr="00B973DC">
          <w:rPr>
            <w:color w:val="EE0000"/>
            <w:sz w:val="26"/>
            <w:szCs w:val="26"/>
            <w:rPrChange w:id="2500" w:author="Administrator" w:date="2026-08-16T21:35:00Z" w16du:dateUtc="2026-08-16T14:35:00Z">
              <w:rPr>
                <w:color w:val="000000" w:themeColor="text1"/>
              </w:rPr>
            </w:rPrChange>
          </w:rPr>
          <w:t xml:space="preserve"> </w:t>
        </w:r>
        <w:proofErr w:type="spellStart"/>
        <w:r w:rsidRPr="00B973DC">
          <w:rPr>
            <w:color w:val="EE0000"/>
            <w:sz w:val="26"/>
            <w:szCs w:val="26"/>
            <w:rPrChange w:id="2501" w:author="Administrator" w:date="2026-08-16T21:35:00Z" w16du:dateUtc="2026-08-16T14:35:00Z">
              <w:rPr>
                <w:color w:val="000000" w:themeColor="text1"/>
              </w:rPr>
            </w:rPrChange>
          </w:rPr>
          <w:t>giữa</w:t>
        </w:r>
        <w:proofErr w:type="spellEnd"/>
        <w:r w:rsidRPr="00B973DC">
          <w:rPr>
            <w:color w:val="EE0000"/>
            <w:sz w:val="26"/>
            <w:szCs w:val="26"/>
            <w:rPrChange w:id="2502" w:author="Administrator" w:date="2026-08-16T21:35:00Z" w16du:dateUtc="2026-08-16T14:35:00Z">
              <w:rPr>
                <w:color w:val="000000" w:themeColor="text1"/>
              </w:rPr>
            </w:rPrChange>
          </w:rPr>
          <w:t xml:space="preserve"> VUSTA </w:t>
        </w:r>
        <w:proofErr w:type="spellStart"/>
        <w:r w:rsidRPr="00B973DC">
          <w:rPr>
            <w:color w:val="EE0000"/>
            <w:sz w:val="26"/>
            <w:szCs w:val="26"/>
            <w:rPrChange w:id="2503" w:author="Administrator" w:date="2026-08-16T21:35:00Z" w16du:dateUtc="2026-08-16T14:35:00Z">
              <w:rPr>
                <w:color w:val="000000" w:themeColor="text1"/>
              </w:rPr>
            </w:rPrChange>
          </w:rPr>
          <w:t>và</w:t>
        </w:r>
        <w:proofErr w:type="spellEnd"/>
        <w:r w:rsidRPr="00B973DC">
          <w:rPr>
            <w:color w:val="EE0000"/>
            <w:sz w:val="26"/>
            <w:szCs w:val="26"/>
            <w:rPrChange w:id="2504" w:author="Administrator" w:date="2026-08-16T21:35:00Z" w16du:dateUtc="2026-08-16T14:35:00Z">
              <w:rPr>
                <w:color w:val="000000" w:themeColor="text1"/>
              </w:rPr>
            </w:rPrChange>
          </w:rPr>
          <w:t xml:space="preserve"> ETV </w:t>
        </w:r>
        <w:proofErr w:type="spellStart"/>
        <w:r w:rsidRPr="00B973DC">
          <w:rPr>
            <w:color w:val="EE0000"/>
            <w:sz w:val="26"/>
            <w:szCs w:val="26"/>
            <w:rPrChange w:id="2505" w:author="Administrator" w:date="2026-08-16T21:35:00Z" w16du:dateUtc="2026-08-16T14:35:00Z">
              <w:rPr>
                <w:color w:val="000000" w:themeColor="text1"/>
              </w:rPr>
            </w:rPrChange>
          </w:rPr>
          <w:t>theo</w:t>
        </w:r>
        <w:proofErr w:type="spellEnd"/>
        <w:r w:rsidRPr="00B973DC">
          <w:rPr>
            <w:color w:val="EE0000"/>
            <w:sz w:val="26"/>
            <w:szCs w:val="26"/>
            <w:rPrChange w:id="2506" w:author="Administrator" w:date="2026-08-16T21:35:00Z" w16du:dateUtc="2026-08-16T14:35:00Z">
              <w:rPr>
                <w:color w:val="000000" w:themeColor="text1"/>
              </w:rPr>
            </w:rPrChange>
          </w:rPr>
          <w:t xml:space="preserve"> </w:t>
        </w:r>
        <w:proofErr w:type="spellStart"/>
        <w:r w:rsidRPr="00B973DC">
          <w:rPr>
            <w:color w:val="EE0000"/>
            <w:sz w:val="26"/>
            <w:szCs w:val="26"/>
            <w:rPrChange w:id="2507" w:author="Administrator" w:date="2026-08-16T21:35:00Z" w16du:dateUtc="2026-08-16T14:35:00Z">
              <w:rPr>
                <w:color w:val="000000" w:themeColor="text1"/>
              </w:rPr>
            </w:rPrChange>
          </w:rPr>
          <w:t>thỏa</w:t>
        </w:r>
        <w:proofErr w:type="spellEnd"/>
        <w:r w:rsidRPr="00B973DC">
          <w:rPr>
            <w:color w:val="EE0000"/>
            <w:sz w:val="26"/>
            <w:szCs w:val="26"/>
            <w:rPrChange w:id="2508" w:author="Administrator" w:date="2026-08-16T21:35:00Z" w16du:dateUtc="2026-08-16T14:35:00Z">
              <w:rPr>
                <w:color w:val="000000" w:themeColor="text1"/>
              </w:rPr>
            </w:rPrChange>
          </w:rPr>
          <w:t xml:space="preserve"> </w:t>
        </w:r>
        <w:proofErr w:type="spellStart"/>
        <w:r w:rsidRPr="00B973DC">
          <w:rPr>
            <w:color w:val="EE0000"/>
            <w:sz w:val="26"/>
            <w:szCs w:val="26"/>
            <w:rPrChange w:id="2509" w:author="Administrator" w:date="2026-08-16T21:35:00Z" w16du:dateUtc="2026-08-16T14:35:00Z">
              <w:rPr>
                <w:color w:val="000000" w:themeColor="text1"/>
              </w:rPr>
            </w:rPrChange>
          </w:rPr>
          <w:t>thuận</w:t>
        </w:r>
        <w:proofErr w:type="spellEnd"/>
        <w:r w:rsidRPr="00B973DC">
          <w:rPr>
            <w:color w:val="EE0000"/>
            <w:sz w:val="26"/>
            <w:szCs w:val="26"/>
            <w:rPrChange w:id="2510" w:author="Administrator" w:date="2026-08-16T21:35:00Z" w16du:dateUtc="2026-08-16T14:35:00Z">
              <w:rPr>
                <w:color w:val="000000" w:themeColor="text1"/>
              </w:rPr>
            </w:rPrChange>
          </w:rPr>
          <w:t xml:space="preserve"> </w:t>
        </w:r>
        <w:proofErr w:type="spellStart"/>
        <w:r w:rsidRPr="00B973DC">
          <w:rPr>
            <w:color w:val="EE0000"/>
            <w:sz w:val="26"/>
            <w:szCs w:val="26"/>
            <w:rPrChange w:id="2511" w:author="Administrator" w:date="2026-08-16T21:35:00Z" w16du:dateUtc="2026-08-16T14:35:00Z">
              <w:rPr>
                <w:color w:val="000000" w:themeColor="text1"/>
              </w:rPr>
            </w:rPrChange>
          </w:rPr>
          <w:t>được</w:t>
        </w:r>
        <w:proofErr w:type="spellEnd"/>
        <w:r w:rsidRPr="00B973DC">
          <w:rPr>
            <w:color w:val="EE0000"/>
            <w:sz w:val="26"/>
            <w:szCs w:val="26"/>
            <w:rPrChange w:id="2512" w:author="Administrator" w:date="2026-08-16T21:35:00Z" w16du:dateUtc="2026-08-16T14:35:00Z">
              <w:rPr>
                <w:color w:val="000000" w:themeColor="text1"/>
              </w:rPr>
            </w:rPrChange>
          </w:rPr>
          <w:t xml:space="preserve"> </w:t>
        </w:r>
        <w:proofErr w:type="spellStart"/>
        <w:r w:rsidRPr="00B973DC">
          <w:rPr>
            <w:color w:val="EE0000"/>
            <w:sz w:val="26"/>
            <w:szCs w:val="26"/>
            <w:rPrChange w:id="2513" w:author="Administrator" w:date="2026-08-16T21:35:00Z" w16du:dateUtc="2026-08-16T14:35:00Z">
              <w:rPr>
                <w:color w:val="000000" w:themeColor="text1"/>
              </w:rPr>
            </w:rPrChange>
          </w:rPr>
          <w:t>phê</w:t>
        </w:r>
        <w:proofErr w:type="spellEnd"/>
        <w:r w:rsidRPr="00B973DC">
          <w:rPr>
            <w:color w:val="EE0000"/>
            <w:sz w:val="26"/>
            <w:szCs w:val="26"/>
            <w:rPrChange w:id="2514" w:author="Administrator" w:date="2026-08-16T21:35:00Z" w16du:dateUtc="2026-08-16T14:35:00Z">
              <w:rPr>
                <w:color w:val="000000" w:themeColor="text1"/>
              </w:rPr>
            </w:rPrChange>
          </w:rPr>
          <w:t xml:space="preserve"> </w:t>
        </w:r>
        <w:proofErr w:type="spellStart"/>
        <w:r w:rsidRPr="00B973DC">
          <w:rPr>
            <w:color w:val="EE0000"/>
            <w:sz w:val="26"/>
            <w:szCs w:val="26"/>
            <w:rPrChange w:id="2515" w:author="Administrator" w:date="2026-08-16T21:35:00Z" w16du:dateUtc="2026-08-16T14:35:00Z">
              <w:rPr>
                <w:color w:val="000000" w:themeColor="text1"/>
              </w:rPr>
            </w:rPrChange>
          </w:rPr>
          <w:t>duyệt</w:t>
        </w:r>
        <w:proofErr w:type="spellEnd"/>
        <w:r w:rsidRPr="00B973DC">
          <w:rPr>
            <w:color w:val="EE0000"/>
            <w:sz w:val="26"/>
            <w:szCs w:val="26"/>
            <w:rPrChange w:id="2516" w:author="Administrator" w:date="2026-08-16T21:35:00Z" w16du:dateUtc="2026-08-16T14:35:00Z">
              <w:rPr>
                <w:color w:val="000000" w:themeColor="text1"/>
              </w:rPr>
            </w:rPrChange>
          </w:rPr>
          <w:t xml:space="preserve">. </w:t>
        </w:r>
        <w:proofErr w:type="spellStart"/>
        <w:r w:rsidRPr="00B973DC">
          <w:rPr>
            <w:color w:val="EE0000"/>
            <w:sz w:val="26"/>
            <w:szCs w:val="26"/>
            <w:rPrChange w:id="2517" w:author="Administrator" w:date="2026-08-16T21:35:00Z" w16du:dateUtc="2026-08-16T14:35:00Z">
              <w:rPr>
                <w:color w:val="000000" w:themeColor="text1"/>
              </w:rPr>
            </w:rPrChange>
          </w:rPr>
          <w:t>Dữ</w:t>
        </w:r>
        <w:proofErr w:type="spellEnd"/>
        <w:r w:rsidRPr="00B973DC">
          <w:rPr>
            <w:color w:val="EE0000"/>
            <w:sz w:val="26"/>
            <w:szCs w:val="26"/>
            <w:rPrChange w:id="2518" w:author="Administrator" w:date="2026-08-16T21:35:00Z" w16du:dateUtc="2026-08-16T14:35:00Z">
              <w:rPr>
                <w:color w:val="000000" w:themeColor="text1"/>
              </w:rPr>
            </w:rPrChange>
          </w:rPr>
          <w:t xml:space="preserve"> </w:t>
        </w:r>
        <w:proofErr w:type="spellStart"/>
        <w:r w:rsidRPr="00B973DC">
          <w:rPr>
            <w:color w:val="EE0000"/>
            <w:sz w:val="26"/>
            <w:szCs w:val="26"/>
            <w:rPrChange w:id="2519" w:author="Administrator" w:date="2026-08-16T21:35:00Z" w16du:dateUtc="2026-08-16T14:35:00Z">
              <w:rPr>
                <w:color w:val="000000" w:themeColor="text1"/>
              </w:rPr>
            </w:rPrChange>
          </w:rPr>
          <w:t>liệu</w:t>
        </w:r>
        <w:proofErr w:type="spellEnd"/>
        <w:r w:rsidRPr="00B973DC">
          <w:rPr>
            <w:color w:val="EE0000"/>
            <w:sz w:val="26"/>
            <w:szCs w:val="26"/>
            <w:rPrChange w:id="2520" w:author="Administrator" w:date="2026-08-16T21:35:00Z" w16du:dateUtc="2026-08-16T14:35:00Z">
              <w:rPr>
                <w:color w:val="000000" w:themeColor="text1"/>
              </w:rPr>
            </w:rPrChange>
          </w:rPr>
          <w:t xml:space="preserve"> </w:t>
        </w:r>
        <w:proofErr w:type="spellStart"/>
        <w:r w:rsidRPr="00B973DC">
          <w:rPr>
            <w:color w:val="EE0000"/>
            <w:sz w:val="26"/>
            <w:szCs w:val="26"/>
            <w:rPrChange w:id="2521" w:author="Administrator" w:date="2026-08-16T21:35:00Z" w16du:dateUtc="2026-08-16T14:35:00Z">
              <w:rPr>
                <w:color w:val="000000" w:themeColor="text1"/>
              </w:rPr>
            </w:rPrChange>
          </w:rPr>
          <w:t>cá</w:t>
        </w:r>
        <w:proofErr w:type="spellEnd"/>
        <w:r w:rsidRPr="00B973DC">
          <w:rPr>
            <w:color w:val="EE0000"/>
            <w:sz w:val="26"/>
            <w:szCs w:val="26"/>
            <w:rPrChange w:id="2522" w:author="Administrator" w:date="2026-08-16T21:35:00Z" w16du:dateUtc="2026-08-16T14:35:00Z">
              <w:rPr>
                <w:color w:val="000000" w:themeColor="text1"/>
              </w:rPr>
            </w:rPrChange>
          </w:rPr>
          <w:t xml:space="preserve"> </w:t>
        </w:r>
        <w:proofErr w:type="spellStart"/>
        <w:r w:rsidRPr="00B973DC">
          <w:rPr>
            <w:color w:val="EE0000"/>
            <w:sz w:val="26"/>
            <w:szCs w:val="26"/>
            <w:rPrChange w:id="2523" w:author="Administrator" w:date="2026-08-16T21:35:00Z" w16du:dateUtc="2026-08-16T14:35:00Z">
              <w:rPr>
                <w:color w:val="000000" w:themeColor="text1"/>
              </w:rPr>
            </w:rPrChange>
          </w:rPr>
          <w:t>nhân</w:t>
        </w:r>
        <w:proofErr w:type="spellEnd"/>
        <w:r w:rsidRPr="00B973DC">
          <w:rPr>
            <w:color w:val="EE0000"/>
            <w:sz w:val="26"/>
            <w:szCs w:val="26"/>
            <w:rPrChange w:id="2524" w:author="Administrator" w:date="2026-08-16T21:35:00Z" w16du:dateUtc="2026-08-16T14:35:00Z">
              <w:rPr>
                <w:color w:val="000000" w:themeColor="text1"/>
              </w:rPr>
            </w:rPrChange>
          </w:rPr>
          <w:t xml:space="preserve">, </w:t>
        </w:r>
        <w:proofErr w:type="spellStart"/>
        <w:r w:rsidRPr="00B973DC">
          <w:rPr>
            <w:color w:val="EE0000"/>
            <w:sz w:val="26"/>
            <w:szCs w:val="26"/>
            <w:rPrChange w:id="2525" w:author="Administrator" w:date="2026-08-16T21:35:00Z" w16du:dateUtc="2026-08-16T14:35:00Z">
              <w:rPr>
                <w:color w:val="000000" w:themeColor="text1"/>
              </w:rPr>
            </w:rPrChange>
          </w:rPr>
          <w:t>dữ</w:t>
        </w:r>
        <w:proofErr w:type="spellEnd"/>
        <w:r w:rsidRPr="00B973DC">
          <w:rPr>
            <w:color w:val="EE0000"/>
            <w:sz w:val="26"/>
            <w:szCs w:val="26"/>
            <w:rPrChange w:id="2526" w:author="Administrator" w:date="2026-08-16T21:35:00Z" w16du:dateUtc="2026-08-16T14:35:00Z">
              <w:rPr>
                <w:color w:val="000000" w:themeColor="text1"/>
              </w:rPr>
            </w:rPrChange>
          </w:rPr>
          <w:t xml:space="preserve"> </w:t>
        </w:r>
        <w:proofErr w:type="spellStart"/>
        <w:r w:rsidRPr="00B973DC">
          <w:rPr>
            <w:color w:val="EE0000"/>
            <w:sz w:val="26"/>
            <w:szCs w:val="26"/>
            <w:rPrChange w:id="2527" w:author="Administrator" w:date="2026-08-16T21:35:00Z" w16du:dateUtc="2026-08-16T14:35:00Z">
              <w:rPr>
                <w:color w:val="000000" w:themeColor="text1"/>
              </w:rPr>
            </w:rPrChange>
          </w:rPr>
          <w:t>liệu</w:t>
        </w:r>
        <w:proofErr w:type="spellEnd"/>
        <w:r w:rsidRPr="00B973DC">
          <w:rPr>
            <w:color w:val="EE0000"/>
            <w:sz w:val="26"/>
            <w:szCs w:val="26"/>
            <w:rPrChange w:id="2528" w:author="Administrator" w:date="2026-08-16T21:35:00Z" w16du:dateUtc="2026-08-16T14:35:00Z">
              <w:rPr>
                <w:color w:val="000000" w:themeColor="text1"/>
              </w:rPr>
            </w:rPrChange>
          </w:rPr>
          <w:t xml:space="preserve"> </w:t>
        </w:r>
        <w:proofErr w:type="spellStart"/>
        <w:r w:rsidRPr="00B973DC">
          <w:rPr>
            <w:color w:val="EE0000"/>
            <w:sz w:val="26"/>
            <w:szCs w:val="26"/>
            <w:rPrChange w:id="2529" w:author="Administrator" w:date="2026-08-16T21:35:00Z" w16du:dateUtc="2026-08-16T14:35:00Z">
              <w:rPr>
                <w:color w:val="000000" w:themeColor="text1"/>
              </w:rPr>
            </w:rPrChange>
          </w:rPr>
          <w:t>của</w:t>
        </w:r>
        <w:proofErr w:type="spellEnd"/>
        <w:r w:rsidRPr="00B973DC">
          <w:rPr>
            <w:color w:val="EE0000"/>
            <w:sz w:val="26"/>
            <w:szCs w:val="26"/>
            <w:rPrChange w:id="2530" w:author="Administrator" w:date="2026-08-16T21:35:00Z" w16du:dateUtc="2026-08-16T14:35:00Z">
              <w:rPr>
                <w:color w:val="000000" w:themeColor="text1"/>
              </w:rPr>
            </w:rPrChange>
          </w:rPr>
          <w:t xml:space="preserve"> </w:t>
        </w:r>
        <w:proofErr w:type="spellStart"/>
        <w:r w:rsidRPr="00B973DC">
          <w:rPr>
            <w:color w:val="EE0000"/>
            <w:sz w:val="26"/>
            <w:szCs w:val="26"/>
            <w:rPrChange w:id="2531" w:author="Administrator" w:date="2026-08-16T21:35:00Z" w16du:dateUtc="2026-08-16T14:35:00Z">
              <w:rPr>
                <w:color w:val="000000" w:themeColor="text1"/>
              </w:rPr>
            </w:rPrChange>
          </w:rPr>
          <w:t>tổ</w:t>
        </w:r>
        <w:proofErr w:type="spellEnd"/>
        <w:r w:rsidRPr="00B973DC">
          <w:rPr>
            <w:color w:val="EE0000"/>
            <w:sz w:val="26"/>
            <w:szCs w:val="26"/>
            <w:rPrChange w:id="2532" w:author="Administrator" w:date="2026-08-16T21:35:00Z" w16du:dateUtc="2026-08-16T14:35:00Z">
              <w:rPr>
                <w:color w:val="000000" w:themeColor="text1"/>
              </w:rPr>
            </w:rPrChange>
          </w:rPr>
          <w:t xml:space="preserve"> </w:t>
        </w:r>
        <w:proofErr w:type="spellStart"/>
        <w:r w:rsidRPr="00B973DC">
          <w:rPr>
            <w:color w:val="EE0000"/>
            <w:sz w:val="26"/>
            <w:szCs w:val="26"/>
            <w:rPrChange w:id="2533" w:author="Administrator" w:date="2026-08-16T21:35:00Z" w16du:dateUtc="2026-08-16T14:35:00Z">
              <w:rPr>
                <w:color w:val="000000" w:themeColor="text1"/>
              </w:rPr>
            </w:rPrChange>
          </w:rPr>
          <w:t>chức</w:t>
        </w:r>
        <w:proofErr w:type="spellEnd"/>
        <w:r w:rsidRPr="00B973DC">
          <w:rPr>
            <w:color w:val="EE0000"/>
            <w:sz w:val="26"/>
            <w:szCs w:val="26"/>
            <w:rPrChange w:id="2534" w:author="Administrator" w:date="2026-08-16T21:35:00Z" w16du:dateUtc="2026-08-16T14:35:00Z">
              <w:rPr>
                <w:color w:val="000000" w:themeColor="text1"/>
              </w:rPr>
            </w:rPrChange>
          </w:rPr>
          <w:t xml:space="preserve"> </w:t>
        </w:r>
        <w:proofErr w:type="spellStart"/>
        <w:r w:rsidRPr="00B973DC">
          <w:rPr>
            <w:color w:val="EE0000"/>
            <w:sz w:val="26"/>
            <w:szCs w:val="26"/>
            <w:rPrChange w:id="2535" w:author="Administrator" w:date="2026-08-16T21:35:00Z" w16du:dateUtc="2026-08-16T14:35:00Z">
              <w:rPr>
                <w:color w:val="000000" w:themeColor="text1"/>
              </w:rPr>
            </w:rPrChange>
          </w:rPr>
          <w:t>và</w:t>
        </w:r>
        <w:proofErr w:type="spellEnd"/>
        <w:r w:rsidRPr="00B973DC">
          <w:rPr>
            <w:color w:val="EE0000"/>
            <w:sz w:val="26"/>
            <w:szCs w:val="26"/>
            <w:rPrChange w:id="2536" w:author="Administrator" w:date="2026-08-16T21:35:00Z" w16du:dateUtc="2026-08-16T14:35:00Z">
              <w:rPr>
                <w:color w:val="000000" w:themeColor="text1"/>
              </w:rPr>
            </w:rPrChange>
          </w:rPr>
          <w:t xml:space="preserve"> </w:t>
        </w:r>
        <w:proofErr w:type="spellStart"/>
        <w:r w:rsidRPr="00B973DC">
          <w:rPr>
            <w:color w:val="EE0000"/>
            <w:sz w:val="26"/>
            <w:szCs w:val="26"/>
            <w:rPrChange w:id="2537" w:author="Administrator" w:date="2026-08-16T21:35:00Z" w16du:dateUtc="2026-08-16T14:35:00Z">
              <w:rPr>
                <w:color w:val="000000" w:themeColor="text1"/>
              </w:rPr>
            </w:rPrChange>
          </w:rPr>
          <w:t>dữ</w:t>
        </w:r>
        <w:proofErr w:type="spellEnd"/>
        <w:r w:rsidRPr="00B973DC">
          <w:rPr>
            <w:color w:val="EE0000"/>
            <w:sz w:val="26"/>
            <w:szCs w:val="26"/>
            <w:rPrChange w:id="2538" w:author="Administrator" w:date="2026-08-16T21:35:00Z" w16du:dateUtc="2026-08-16T14:35:00Z">
              <w:rPr>
                <w:color w:val="000000" w:themeColor="text1"/>
              </w:rPr>
            </w:rPrChange>
          </w:rPr>
          <w:t xml:space="preserve"> </w:t>
        </w:r>
        <w:proofErr w:type="spellStart"/>
        <w:r w:rsidRPr="00B973DC">
          <w:rPr>
            <w:color w:val="EE0000"/>
            <w:sz w:val="26"/>
            <w:szCs w:val="26"/>
            <w:rPrChange w:id="2539" w:author="Administrator" w:date="2026-08-16T21:35:00Z" w16du:dateUtc="2026-08-16T14:35:00Z">
              <w:rPr>
                <w:color w:val="000000" w:themeColor="text1"/>
              </w:rPr>
            </w:rPrChange>
          </w:rPr>
          <w:t>liệu</w:t>
        </w:r>
        <w:proofErr w:type="spellEnd"/>
        <w:r w:rsidRPr="00B973DC">
          <w:rPr>
            <w:color w:val="EE0000"/>
            <w:sz w:val="26"/>
            <w:szCs w:val="26"/>
            <w:rPrChange w:id="2540" w:author="Administrator" w:date="2026-08-16T21:35:00Z" w16du:dateUtc="2026-08-16T14:35:00Z">
              <w:rPr>
                <w:color w:val="000000" w:themeColor="text1"/>
              </w:rPr>
            </w:rPrChange>
          </w:rPr>
          <w:t xml:space="preserve"> </w:t>
        </w:r>
        <w:proofErr w:type="spellStart"/>
        <w:r w:rsidRPr="00B973DC">
          <w:rPr>
            <w:color w:val="EE0000"/>
            <w:sz w:val="26"/>
            <w:szCs w:val="26"/>
            <w:rPrChange w:id="2541" w:author="Administrator" w:date="2026-08-16T21:35:00Z" w16du:dateUtc="2026-08-16T14:35:00Z">
              <w:rPr>
                <w:color w:val="000000" w:themeColor="text1"/>
              </w:rPr>
            </w:rPrChange>
          </w:rPr>
          <w:t>từ</w:t>
        </w:r>
        <w:proofErr w:type="spellEnd"/>
        <w:r w:rsidRPr="00B973DC">
          <w:rPr>
            <w:color w:val="EE0000"/>
            <w:sz w:val="26"/>
            <w:szCs w:val="26"/>
            <w:rPrChange w:id="2542" w:author="Administrator" w:date="2026-08-16T21:35:00Z" w16du:dateUtc="2026-08-16T14:35:00Z">
              <w:rPr>
                <w:color w:val="000000" w:themeColor="text1"/>
              </w:rPr>
            </w:rPrChange>
          </w:rPr>
          <w:t xml:space="preserve"> </w:t>
        </w:r>
        <w:proofErr w:type="spellStart"/>
        <w:r w:rsidRPr="00B973DC">
          <w:rPr>
            <w:color w:val="EE0000"/>
            <w:sz w:val="26"/>
            <w:szCs w:val="26"/>
            <w:rPrChange w:id="2543" w:author="Administrator" w:date="2026-08-16T21:35:00Z" w16du:dateUtc="2026-08-16T14:35:00Z">
              <w:rPr>
                <w:color w:val="000000" w:themeColor="text1"/>
              </w:rPr>
            </w:rPrChange>
          </w:rPr>
          <w:t>nguồn</w:t>
        </w:r>
        <w:proofErr w:type="spellEnd"/>
        <w:r w:rsidRPr="00B973DC">
          <w:rPr>
            <w:color w:val="EE0000"/>
            <w:sz w:val="26"/>
            <w:szCs w:val="26"/>
            <w:rPrChange w:id="2544" w:author="Administrator" w:date="2026-08-16T21:35:00Z" w16du:dateUtc="2026-08-16T14:35:00Z">
              <w:rPr>
                <w:color w:val="000000" w:themeColor="text1"/>
              </w:rPr>
            </w:rPrChange>
          </w:rPr>
          <w:t xml:space="preserve"> </w:t>
        </w:r>
        <w:proofErr w:type="spellStart"/>
        <w:r w:rsidRPr="00B973DC">
          <w:rPr>
            <w:color w:val="EE0000"/>
            <w:sz w:val="26"/>
            <w:szCs w:val="26"/>
            <w:rPrChange w:id="2545" w:author="Administrator" w:date="2026-08-16T21:35:00Z" w16du:dateUtc="2026-08-16T14:35:00Z">
              <w:rPr>
                <w:color w:val="000000" w:themeColor="text1"/>
              </w:rPr>
            </w:rPrChange>
          </w:rPr>
          <w:t>bên</w:t>
        </w:r>
        <w:proofErr w:type="spellEnd"/>
        <w:r w:rsidRPr="00B973DC">
          <w:rPr>
            <w:color w:val="EE0000"/>
            <w:sz w:val="26"/>
            <w:szCs w:val="26"/>
            <w:rPrChange w:id="2546" w:author="Administrator" w:date="2026-08-16T21:35:00Z" w16du:dateUtc="2026-08-16T14:35:00Z">
              <w:rPr>
                <w:color w:val="000000" w:themeColor="text1"/>
              </w:rPr>
            </w:rPrChange>
          </w:rPr>
          <w:t xml:space="preserve"> </w:t>
        </w:r>
        <w:proofErr w:type="spellStart"/>
        <w:r w:rsidRPr="00B973DC">
          <w:rPr>
            <w:color w:val="EE0000"/>
            <w:sz w:val="26"/>
            <w:szCs w:val="26"/>
            <w:rPrChange w:id="2547" w:author="Administrator" w:date="2026-08-16T21:35:00Z" w16du:dateUtc="2026-08-16T14:35:00Z">
              <w:rPr>
                <w:color w:val="000000" w:themeColor="text1"/>
              </w:rPr>
            </w:rPrChange>
          </w:rPr>
          <w:t>ngoài</w:t>
        </w:r>
        <w:proofErr w:type="spellEnd"/>
        <w:r w:rsidRPr="00B973DC">
          <w:rPr>
            <w:color w:val="EE0000"/>
            <w:sz w:val="26"/>
            <w:szCs w:val="26"/>
            <w:rPrChange w:id="2548" w:author="Administrator" w:date="2026-08-16T21:35:00Z" w16du:dateUtc="2026-08-16T14:35:00Z">
              <w:rPr>
                <w:color w:val="000000" w:themeColor="text1"/>
              </w:rPr>
            </w:rPrChange>
          </w:rPr>
          <w:t xml:space="preserve"> </w:t>
        </w:r>
        <w:proofErr w:type="spellStart"/>
        <w:r w:rsidRPr="00B973DC">
          <w:rPr>
            <w:color w:val="EE0000"/>
            <w:sz w:val="26"/>
            <w:szCs w:val="26"/>
            <w:rPrChange w:id="2549" w:author="Administrator" w:date="2026-08-16T21:35:00Z" w16du:dateUtc="2026-08-16T14:35:00Z">
              <w:rPr>
                <w:color w:val="000000" w:themeColor="text1"/>
              </w:rPr>
            </w:rPrChange>
          </w:rPr>
          <w:t>được</w:t>
        </w:r>
        <w:proofErr w:type="spellEnd"/>
        <w:r w:rsidRPr="00B973DC">
          <w:rPr>
            <w:color w:val="EE0000"/>
            <w:sz w:val="26"/>
            <w:szCs w:val="26"/>
            <w:rPrChange w:id="2550" w:author="Administrator" w:date="2026-08-16T21:35:00Z" w16du:dateUtc="2026-08-16T14:35:00Z">
              <w:rPr>
                <w:color w:val="000000" w:themeColor="text1"/>
              </w:rPr>
            </w:rPrChange>
          </w:rPr>
          <w:t xml:space="preserve"> </w:t>
        </w:r>
        <w:proofErr w:type="spellStart"/>
        <w:r w:rsidRPr="00B973DC">
          <w:rPr>
            <w:color w:val="EE0000"/>
            <w:sz w:val="26"/>
            <w:szCs w:val="26"/>
            <w:rPrChange w:id="2551" w:author="Administrator" w:date="2026-08-16T21:35:00Z" w16du:dateUtc="2026-08-16T14:35:00Z">
              <w:rPr>
                <w:color w:val="000000" w:themeColor="text1"/>
              </w:rPr>
            </w:rPrChange>
          </w:rPr>
          <w:t>quản</w:t>
        </w:r>
        <w:proofErr w:type="spellEnd"/>
        <w:r w:rsidRPr="00B973DC">
          <w:rPr>
            <w:color w:val="EE0000"/>
            <w:sz w:val="26"/>
            <w:szCs w:val="26"/>
            <w:rPrChange w:id="2552" w:author="Administrator" w:date="2026-08-16T21:35:00Z" w16du:dateUtc="2026-08-16T14:35:00Z">
              <w:rPr>
                <w:color w:val="000000" w:themeColor="text1"/>
              </w:rPr>
            </w:rPrChange>
          </w:rPr>
          <w:t xml:space="preserve"> </w:t>
        </w:r>
        <w:proofErr w:type="spellStart"/>
        <w:r w:rsidRPr="00B973DC">
          <w:rPr>
            <w:color w:val="EE0000"/>
            <w:sz w:val="26"/>
            <w:szCs w:val="26"/>
            <w:rPrChange w:id="2553" w:author="Administrator" w:date="2026-08-16T21:35:00Z" w16du:dateUtc="2026-08-16T14:35:00Z">
              <w:rPr>
                <w:color w:val="000000" w:themeColor="text1"/>
              </w:rPr>
            </w:rPrChange>
          </w:rPr>
          <w:t>lý</w:t>
        </w:r>
        <w:proofErr w:type="spellEnd"/>
        <w:r w:rsidRPr="00B973DC">
          <w:rPr>
            <w:color w:val="EE0000"/>
            <w:sz w:val="26"/>
            <w:szCs w:val="26"/>
            <w:rPrChange w:id="2554" w:author="Administrator" w:date="2026-08-16T21:35:00Z" w16du:dateUtc="2026-08-16T14:35:00Z">
              <w:rPr>
                <w:color w:val="000000" w:themeColor="text1"/>
              </w:rPr>
            </w:rPrChange>
          </w:rPr>
          <w:t xml:space="preserve">, </w:t>
        </w:r>
        <w:proofErr w:type="spellStart"/>
        <w:r w:rsidRPr="00B973DC">
          <w:rPr>
            <w:color w:val="EE0000"/>
            <w:sz w:val="26"/>
            <w:szCs w:val="26"/>
            <w:rPrChange w:id="2555" w:author="Administrator" w:date="2026-08-16T21:35:00Z" w16du:dateUtc="2026-08-16T14:35:00Z">
              <w:rPr>
                <w:color w:val="000000" w:themeColor="text1"/>
              </w:rPr>
            </w:rPrChange>
          </w:rPr>
          <w:t>sử</w:t>
        </w:r>
        <w:proofErr w:type="spellEnd"/>
        <w:r w:rsidRPr="00B973DC">
          <w:rPr>
            <w:color w:val="EE0000"/>
            <w:sz w:val="26"/>
            <w:szCs w:val="26"/>
            <w:rPrChange w:id="2556" w:author="Administrator" w:date="2026-08-16T21:35:00Z" w16du:dateUtc="2026-08-16T14:35:00Z">
              <w:rPr>
                <w:color w:val="000000" w:themeColor="text1"/>
              </w:rPr>
            </w:rPrChange>
          </w:rPr>
          <w:t xml:space="preserve"> </w:t>
        </w:r>
        <w:proofErr w:type="spellStart"/>
        <w:r w:rsidRPr="00B973DC">
          <w:rPr>
            <w:color w:val="EE0000"/>
            <w:sz w:val="26"/>
            <w:szCs w:val="26"/>
            <w:rPrChange w:id="2557" w:author="Administrator" w:date="2026-08-16T21:35:00Z" w16du:dateUtc="2026-08-16T14:35:00Z">
              <w:rPr>
                <w:color w:val="000000" w:themeColor="text1"/>
              </w:rPr>
            </w:rPrChange>
          </w:rPr>
          <w:t>dụng</w:t>
        </w:r>
        <w:proofErr w:type="spellEnd"/>
        <w:r w:rsidRPr="00B973DC">
          <w:rPr>
            <w:color w:val="EE0000"/>
            <w:sz w:val="26"/>
            <w:szCs w:val="26"/>
            <w:rPrChange w:id="2558" w:author="Administrator" w:date="2026-08-16T21:35:00Z" w16du:dateUtc="2026-08-16T14:35:00Z">
              <w:rPr>
                <w:color w:val="000000" w:themeColor="text1"/>
              </w:rPr>
            </w:rPrChange>
          </w:rPr>
          <w:t xml:space="preserve"> </w:t>
        </w:r>
        <w:proofErr w:type="spellStart"/>
        <w:r w:rsidRPr="00B973DC">
          <w:rPr>
            <w:color w:val="EE0000"/>
            <w:sz w:val="26"/>
            <w:szCs w:val="26"/>
            <w:rPrChange w:id="2559" w:author="Administrator" w:date="2026-08-16T21:35:00Z" w16du:dateUtc="2026-08-16T14:35:00Z">
              <w:rPr>
                <w:color w:val="000000" w:themeColor="text1"/>
              </w:rPr>
            </w:rPrChange>
          </w:rPr>
          <w:t>và</w:t>
        </w:r>
        <w:proofErr w:type="spellEnd"/>
        <w:r w:rsidRPr="00B973DC">
          <w:rPr>
            <w:color w:val="EE0000"/>
            <w:sz w:val="26"/>
            <w:szCs w:val="26"/>
            <w:rPrChange w:id="2560" w:author="Administrator" w:date="2026-08-16T21:35:00Z" w16du:dateUtc="2026-08-16T14:35:00Z">
              <w:rPr>
                <w:color w:val="000000" w:themeColor="text1"/>
              </w:rPr>
            </w:rPrChange>
          </w:rPr>
          <w:t xml:space="preserve"> chia </w:t>
        </w:r>
        <w:proofErr w:type="spellStart"/>
        <w:r w:rsidRPr="00B973DC">
          <w:rPr>
            <w:color w:val="EE0000"/>
            <w:sz w:val="26"/>
            <w:szCs w:val="26"/>
            <w:rPrChange w:id="2561" w:author="Administrator" w:date="2026-08-16T21:35:00Z" w16du:dateUtc="2026-08-16T14:35:00Z">
              <w:rPr>
                <w:color w:val="000000" w:themeColor="text1"/>
              </w:rPr>
            </w:rPrChange>
          </w:rPr>
          <w:t>sẻ</w:t>
        </w:r>
        <w:proofErr w:type="spellEnd"/>
        <w:r w:rsidRPr="00B973DC">
          <w:rPr>
            <w:color w:val="EE0000"/>
            <w:sz w:val="26"/>
            <w:szCs w:val="26"/>
            <w:rPrChange w:id="2562" w:author="Administrator" w:date="2026-08-16T21:35:00Z" w16du:dateUtc="2026-08-16T14:35:00Z">
              <w:rPr>
                <w:color w:val="000000" w:themeColor="text1"/>
              </w:rPr>
            </w:rPrChange>
          </w:rPr>
          <w:t xml:space="preserve"> </w:t>
        </w:r>
        <w:proofErr w:type="spellStart"/>
        <w:r w:rsidRPr="00B973DC">
          <w:rPr>
            <w:color w:val="EE0000"/>
            <w:sz w:val="26"/>
            <w:szCs w:val="26"/>
            <w:rPrChange w:id="2563" w:author="Administrator" w:date="2026-08-16T21:35:00Z" w16du:dateUtc="2026-08-16T14:35:00Z">
              <w:rPr>
                <w:color w:val="000000" w:themeColor="text1"/>
              </w:rPr>
            </w:rPrChange>
          </w:rPr>
          <w:t>theo</w:t>
        </w:r>
        <w:proofErr w:type="spellEnd"/>
        <w:r w:rsidRPr="00B973DC">
          <w:rPr>
            <w:color w:val="EE0000"/>
            <w:sz w:val="26"/>
            <w:szCs w:val="26"/>
            <w:rPrChange w:id="2564" w:author="Administrator" w:date="2026-08-16T21:35:00Z" w16du:dateUtc="2026-08-16T14:35:00Z">
              <w:rPr>
                <w:color w:val="000000" w:themeColor="text1"/>
              </w:rPr>
            </w:rPrChange>
          </w:rPr>
          <w:t xml:space="preserve"> </w:t>
        </w:r>
        <w:proofErr w:type="spellStart"/>
        <w:r w:rsidRPr="00B973DC">
          <w:rPr>
            <w:color w:val="EE0000"/>
            <w:sz w:val="26"/>
            <w:szCs w:val="26"/>
            <w:rPrChange w:id="2565" w:author="Administrator" w:date="2026-08-16T21:35:00Z" w16du:dateUtc="2026-08-16T14:35:00Z">
              <w:rPr>
                <w:color w:val="000000" w:themeColor="text1"/>
              </w:rPr>
            </w:rPrChange>
          </w:rPr>
          <w:t>quyền</w:t>
        </w:r>
        <w:proofErr w:type="spellEnd"/>
        <w:r w:rsidRPr="00B973DC">
          <w:rPr>
            <w:color w:val="EE0000"/>
            <w:sz w:val="26"/>
            <w:szCs w:val="26"/>
            <w:rPrChange w:id="2566" w:author="Administrator" w:date="2026-08-16T21:35:00Z" w16du:dateUtc="2026-08-16T14:35:00Z">
              <w:rPr>
                <w:color w:val="000000" w:themeColor="text1"/>
              </w:rPr>
            </w:rPrChange>
          </w:rPr>
          <w:t xml:space="preserve"> </w:t>
        </w:r>
        <w:proofErr w:type="spellStart"/>
        <w:r w:rsidRPr="00B973DC">
          <w:rPr>
            <w:color w:val="EE0000"/>
            <w:sz w:val="26"/>
            <w:szCs w:val="26"/>
            <w:rPrChange w:id="2567" w:author="Administrator" w:date="2026-08-16T21:35:00Z" w16du:dateUtc="2026-08-16T14:35:00Z">
              <w:rPr>
                <w:color w:val="000000" w:themeColor="text1"/>
              </w:rPr>
            </w:rPrChange>
          </w:rPr>
          <w:t>của</w:t>
        </w:r>
        <w:proofErr w:type="spellEnd"/>
        <w:r w:rsidRPr="00B973DC">
          <w:rPr>
            <w:color w:val="EE0000"/>
            <w:sz w:val="26"/>
            <w:szCs w:val="26"/>
            <w:rPrChange w:id="2568" w:author="Administrator" w:date="2026-08-16T21:35:00Z" w16du:dateUtc="2026-08-16T14:35:00Z">
              <w:rPr>
                <w:color w:val="000000" w:themeColor="text1"/>
              </w:rPr>
            </w:rPrChange>
          </w:rPr>
          <w:t xml:space="preserve"> </w:t>
        </w:r>
        <w:proofErr w:type="spellStart"/>
        <w:r w:rsidRPr="00B973DC">
          <w:rPr>
            <w:color w:val="EE0000"/>
            <w:sz w:val="26"/>
            <w:szCs w:val="26"/>
            <w:rPrChange w:id="2569" w:author="Administrator" w:date="2026-08-16T21:35:00Z" w16du:dateUtc="2026-08-16T14:35:00Z">
              <w:rPr>
                <w:color w:val="000000" w:themeColor="text1"/>
              </w:rPr>
            </w:rPrChange>
          </w:rPr>
          <w:t>chủ</w:t>
        </w:r>
        <w:proofErr w:type="spellEnd"/>
        <w:r w:rsidRPr="00B973DC">
          <w:rPr>
            <w:color w:val="EE0000"/>
            <w:sz w:val="26"/>
            <w:szCs w:val="26"/>
            <w:rPrChange w:id="2570" w:author="Administrator" w:date="2026-08-16T21:35:00Z" w16du:dateUtc="2026-08-16T14:35:00Z">
              <w:rPr>
                <w:color w:val="000000" w:themeColor="text1"/>
              </w:rPr>
            </w:rPrChange>
          </w:rPr>
          <w:t xml:space="preserve"> </w:t>
        </w:r>
        <w:proofErr w:type="spellStart"/>
        <w:r w:rsidRPr="00B973DC">
          <w:rPr>
            <w:color w:val="EE0000"/>
            <w:sz w:val="26"/>
            <w:szCs w:val="26"/>
            <w:rPrChange w:id="2571" w:author="Administrator" w:date="2026-08-16T21:35:00Z" w16du:dateUtc="2026-08-16T14:35:00Z">
              <w:rPr>
                <w:color w:val="000000" w:themeColor="text1"/>
              </w:rPr>
            </w:rPrChange>
          </w:rPr>
          <w:t>thể</w:t>
        </w:r>
        <w:proofErr w:type="spellEnd"/>
        <w:r w:rsidRPr="00B973DC">
          <w:rPr>
            <w:color w:val="EE0000"/>
            <w:sz w:val="26"/>
            <w:szCs w:val="26"/>
            <w:rPrChange w:id="2572" w:author="Administrator" w:date="2026-08-16T21:35:00Z" w16du:dateUtc="2026-08-16T14:35:00Z">
              <w:rPr>
                <w:color w:val="000000" w:themeColor="text1"/>
              </w:rPr>
            </w:rPrChange>
          </w:rPr>
          <w:t xml:space="preserve"> </w:t>
        </w:r>
        <w:proofErr w:type="spellStart"/>
        <w:r w:rsidRPr="00B973DC">
          <w:rPr>
            <w:color w:val="EE0000"/>
            <w:sz w:val="26"/>
            <w:szCs w:val="26"/>
            <w:rPrChange w:id="2573" w:author="Administrator" w:date="2026-08-16T21:35:00Z" w16du:dateUtc="2026-08-16T14:35:00Z">
              <w:rPr>
                <w:color w:val="000000" w:themeColor="text1"/>
              </w:rPr>
            </w:rPrChange>
          </w:rPr>
          <w:t>dữ</w:t>
        </w:r>
        <w:proofErr w:type="spellEnd"/>
        <w:r w:rsidRPr="00B973DC">
          <w:rPr>
            <w:color w:val="EE0000"/>
            <w:sz w:val="26"/>
            <w:szCs w:val="26"/>
            <w:rPrChange w:id="2574" w:author="Administrator" w:date="2026-08-16T21:35:00Z" w16du:dateUtc="2026-08-16T14:35:00Z">
              <w:rPr>
                <w:color w:val="000000" w:themeColor="text1"/>
              </w:rPr>
            </w:rPrChange>
          </w:rPr>
          <w:t xml:space="preserve"> </w:t>
        </w:r>
        <w:proofErr w:type="spellStart"/>
        <w:r w:rsidRPr="00B973DC">
          <w:rPr>
            <w:color w:val="EE0000"/>
            <w:sz w:val="26"/>
            <w:szCs w:val="26"/>
            <w:rPrChange w:id="2575" w:author="Administrator" w:date="2026-08-16T21:35:00Z" w16du:dateUtc="2026-08-16T14:35:00Z">
              <w:rPr>
                <w:color w:val="000000" w:themeColor="text1"/>
              </w:rPr>
            </w:rPrChange>
          </w:rPr>
          <w:t>liệu</w:t>
        </w:r>
        <w:proofErr w:type="spellEnd"/>
        <w:r w:rsidRPr="00B973DC">
          <w:rPr>
            <w:color w:val="EE0000"/>
            <w:sz w:val="26"/>
            <w:szCs w:val="26"/>
            <w:rPrChange w:id="2576" w:author="Administrator" w:date="2026-08-16T21:35:00Z" w16du:dateUtc="2026-08-16T14:35:00Z">
              <w:rPr>
                <w:color w:val="000000" w:themeColor="text1"/>
              </w:rPr>
            </w:rPrChange>
          </w:rPr>
          <w:t xml:space="preserve">, </w:t>
        </w:r>
        <w:proofErr w:type="spellStart"/>
        <w:r w:rsidRPr="00B973DC">
          <w:rPr>
            <w:color w:val="EE0000"/>
            <w:sz w:val="26"/>
            <w:szCs w:val="26"/>
            <w:rPrChange w:id="2577" w:author="Administrator" w:date="2026-08-16T21:35:00Z" w16du:dateUtc="2026-08-16T14:35:00Z">
              <w:rPr>
                <w:color w:val="000000" w:themeColor="text1"/>
              </w:rPr>
            </w:rPrChange>
          </w:rPr>
          <w:t>thỏa</w:t>
        </w:r>
        <w:proofErr w:type="spellEnd"/>
        <w:r w:rsidRPr="00B973DC">
          <w:rPr>
            <w:color w:val="EE0000"/>
            <w:sz w:val="26"/>
            <w:szCs w:val="26"/>
            <w:rPrChange w:id="2578" w:author="Administrator" w:date="2026-08-16T21:35:00Z" w16du:dateUtc="2026-08-16T14:35:00Z">
              <w:rPr>
                <w:color w:val="000000" w:themeColor="text1"/>
              </w:rPr>
            </w:rPrChange>
          </w:rPr>
          <w:t xml:space="preserve"> </w:t>
        </w:r>
        <w:proofErr w:type="spellStart"/>
        <w:r w:rsidRPr="00B973DC">
          <w:rPr>
            <w:color w:val="EE0000"/>
            <w:sz w:val="26"/>
            <w:szCs w:val="26"/>
            <w:rPrChange w:id="2579" w:author="Administrator" w:date="2026-08-16T21:35:00Z" w16du:dateUtc="2026-08-16T14:35:00Z">
              <w:rPr>
                <w:color w:val="000000" w:themeColor="text1"/>
              </w:rPr>
            </w:rPrChange>
          </w:rPr>
          <w:t>thuận</w:t>
        </w:r>
        <w:proofErr w:type="spellEnd"/>
        <w:r w:rsidRPr="00B973DC">
          <w:rPr>
            <w:color w:val="EE0000"/>
            <w:sz w:val="26"/>
            <w:szCs w:val="26"/>
            <w:rPrChange w:id="2580" w:author="Administrator" w:date="2026-08-16T21:35:00Z" w16du:dateUtc="2026-08-16T14:35:00Z">
              <w:rPr>
                <w:color w:val="000000" w:themeColor="text1"/>
              </w:rPr>
            </w:rPrChange>
          </w:rPr>
          <w:t xml:space="preserve"> </w:t>
        </w:r>
        <w:proofErr w:type="spellStart"/>
        <w:r w:rsidRPr="00B973DC">
          <w:rPr>
            <w:color w:val="EE0000"/>
            <w:sz w:val="26"/>
            <w:szCs w:val="26"/>
            <w:rPrChange w:id="2581" w:author="Administrator" w:date="2026-08-16T21:35:00Z" w16du:dateUtc="2026-08-16T14:35:00Z">
              <w:rPr>
                <w:color w:val="000000" w:themeColor="text1"/>
              </w:rPr>
            </w:rPrChange>
          </w:rPr>
          <w:t>với</w:t>
        </w:r>
        <w:proofErr w:type="spellEnd"/>
        <w:r w:rsidRPr="00B973DC">
          <w:rPr>
            <w:color w:val="EE0000"/>
            <w:sz w:val="26"/>
            <w:szCs w:val="26"/>
            <w:rPrChange w:id="2582" w:author="Administrator" w:date="2026-08-16T21:35:00Z" w16du:dateUtc="2026-08-16T14:35:00Z">
              <w:rPr>
                <w:color w:val="000000" w:themeColor="text1"/>
              </w:rPr>
            </w:rPrChange>
          </w:rPr>
          <w:t xml:space="preserve"> </w:t>
        </w:r>
        <w:proofErr w:type="spellStart"/>
        <w:r w:rsidRPr="00B973DC">
          <w:rPr>
            <w:color w:val="EE0000"/>
            <w:sz w:val="26"/>
            <w:szCs w:val="26"/>
            <w:rPrChange w:id="2583" w:author="Administrator" w:date="2026-08-16T21:35:00Z" w16du:dateUtc="2026-08-16T14:35:00Z">
              <w:rPr>
                <w:color w:val="000000" w:themeColor="text1"/>
              </w:rPr>
            </w:rPrChange>
          </w:rPr>
          <w:t>bên</w:t>
        </w:r>
        <w:proofErr w:type="spellEnd"/>
        <w:r w:rsidRPr="00B973DC">
          <w:rPr>
            <w:color w:val="EE0000"/>
            <w:sz w:val="26"/>
            <w:szCs w:val="26"/>
            <w:rPrChange w:id="2584" w:author="Administrator" w:date="2026-08-16T21:35:00Z" w16du:dateUtc="2026-08-16T14:35:00Z">
              <w:rPr>
                <w:color w:val="000000" w:themeColor="text1"/>
              </w:rPr>
            </w:rPrChange>
          </w:rPr>
          <w:t xml:space="preserve"> </w:t>
        </w:r>
        <w:proofErr w:type="spellStart"/>
        <w:r w:rsidRPr="00B973DC">
          <w:rPr>
            <w:color w:val="EE0000"/>
            <w:sz w:val="26"/>
            <w:szCs w:val="26"/>
            <w:rPrChange w:id="2585" w:author="Administrator" w:date="2026-08-16T21:35:00Z" w16du:dateUtc="2026-08-16T14:35:00Z">
              <w:rPr>
                <w:color w:val="000000" w:themeColor="text1"/>
              </w:rPr>
            </w:rPrChange>
          </w:rPr>
          <w:t>cung</w:t>
        </w:r>
        <w:proofErr w:type="spellEnd"/>
        <w:r w:rsidRPr="00B973DC">
          <w:rPr>
            <w:color w:val="EE0000"/>
            <w:sz w:val="26"/>
            <w:szCs w:val="26"/>
            <w:rPrChange w:id="2586" w:author="Administrator" w:date="2026-08-16T21:35:00Z" w16du:dateUtc="2026-08-16T14:35:00Z">
              <w:rPr>
                <w:color w:val="000000" w:themeColor="text1"/>
              </w:rPr>
            </w:rPrChange>
          </w:rPr>
          <w:t xml:space="preserve"> </w:t>
        </w:r>
        <w:proofErr w:type="spellStart"/>
        <w:r w:rsidRPr="00B973DC">
          <w:rPr>
            <w:color w:val="EE0000"/>
            <w:sz w:val="26"/>
            <w:szCs w:val="26"/>
            <w:rPrChange w:id="2587" w:author="Administrator" w:date="2026-08-16T21:35:00Z" w16du:dateUtc="2026-08-16T14:35:00Z">
              <w:rPr>
                <w:color w:val="000000" w:themeColor="text1"/>
              </w:rPr>
            </w:rPrChange>
          </w:rPr>
          <w:t>cấp</w:t>
        </w:r>
        <w:proofErr w:type="spellEnd"/>
        <w:r w:rsidRPr="00B973DC">
          <w:rPr>
            <w:color w:val="EE0000"/>
            <w:sz w:val="26"/>
            <w:szCs w:val="26"/>
            <w:rPrChange w:id="2588" w:author="Administrator" w:date="2026-08-16T21:35:00Z" w16du:dateUtc="2026-08-16T14:35:00Z">
              <w:rPr>
                <w:color w:val="000000" w:themeColor="text1"/>
              </w:rPr>
            </w:rPrChange>
          </w:rPr>
          <w:t xml:space="preserve"> </w:t>
        </w:r>
        <w:proofErr w:type="spellStart"/>
        <w:r w:rsidRPr="00B973DC">
          <w:rPr>
            <w:color w:val="EE0000"/>
            <w:sz w:val="26"/>
            <w:szCs w:val="26"/>
            <w:rPrChange w:id="2589" w:author="Administrator" w:date="2026-08-16T21:35:00Z" w16du:dateUtc="2026-08-16T14:35:00Z">
              <w:rPr>
                <w:color w:val="000000" w:themeColor="text1"/>
              </w:rPr>
            </w:rPrChange>
          </w:rPr>
          <w:t>dữ</w:t>
        </w:r>
        <w:proofErr w:type="spellEnd"/>
        <w:r w:rsidRPr="00B973DC">
          <w:rPr>
            <w:color w:val="EE0000"/>
            <w:sz w:val="26"/>
            <w:szCs w:val="26"/>
            <w:rPrChange w:id="2590" w:author="Administrator" w:date="2026-08-16T21:35:00Z" w16du:dateUtc="2026-08-16T14:35:00Z">
              <w:rPr>
                <w:color w:val="000000" w:themeColor="text1"/>
              </w:rPr>
            </w:rPrChange>
          </w:rPr>
          <w:t xml:space="preserve"> </w:t>
        </w:r>
        <w:proofErr w:type="spellStart"/>
        <w:r w:rsidRPr="00B973DC">
          <w:rPr>
            <w:color w:val="EE0000"/>
            <w:sz w:val="26"/>
            <w:szCs w:val="26"/>
            <w:rPrChange w:id="2591" w:author="Administrator" w:date="2026-08-16T21:35:00Z" w16du:dateUtc="2026-08-16T14:35:00Z">
              <w:rPr>
                <w:color w:val="000000" w:themeColor="text1"/>
              </w:rPr>
            </w:rPrChange>
          </w:rPr>
          <w:t>liệu</w:t>
        </w:r>
        <w:proofErr w:type="spellEnd"/>
        <w:r w:rsidRPr="00B973DC">
          <w:rPr>
            <w:color w:val="EE0000"/>
            <w:sz w:val="26"/>
            <w:szCs w:val="26"/>
            <w:rPrChange w:id="2592" w:author="Administrator" w:date="2026-08-16T21:35:00Z" w16du:dateUtc="2026-08-16T14:35:00Z">
              <w:rPr>
                <w:color w:val="000000" w:themeColor="text1"/>
              </w:rPr>
            </w:rPrChange>
          </w:rPr>
          <w:t xml:space="preserve"> </w:t>
        </w:r>
        <w:proofErr w:type="spellStart"/>
        <w:r w:rsidRPr="00B973DC">
          <w:rPr>
            <w:color w:val="EE0000"/>
            <w:sz w:val="26"/>
            <w:szCs w:val="26"/>
            <w:rPrChange w:id="2593" w:author="Administrator" w:date="2026-08-16T21:35:00Z" w16du:dateUtc="2026-08-16T14:35:00Z">
              <w:rPr>
                <w:color w:val="000000" w:themeColor="text1"/>
              </w:rPr>
            </w:rPrChange>
          </w:rPr>
          <w:t>và</w:t>
        </w:r>
        <w:proofErr w:type="spellEnd"/>
        <w:r w:rsidRPr="00B973DC">
          <w:rPr>
            <w:color w:val="EE0000"/>
            <w:sz w:val="26"/>
            <w:szCs w:val="26"/>
            <w:rPrChange w:id="2594" w:author="Administrator" w:date="2026-08-16T21:35:00Z" w16du:dateUtc="2026-08-16T14:35:00Z">
              <w:rPr>
                <w:color w:val="000000" w:themeColor="text1"/>
              </w:rPr>
            </w:rPrChange>
          </w:rPr>
          <w:t xml:space="preserve"> </w:t>
        </w:r>
        <w:proofErr w:type="spellStart"/>
        <w:r w:rsidRPr="00B973DC">
          <w:rPr>
            <w:color w:val="EE0000"/>
            <w:sz w:val="26"/>
            <w:szCs w:val="26"/>
            <w:rPrChange w:id="2595" w:author="Administrator" w:date="2026-08-16T21:35:00Z" w16du:dateUtc="2026-08-16T14:35:00Z">
              <w:rPr>
                <w:color w:val="000000" w:themeColor="text1"/>
              </w:rPr>
            </w:rPrChange>
          </w:rPr>
          <w:t>pháp</w:t>
        </w:r>
        <w:proofErr w:type="spellEnd"/>
        <w:r w:rsidRPr="00B973DC">
          <w:rPr>
            <w:color w:val="EE0000"/>
            <w:sz w:val="26"/>
            <w:szCs w:val="26"/>
            <w:rPrChange w:id="2596" w:author="Administrator" w:date="2026-08-16T21:35:00Z" w16du:dateUtc="2026-08-16T14:35:00Z">
              <w:rPr>
                <w:color w:val="000000" w:themeColor="text1"/>
              </w:rPr>
            </w:rPrChange>
          </w:rPr>
          <w:t xml:space="preserve"> </w:t>
        </w:r>
        <w:proofErr w:type="spellStart"/>
        <w:r w:rsidRPr="00B973DC">
          <w:rPr>
            <w:color w:val="EE0000"/>
            <w:sz w:val="26"/>
            <w:szCs w:val="26"/>
            <w:rPrChange w:id="2597" w:author="Administrator" w:date="2026-08-16T21:35:00Z" w16du:dateUtc="2026-08-16T14:35:00Z">
              <w:rPr>
                <w:color w:val="000000" w:themeColor="text1"/>
              </w:rPr>
            </w:rPrChange>
          </w:rPr>
          <w:t>luật</w:t>
        </w:r>
        <w:proofErr w:type="spellEnd"/>
        <w:r w:rsidRPr="00B973DC">
          <w:rPr>
            <w:color w:val="EE0000"/>
            <w:sz w:val="26"/>
            <w:szCs w:val="26"/>
            <w:rPrChange w:id="2598" w:author="Administrator" w:date="2026-08-16T21:35:00Z" w16du:dateUtc="2026-08-16T14:35:00Z">
              <w:rPr>
                <w:color w:val="000000" w:themeColor="text1"/>
              </w:rPr>
            </w:rPrChange>
          </w:rPr>
          <w:t xml:space="preserve"> </w:t>
        </w:r>
        <w:proofErr w:type="spellStart"/>
        <w:r w:rsidRPr="00B973DC">
          <w:rPr>
            <w:color w:val="EE0000"/>
            <w:sz w:val="26"/>
            <w:szCs w:val="26"/>
            <w:rPrChange w:id="2599" w:author="Administrator" w:date="2026-08-16T21:35:00Z" w16du:dateUtc="2026-08-16T14:35:00Z">
              <w:rPr>
                <w:color w:val="000000" w:themeColor="text1"/>
              </w:rPr>
            </w:rPrChange>
          </w:rPr>
          <w:t>hiện</w:t>
        </w:r>
        <w:proofErr w:type="spellEnd"/>
        <w:r w:rsidRPr="00B973DC">
          <w:rPr>
            <w:color w:val="EE0000"/>
            <w:sz w:val="26"/>
            <w:szCs w:val="26"/>
            <w:rPrChange w:id="2600" w:author="Administrator" w:date="2026-08-16T21:35:00Z" w16du:dateUtc="2026-08-16T14:35:00Z">
              <w:rPr>
                <w:color w:val="000000" w:themeColor="text1"/>
              </w:rPr>
            </w:rPrChange>
          </w:rPr>
          <w:t xml:space="preserve"> </w:t>
        </w:r>
        <w:proofErr w:type="spellStart"/>
        <w:r w:rsidRPr="00B973DC">
          <w:rPr>
            <w:color w:val="EE0000"/>
            <w:sz w:val="26"/>
            <w:szCs w:val="26"/>
            <w:rPrChange w:id="2601" w:author="Administrator" w:date="2026-08-16T21:35:00Z" w16du:dateUtc="2026-08-16T14:35:00Z">
              <w:rPr>
                <w:color w:val="000000" w:themeColor="text1"/>
              </w:rPr>
            </w:rPrChange>
          </w:rPr>
          <w:t>hành</w:t>
        </w:r>
        <w:proofErr w:type="spellEnd"/>
        <w:r w:rsidRPr="00B973DC">
          <w:rPr>
            <w:color w:val="EE0000"/>
            <w:sz w:val="26"/>
            <w:szCs w:val="26"/>
            <w:rPrChange w:id="2602" w:author="Administrator" w:date="2026-08-16T21:35:00Z" w16du:dateUtc="2026-08-16T14:35:00Z">
              <w:rPr>
                <w:color w:val="000000" w:themeColor="text1"/>
              </w:rPr>
            </w:rPrChange>
          </w:rPr>
          <w:t>.</w:t>
        </w:r>
      </w:ins>
      <w:del w:id="2603" w:author="Administrator" w:date="2026-08-16T21:35:00Z" w16du:dateUtc="2026-08-16T14:35:00Z">
        <w:r w:rsidR="00000000" w:rsidRPr="00BB401E" w:rsidDel="00BB401E">
          <w:rPr>
            <w:color w:val="000000" w:themeColor="text1"/>
            <w:sz w:val="26"/>
            <w:szCs w:val="26"/>
            <w:rPrChange w:id="2604" w:author="Administrator" w:date="2026-08-16T21:35:00Z" w16du:dateUtc="2026-08-16T14:35:00Z">
              <w:rPr/>
            </w:rPrChange>
          </w:rPr>
          <w:delText>Hợp đồng với nhà cung cấp hạ tầng, công nghệ phải quy định rõ: quyền sở hữu mã nguồn và dữ liệu thuộc VUSTA/ETV; quyền xuất dữ liệu theo định dạng mở bất kỳ thời điểm nào; quyền kiểm toán an toàn thông tin định kỳ.</w:delText>
        </w:r>
      </w:del>
    </w:p>
    <w:p w14:paraId="036CD339" w14:textId="33825BE5" w:rsidR="001E39AE" w:rsidRPr="00BB401E" w:rsidDel="00BB401E" w:rsidRDefault="00000000" w:rsidP="00BB401E">
      <w:pPr>
        <w:jc w:val="both"/>
        <w:rPr>
          <w:del w:id="2605" w:author="Administrator" w:date="2026-08-16T21:35:00Z" w16du:dateUtc="2026-08-16T14:35:00Z"/>
          <w:sz w:val="26"/>
          <w:szCs w:val="26"/>
          <w:rPrChange w:id="2606" w:author="Administrator" w:date="2026-08-16T21:35:00Z" w16du:dateUtc="2026-08-16T14:35:00Z">
            <w:rPr>
              <w:del w:id="2607" w:author="Administrator" w:date="2026-08-16T21:35:00Z" w16du:dateUtc="2026-08-16T14:35:00Z"/>
            </w:rPr>
          </w:rPrChange>
        </w:rPr>
        <w:pPrChange w:id="2608" w:author="Administrator" w:date="2026-08-16T21:35:00Z" w16du:dateUtc="2026-08-16T14:35:00Z">
          <w:pPr>
            <w:pStyle w:val="ListParagraph"/>
            <w:numPr>
              <w:numId w:val="1"/>
            </w:numPr>
            <w:spacing w:after="120"/>
            <w:ind w:left="720" w:hanging="260"/>
            <w:jc w:val="both"/>
          </w:pPr>
        </w:pPrChange>
      </w:pPr>
      <w:del w:id="2609" w:author="Administrator" w:date="2026-08-16T21:35:00Z" w16du:dateUtc="2026-08-16T14:35:00Z">
        <w:r w:rsidRPr="00BB401E" w:rsidDel="00BB401E">
          <w:rPr>
            <w:sz w:val="26"/>
            <w:szCs w:val="26"/>
            <w:rPrChange w:id="2610" w:author="Administrator" w:date="2026-08-16T21:35:00Z" w16du:dateUtc="2026-08-16T14:35:00Z">
              <w:rPr/>
            </w:rPrChange>
          </w:rPr>
          <w:delText>Kế hoạch chuyển đổi nhà cung cấp (exit plan) không làm gián đoạn dịch vụ.</w:delText>
        </w:r>
      </w:del>
    </w:p>
    <w:p w14:paraId="1082735E" w14:textId="2B0C2F78" w:rsidR="005B481C" w:rsidRPr="00BB401E" w:rsidRDefault="00000000" w:rsidP="00BB401E">
      <w:pPr>
        <w:jc w:val="both"/>
        <w:rPr>
          <w:ins w:id="2611" w:author="Administrator" w:date="2026-08-16T20:37:00Z" w16du:dateUtc="2026-08-16T13:37:00Z"/>
          <w:b/>
          <w:bCs/>
          <w:sz w:val="26"/>
          <w:szCs w:val="26"/>
          <w:lang w:val="vi-VN"/>
          <w:rPrChange w:id="2612" w:author="Administrator" w:date="2026-08-16T21:35:00Z" w16du:dateUtc="2026-08-16T14:35:00Z">
            <w:rPr>
              <w:ins w:id="2613" w:author="Administrator" w:date="2026-08-16T20:37:00Z" w16du:dateUtc="2026-08-16T13:37:00Z"/>
              <w:color w:val="000000" w:themeColor="text1"/>
            </w:rPr>
          </w:rPrChange>
        </w:rPr>
        <w:pPrChange w:id="2614" w:author="Administrator" w:date="2026-08-16T21:35:00Z" w16du:dateUtc="2026-08-16T14:35:00Z">
          <w:pPr>
            <w:pStyle w:val="ListParagraph"/>
            <w:numPr>
              <w:numId w:val="1"/>
            </w:numPr>
            <w:spacing w:after="120"/>
            <w:ind w:left="720" w:hanging="260"/>
            <w:jc w:val="both"/>
          </w:pPr>
        </w:pPrChange>
      </w:pPr>
      <w:del w:id="2615" w:author="Administrator" w:date="2026-08-16T21:35:00Z" w16du:dateUtc="2026-08-16T14:35:00Z">
        <w:r w:rsidRPr="00BB401E" w:rsidDel="00BB401E">
          <w:rPr>
            <w:sz w:val="26"/>
            <w:szCs w:val="26"/>
            <w:rPrChange w:id="2616" w:author="Administrator" w:date="2026-08-16T21:35:00Z" w16du:dateUtc="2026-08-16T14:35:00Z">
              <w:rPr/>
            </w:rPrChange>
          </w:rPr>
          <w:delText>Không lưu trữ dữ liệu tại các vị trí vi phạm quy định về chuyển dữ liệu cá nhân ra nước ngoài theo pháp luật Việt Nam hiện hành.</w:delText>
        </w:r>
      </w:del>
    </w:p>
    <w:p w14:paraId="2B1A8A77" w14:textId="796C652F" w:rsidR="00436B3C" w:rsidRPr="002748E7" w:rsidRDefault="00436B3C" w:rsidP="00436B3C">
      <w:pPr>
        <w:pStyle w:val="Heading2"/>
        <w:keepNext/>
        <w:spacing w:before="240" w:after="120" w:line="276" w:lineRule="auto"/>
        <w:rPr>
          <w:ins w:id="2617" w:author="Administrator" w:date="2026-08-16T20:37:00Z" w16du:dateUtc="2026-08-16T13:37:00Z"/>
          <w:i/>
          <w:iCs/>
          <w:color w:val="EE0000"/>
          <w:lang w:val="vi-VN"/>
          <w:rPrChange w:id="2618" w:author="Administrator" w:date="2026-08-16T21:34:00Z" w16du:dateUtc="2026-08-16T14:34:00Z">
            <w:rPr>
              <w:ins w:id="2619" w:author="Administrator" w:date="2026-08-16T20:37:00Z" w16du:dateUtc="2026-08-16T13:37:00Z"/>
              <w:i/>
              <w:iCs/>
              <w:color w:val="000000" w:themeColor="text1"/>
            </w:rPr>
          </w:rPrChange>
        </w:rPr>
      </w:pPr>
      <w:ins w:id="2620" w:author="Administrator" w:date="2026-08-16T20:37:00Z" w16du:dateUtc="2026-08-16T13:37:00Z">
        <w:r w:rsidRPr="002748E7">
          <w:rPr>
            <w:i/>
            <w:iCs/>
            <w:color w:val="EE0000"/>
            <w:lang w:val="vi-VN"/>
            <w:rPrChange w:id="2621" w:author="Administrator" w:date="2026-08-16T21:34:00Z" w16du:dateUtc="2026-08-16T14:34:00Z">
              <w:rPr>
                <w:i/>
                <w:iCs/>
                <w:color w:val="000000" w:themeColor="text1"/>
              </w:rPr>
            </w:rPrChange>
          </w:rPr>
          <w:t xml:space="preserve">4.8. </w:t>
        </w:r>
        <w:r w:rsidRPr="002748E7">
          <w:rPr>
            <w:i/>
            <w:iCs/>
            <w:color w:val="EE0000"/>
            <w:lang w:val="vi-VN"/>
            <w:rPrChange w:id="2622" w:author="Administrator" w:date="2026-08-16T21:34:00Z" w16du:dateUtc="2026-08-16T14:34:00Z">
              <w:rPr>
                <w:i/>
                <w:iCs/>
                <w:color w:val="000000" w:themeColor="text1"/>
                <w:lang w:val="vi-VN"/>
              </w:rPr>
            </w:rPrChange>
          </w:rPr>
          <w:t>Quản trị trí tuệ nhân tạo</w:t>
        </w:r>
      </w:ins>
    </w:p>
    <w:p w14:paraId="153D186B" w14:textId="6D578E01" w:rsidR="00996A8D" w:rsidRPr="002748E7" w:rsidRDefault="00996A8D" w:rsidP="00996A8D">
      <w:pPr>
        <w:pStyle w:val="ListParagraph"/>
        <w:numPr>
          <w:ilvl w:val="0"/>
          <w:numId w:val="85"/>
        </w:numPr>
        <w:spacing w:after="120"/>
        <w:jc w:val="both"/>
        <w:rPr>
          <w:ins w:id="2623" w:author="Administrator" w:date="2026-08-16T21:34:00Z" w16du:dateUtc="2026-08-16T14:34:00Z"/>
          <w:color w:val="EE0000"/>
          <w:lang w:val="vi-VN"/>
          <w:rPrChange w:id="2624" w:author="Administrator" w:date="2026-08-16T21:34:00Z" w16du:dateUtc="2026-08-16T14:34:00Z">
            <w:rPr>
              <w:ins w:id="2625" w:author="Administrator" w:date="2026-08-16T21:34:00Z" w16du:dateUtc="2026-08-16T14:34:00Z"/>
              <w:color w:val="000000" w:themeColor="text1"/>
            </w:rPr>
          </w:rPrChange>
        </w:rPr>
      </w:pPr>
      <w:ins w:id="2626" w:author="Administrator" w:date="2026-08-16T21:34:00Z" w16du:dateUtc="2026-08-16T14:34:00Z">
        <w:r w:rsidRPr="002748E7">
          <w:rPr>
            <w:color w:val="EE0000"/>
            <w:lang w:val="vi-VN"/>
            <w:rPrChange w:id="2627" w:author="Administrator" w:date="2026-08-16T21:34:00Z" w16du:dateUtc="2026-08-16T14:34:00Z">
              <w:rPr>
                <w:color w:val="000000" w:themeColor="text1"/>
              </w:rPr>
            </w:rPrChange>
          </w:rPr>
          <w:t>Thiết lập hệ thống quản lý mô hình AI, bao gồm tên mô hình, phiên bản, mục đích sử dụng, thời điểm triển khai và đơn vị chịu trách nhiệm.</w:t>
        </w:r>
      </w:ins>
    </w:p>
    <w:p w14:paraId="63DE71B9" w14:textId="406FDFFE" w:rsidR="00996A8D" w:rsidRPr="002748E7" w:rsidRDefault="00996A8D" w:rsidP="00996A8D">
      <w:pPr>
        <w:pStyle w:val="ListParagraph"/>
        <w:numPr>
          <w:ilvl w:val="0"/>
          <w:numId w:val="85"/>
        </w:numPr>
        <w:spacing w:after="120"/>
        <w:jc w:val="both"/>
        <w:rPr>
          <w:ins w:id="2628" w:author="Administrator" w:date="2026-08-16T21:34:00Z" w16du:dateUtc="2026-08-16T14:34:00Z"/>
          <w:color w:val="EE0000"/>
          <w:lang w:val="vi-VN"/>
          <w:rPrChange w:id="2629" w:author="Administrator" w:date="2026-08-16T21:34:00Z" w16du:dateUtc="2026-08-16T14:34:00Z">
            <w:rPr>
              <w:ins w:id="2630" w:author="Administrator" w:date="2026-08-16T21:34:00Z" w16du:dateUtc="2026-08-16T14:34:00Z"/>
              <w:color w:val="000000" w:themeColor="text1"/>
            </w:rPr>
          </w:rPrChange>
        </w:rPr>
      </w:pPr>
      <w:ins w:id="2631" w:author="Administrator" w:date="2026-08-16T21:34:00Z" w16du:dateUtc="2026-08-16T14:34:00Z">
        <w:r w:rsidRPr="002748E7">
          <w:rPr>
            <w:color w:val="EE0000"/>
            <w:lang w:val="vi-VN"/>
            <w:rPrChange w:id="2632" w:author="Administrator" w:date="2026-08-16T21:34:00Z" w16du:dateUtc="2026-08-16T14:34:00Z">
              <w:rPr>
                <w:color w:val="000000" w:themeColor="text1"/>
              </w:rPr>
            </w:rPrChange>
          </w:rPr>
          <w:t>Lưu vết đầu vào, phiên bản mô hình, tiêu chí xếp hạng và kết quả đối với các quyết định có sử dụng AI.</w:t>
        </w:r>
      </w:ins>
    </w:p>
    <w:p w14:paraId="67BDB087" w14:textId="270923E3" w:rsidR="00996A8D" w:rsidRPr="002748E7" w:rsidRDefault="00996A8D" w:rsidP="00996A8D">
      <w:pPr>
        <w:pStyle w:val="ListParagraph"/>
        <w:numPr>
          <w:ilvl w:val="0"/>
          <w:numId w:val="85"/>
        </w:numPr>
        <w:spacing w:after="120"/>
        <w:jc w:val="both"/>
        <w:rPr>
          <w:ins w:id="2633" w:author="Administrator" w:date="2026-08-16T21:34:00Z" w16du:dateUtc="2026-08-16T14:34:00Z"/>
          <w:color w:val="EE0000"/>
          <w:lang w:val="vi-VN"/>
          <w:rPrChange w:id="2634" w:author="Administrator" w:date="2026-08-16T21:34:00Z" w16du:dateUtc="2026-08-16T14:34:00Z">
            <w:rPr>
              <w:ins w:id="2635" w:author="Administrator" w:date="2026-08-16T21:34:00Z" w16du:dateUtc="2026-08-16T14:34:00Z"/>
              <w:color w:val="000000" w:themeColor="text1"/>
            </w:rPr>
          </w:rPrChange>
        </w:rPr>
      </w:pPr>
      <w:ins w:id="2636" w:author="Administrator" w:date="2026-08-16T21:34:00Z" w16du:dateUtc="2026-08-16T14:34:00Z">
        <w:r w:rsidRPr="002748E7">
          <w:rPr>
            <w:color w:val="EE0000"/>
            <w:lang w:val="vi-VN"/>
            <w:rPrChange w:id="2637" w:author="Administrator" w:date="2026-08-16T21:34:00Z" w16du:dateUtc="2026-08-16T14:34:00Z">
              <w:rPr>
                <w:color w:val="000000" w:themeColor="text1"/>
              </w:rPr>
            </w:rPrChange>
          </w:rPr>
          <w:t>Định kỳ đánh giá sai lệch và thiên lệch của mô hình theo lĩnh vực, giới tính, khu vực, độ tuổi và tổ chức.</w:t>
        </w:r>
      </w:ins>
    </w:p>
    <w:p w14:paraId="732A2194" w14:textId="647752D1" w:rsidR="00996A8D" w:rsidRPr="002748E7" w:rsidRDefault="00996A8D" w:rsidP="00996A8D">
      <w:pPr>
        <w:pStyle w:val="ListParagraph"/>
        <w:numPr>
          <w:ilvl w:val="0"/>
          <w:numId w:val="85"/>
        </w:numPr>
        <w:spacing w:after="120"/>
        <w:jc w:val="both"/>
        <w:rPr>
          <w:ins w:id="2638" w:author="Administrator" w:date="2026-08-16T21:34:00Z" w16du:dateUtc="2026-08-16T14:34:00Z"/>
          <w:color w:val="EE0000"/>
          <w:lang w:val="vi-VN"/>
          <w:rPrChange w:id="2639" w:author="Administrator" w:date="2026-08-16T21:34:00Z" w16du:dateUtc="2026-08-16T14:34:00Z">
            <w:rPr>
              <w:ins w:id="2640" w:author="Administrator" w:date="2026-08-16T21:34:00Z" w16du:dateUtc="2026-08-16T14:34:00Z"/>
              <w:color w:val="000000" w:themeColor="text1"/>
            </w:rPr>
          </w:rPrChange>
        </w:rPr>
      </w:pPr>
      <w:ins w:id="2641" w:author="Administrator" w:date="2026-08-16T21:34:00Z" w16du:dateUtc="2026-08-16T14:34:00Z">
        <w:r w:rsidRPr="002748E7">
          <w:rPr>
            <w:color w:val="EE0000"/>
            <w:lang w:val="vi-VN"/>
            <w:rPrChange w:id="2642" w:author="Administrator" w:date="2026-08-16T21:34:00Z" w16du:dateUtc="2026-08-16T14:34:00Z">
              <w:rPr>
                <w:color w:val="000000" w:themeColor="text1"/>
              </w:rPr>
            </w:rPrChange>
          </w:rPr>
          <w:t>Kiểm thử hiện tượng AI tạo thông tin sai hoặc nguồn dẫn không tồn tại; mọi bằng chứng chuyên môn phải có nguồn gốc dữ liệu rõ ràng.</w:t>
        </w:r>
      </w:ins>
    </w:p>
    <w:p w14:paraId="3257123E" w14:textId="40A87CD7" w:rsidR="00996A8D" w:rsidRPr="002748E7" w:rsidRDefault="00996A8D" w:rsidP="00996A8D">
      <w:pPr>
        <w:pStyle w:val="ListParagraph"/>
        <w:numPr>
          <w:ilvl w:val="0"/>
          <w:numId w:val="85"/>
        </w:numPr>
        <w:spacing w:after="120"/>
        <w:jc w:val="both"/>
        <w:rPr>
          <w:ins w:id="2643" w:author="Administrator" w:date="2026-08-16T21:34:00Z" w16du:dateUtc="2026-08-16T14:34:00Z"/>
          <w:color w:val="EE0000"/>
          <w:lang w:val="vi-VN"/>
          <w:rPrChange w:id="2644" w:author="Administrator" w:date="2026-08-16T21:34:00Z" w16du:dateUtc="2026-08-16T14:34:00Z">
            <w:rPr>
              <w:ins w:id="2645" w:author="Administrator" w:date="2026-08-16T21:34:00Z" w16du:dateUtc="2026-08-16T14:34:00Z"/>
              <w:color w:val="000000" w:themeColor="text1"/>
            </w:rPr>
          </w:rPrChange>
        </w:rPr>
      </w:pPr>
      <w:ins w:id="2646" w:author="Administrator" w:date="2026-08-16T21:34:00Z" w16du:dateUtc="2026-08-16T14:34:00Z">
        <w:r w:rsidRPr="002748E7">
          <w:rPr>
            <w:color w:val="EE0000"/>
            <w:lang w:val="vi-VN"/>
            <w:rPrChange w:id="2647" w:author="Administrator" w:date="2026-08-16T21:34:00Z" w16du:dateUtc="2026-08-16T14:34:00Z">
              <w:rPr>
                <w:color w:val="000000" w:themeColor="text1"/>
              </w:rPr>
            </w:rPrChange>
          </w:rPr>
          <w:t>Cho phép con người can thiệp, thay đổi hoặc bác bỏ đề xuất của AI và lưu lại lý do.</w:t>
        </w:r>
      </w:ins>
    </w:p>
    <w:p w14:paraId="5163A884" w14:textId="2577E849" w:rsidR="00996A8D" w:rsidRPr="002748E7" w:rsidRDefault="00996A8D" w:rsidP="00996A8D">
      <w:pPr>
        <w:pStyle w:val="ListParagraph"/>
        <w:numPr>
          <w:ilvl w:val="0"/>
          <w:numId w:val="85"/>
        </w:numPr>
        <w:spacing w:after="120"/>
        <w:jc w:val="both"/>
        <w:rPr>
          <w:ins w:id="2648" w:author="Administrator" w:date="2026-08-16T21:34:00Z" w16du:dateUtc="2026-08-16T14:34:00Z"/>
          <w:color w:val="EE0000"/>
          <w:lang w:val="vi-VN"/>
          <w:rPrChange w:id="2649" w:author="Administrator" w:date="2026-08-16T21:34:00Z" w16du:dateUtc="2026-08-16T14:34:00Z">
            <w:rPr>
              <w:ins w:id="2650" w:author="Administrator" w:date="2026-08-16T21:34:00Z" w16du:dateUtc="2026-08-16T14:34:00Z"/>
              <w:color w:val="000000" w:themeColor="text1"/>
            </w:rPr>
          </w:rPrChange>
        </w:rPr>
      </w:pPr>
      <w:ins w:id="2651" w:author="Administrator" w:date="2026-08-16T21:34:00Z" w16du:dateUtc="2026-08-16T14:34:00Z">
        <w:r w:rsidRPr="002748E7">
          <w:rPr>
            <w:color w:val="EE0000"/>
            <w:lang w:val="vi-VN"/>
            <w:rPrChange w:id="2652" w:author="Administrator" w:date="2026-08-16T21:34:00Z" w16du:dateUtc="2026-08-16T14:34:00Z">
              <w:rPr>
                <w:color w:val="000000" w:themeColor="text1"/>
              </w:rPr>
            </w:rPrChange>
          </w:rPr>
          <w:t>Theo dõi suy giảm chất lượng mô hình theo thời gian và thực hiện đánh giá lại khi dữ liệu hoặc phạm vi sử dụng thay đổi.</w:t>
        </w:r>
      </w:ins>
    </w:p>
    <w:p w14:paraId="22BAF7AB" w14:textId="32B32D84" w:rsidR="00436B3C" w:rsidRPr="002748E7" w:rsidRDefault="00996A8D" w:rsidP="00996A8D">
      <w:pPr>
        <w:pStyle w:val="ListParagraph"/>
        <w:numPr>
          <w:ilvl w:val="0"/>
          <w:numId w:val="85"/>
        </w:numPr>
        <w:spacing w:after="120"/>
        <w:jc w:val="both"/>
        <w:rPr>
          <w:b/>
          <w:bCs/>
          <w:color w:val="EE0000"/>
          <w:lang w:val="vi-VN"/>
          <w:rPrChange w:id="2653" w:author="Administrator" w:date="2026-08-16T21:34:00Z" w16du:dateUtc="2026-08-16T14:34:00Z">
            <w:rPr>
              <w:lang w:val="vi-VN"/>
            </w:rPr>
          </w:rPrChange>
        </w:rPr>
        <w:pPrChange w:id="2654" w:author="Administrator" w:date="2026-08-16T20:38:00Z" w16du:dateUtc="2026-08-16T13:38:00Z">
          <w:pPr>
            <w:pStyle w:val="ListParagraph"/>
            <w:numPr>
              <w:numId w:val="1"/>
            </w:numPr>
            <w:spacing w:after="120"/>
            <w:ind w:left="720" w:hanging="260"/>
            <w:jc w:val="both"/>
          </w:pPr>
        </w:pPrChange>
      </w:pPr>
      <w:ins w:id="2655" w:author="Administrator" w:date="2026-08-16T21:34:00Z" w16du:dateUtc="2026-08-16T14:34:00Z">
        <w:r w:rsidRPr="002748E7">
          <w:rPr>
            <w:color w:val="EE0000"/>
            <w:lang w:val="vi-VN"/>
            <w:rPrChange w:id="2656" w:author="Administrator" w:date="2026-08-16T21:34:00Z" w16du:dateUtc="2026-08-16T14:34:00Z">
              <w:rPr>
                <w:color w:val="000000" w:themeColor="text1"/>
              </w:rPr>
            </w:rPrChange>
          </w:rPr>
          <w:t>AI không được tự động quyết định cấp vốn, ký hợp đồng, nghiệm thu hoặc loại bỏ chuyên gia khỏi quy trình mà không có người có thẩm quyền phê duyệt.</w:t>
        </w:r>
      </w:ins>
    </w:p>
    <w:p w14:paraId="77909378" w14:textId="77777777" w:rsidR="008C4A44" w:rsidRPr="000D6BC2" w:rsidRDefault="00000000" w:rsidP="00CA545F">
      <w:pPr>
        <w:pStyle w:val="Heading1"/>
        <w:keepNext/>
        <w:spacing w:before="360" w:after="120" w:line="276" w:lineRule="auto"/>
        <w:jc w:val="center"/>
        <w:rPr>
          <w:color w:val="000000" w:themeColor="text1"/>
          <w:sz w:val="26"/>
          <w:szCs w:val="26"/>
          <w:lang w:val="vi-VN"/>
          <w:rPrChange w:id="2657" w:author="Administrator" w:date="2026-08-16T18:42:00Z" w16du:dateUtc="2026-08-16T11:42:00Z">
            <w:rPr>
              <w:color w:val="000000" w:themeColor="text1"/>
              <w:sz w:val="26"/>
              <w:szCs w:val="26"/>
            </w:rPr>
          </w:rPrChange>
        </w:rPr>
      </w:pPr>
      <w:bookmarkStart w:id="2658" w:name="_Toc237786565"/>
      <w:bookmarkStart w:id="2659" w:name="_Toc237789045"/>
      <w:r w:rsidRPr="000D6BC2">
        <w:rPr>
          <w:bCs/>
          <w:color w:val="000000" w:themeColor="text1"/>
          <w:sz w:val="26"/>
          <w:szCs w:val="26"/>
          <w:lang w:val="vi-VN"/>
          <w:rPrChange w:id="2660" w:author="Administrator" w:date="2026-08-16T18:42:00Z" w16du:dateUtc="2026-08-16T11:42:00Z">
            <w:rPr>
              <w:bCs/>
              <w:color w:val="000000" w:themeColor="text1"/>
              <w:sz w:val="26"/>
              <w:szCs w:val="26"/>
            </w:rPr>
          </w:rPrChange>
        </w:rPr>
        <w:t>PHẦN V. LỘ TRÌNH THỰC HIỆN</w:t>
      </w:r>
      <w:bookmarkEnd w:id="2658"/>
      <w:bookmarkEnd w:id="2659"/>
    </w:p>
    <w:p w14:paraId="00766263" w14:textId="77777777" w:rsidR="008C4A44" w:rsidRPr="000D6BC2" w:rsidRDefault="00000000">
      <w:pPr>
        <w:spacing w:after="120" w:line="276" w:lineRule="auto"/>
        <w:ind w:firstLine="567"/>
        <w:jc w:val="both"/>
        <w:rPr>
          <w:color w:val="000000" w:themeColor="text1"/>
          <w:sz w:val="26"/>
          <w:szCs w:val="26"/>
          <w:lang w:val="vi-VN"/>
          <w:rPrChange w:id="2661" w:author="Administrator" w:date="2026-08-16T18:42:00Z" w16du:dateUtc="2026-08-16T11:42:00Z">
            <w:rPr>
              <w:color w:val="000000" w:themeColor="text1"/>
              <w:sz w:val="26"/>
              <w:szCs w:val="26"/>
            </w:rPr>
          </w:rPrChange>
        </w:rPr>
      </w:pPr>
      <w:r w:rsidRPr="000D6BC2">
        <w:rPr>
          <w:color w:val="000000" w:themeColor="text1"/>
          <w:sz w:val="26"/>
          <w:szCs w:val="26"/>
          <w:lang w:val="vi-VN"/>
          <w:rPrChange w:id="2662" w:author="Administrator" w:date="2026-08-16T18:42:00Z" w16du:dateUtc="2026-08-16T11:42:00Z">
            <w:rPr>
              <w:color w:val="000000" w:themeColor="text1"/>
              <w:sz w:val="26"/>
              <w:szCs w:val="26"/>
            </w:rPr>
          </w:rPrChange>
        </w:rPr>
        <w:t>Đề án được triển khai theo 03 giai đoạn trong thời gian 05 năm, cụ thể như sau:</w:t>
      </w:r>
    </w:p>
    <w:p w14:paraId="58A92E87" w14:textId="52297B2E" w:rsidR="008C4A44" w:rsidRPr="00E031E7" w:rsidRDefault="00000000">
      <w:pPr>
        <w:spacing w:after="120" w:line="276" w:lineRule="auto"/>
        <w:ind w:firstLine="567"/>
        <w:jc w:val="both"/>
        <w:rPr>
          <w:ins w:id="2663" w:author="Administrator" w:date="2026-08-16T20:35:00Z" w16du:dateUtc="2026-08-16T13:35:00Z"/>
          <w:color w:val="000000" w:themeColor="text1"/>
          <w:sz w:val="26"/>
          <w:szCs w:val="26"/>
          <w:lang w:val="vi-VN"/>
          <w:rPrChange w:id="2664" w:author="Administrator" w:date="2026-08-16T21:32:00Z" w16du:dateUtc="2026-08-16T14:32:00Z">
            <w:rPr>
              <w:ins w:id="2665" w:author="Administrator" w:date="2026-08-16T20:35:00Z" w16du:dateUtc="2026-08-16T13:35:00Z"/>
              <w:color w:val="000000" w:themeColor="text1"/>
              <w:sz w:val="26"/>
              <w:szCs w:val="26"/>
            </w:rPr>
          </w:rPrChange>
        </w:rPr>
      </w:pPr>
      <w:r w:rsidRPr="000D6BC2">
        <w:rPr>
          <w:color w:val="000000" w:themeColor="text1"/>
          <w:sz w:val="26"/>
          <w:szCs w:val="26"/>
          <w:lang w:val="vi-VN"/>
          <w:rPrChange w:id="2666" w:author="Administrator" w:date="2026-08-16T18:42:00Z" w16du:dateUtc="2026-08-16T11:42:00Z">
            <w:rPr>
              <w:color w:val="000000" w:themeColor="text1"/>
              <w:sz w:val="26"/>
              <w:szCs w:val="26"/>
            </w:rPr>
          </w:rPrChange>
        </w:rPr>
        <w:t xml:space="preserve">Nguyên tắc chuyển giai đoạn: không mở rộng chỉ vì hoàn thành phần mềm. </w:t>
      </w:r>
      <w:ins w:id="2667" w:author="Administrator" w:date="2026-08-16T20:37:00Z" w16du:dateUtc="2026-08-16T13:37:00Z">
        <w:r w:rsidR="00436B3C" w:rsidRPr="00436B3C">
          <w:rPr>
            <w:color w:val="EE0000"/>
            <w:sz w:val="26"/>
            <w:szCs w:val="26"/>
            <w:lang w:val="vi-VN"/>
            <w:rPrChange w:id="2668" w:author="Administrator" w:date="2026-08-16T20:37:00Z" w16du:dateUtc="2026-08-16T13:37:00Z">
              <w:rPr>
                <w:color w:val="000000" w:themeColor="text1"/>
                <w:sz w:val="26"/>
                <w:szCs w:val="26"/>
                <w:lang w:val="vi-VN"/>
              </w:rPr>
            </w:rPrChange>
          </w:rPr>
          <w:t>Điều kiện chuyển Giai đoạn 1 sang Giai đoạn 2: chỉ thực hiện mở rộng khi đồng thời đạt tối thiểu 500 hồ sơ chuyên gia được chuẩn hóa; 20 bài toán đã xác minh; 10 quy trình matching hoàn chỉnh; 5 hợp đồng/nhiệm vụ được hình thành; tỷ lệ chấp nhận đề xuất chuyên gia của AI đạt tối thiểu 70%; thời gian tìm kiếm/sàng lọc giảm tối thiểu 50% so với quy trình thủ công; và phát sinh ít nhất một nguồn doanh thu dịch vụ thực tế</w:t>
        </w:r>
      </w:ins>
      <w:del w:id="2669" w:author="Administrator" w:date="2026-08-16T20:37:00Z" w16du:dateUtc="2026-08-16T13:37:00Z">
        <w:r w:rsidRPr="000D6BC2" w:rsidDel="00436B3C">
          <w:rPr>
            <w:color w:val="000000" w:themeColor="text1"/>
            <w:sz w:val="26"/>
            <w:szCs w:val="26"/>
            <w:lang w:val="vi-VN"/>
            <w:rPrChange w:id="2670" w:author="Administrator" w:date="2026-08-16T18:42:00Z" w16du:dateUtc="2026-08-16T11:42:00Z">
              <w:rPr>
                <w:color w:val="000000" w:themeColor="text1"/>
                <w:sz w:val="26"/>
                <w:szCs w:val="26"/>
              </w:rPr>
            </w:rPrChange>
          </w:rPr>
          <w:delText>Giai đoạn 1 chỉ được nghiệm thu khi đạt tối thiểu 10-15 giao dịch/nhiệm vụ thực tế, 500 hồ sơ chuyên gia và ít nhất 70% hồ sơ dùng cho ghép nối được xác thực; đồng thời quy trình pháp lý vận hành được và không có tồn tại an toàn nghiêm trọng</w:delText>
        </w:r>
      </w:del>
      <w:r w:rsidRPr="000D6BC2">
        <w:rPr>
          <w:color w:val="000000" w:themeColor="text1"/>
          <w:sz w:val="26"/>
          <w:szCs w:val="26"/>
          <w:lang w:val="vi-VN"/>
          <w:rPrChange w:id="2671" w:author="Administrator" w:date="2026-08-16T18:42:00Z" w16du:dateUtc="2026-08-16T11:42:00Z">
            <w:rPr>
              <w:color w:val="000000" w:themeColor="text1"/>
              <w:sz w:val="26"/>
              <w:szCs w:val="26"/>
            </w:rPr>
          </w:rPrChange>
        </w:rPr>
        <w:t>. Quyết định chuyển sang giai đoạn 2 còn phải căn cứ vào tổng giá trị hợp đồng, tỷ lệ nhiệm vụ hoàn thành, tỷ lệ khách hàng quay lại, chi phí vận hành trên mỗi giao dịch và tỷ lệ chi phí vận hành được bù đắp bằng doanh thu dịch vụ theo ngưỡng do Ban Chỉ đạo phê duyệt.</w:t>
      </w:r>
    </w:p>
    <w:p w14:paraId="3B2A948E" w14:textId="77777777" w:rsidR="00CE54B9" w:rsidRPr="00CE54B9" w:rsidRDefault="00CE54B9" w:rsidP="00CE54B9">
      <w:pPr>
        <w:spacing w:after="120" w:line="276" w:lineRule="auto"/>
        <w:ind w:firstLine="567"/>
        <w:jc w:val="both"/>
        <w:rPr>
          <w:ins w:id="2672" w:author="Administrator" w:date="2026-08-16T20:35:00Z" w16du:dateUtc="2026-08-16T13:35:00Z"/>
          <w:color w:val="EE0000"/>
          <w:sz w:val="26"/>
          <w:szCs w:val="26"/>
          <w:rPrChange w:id="2673" w:author="Administrator" w:date="2026-08-16T20:35:00Z" w16du:dateUtc="2026-08-16T13:35:00Z">
            <w:rPr>
              <w:ins w:id="2674" w:author="Administrator" w:date="2026-08-16T20:35:00Z" w16du:dateUtc="2026-08-16T13:35:00Z"/>
              <w:color w:val="000000" w:themeColor="text1"/>
              <w:sz w:val="26"/>
              <w:szCs w:val="26"/>
            </w:rPr>
          </w:rPrChange>
        </w:rPr>
      </w:pPr>
      <w:ins w:id="2675" w:author="Administrator" w:date="2026-08-16T20:35:00Z" w16du:dateUtc="2026-08-16T13:35:00Z">
        <w:r w:rsidRPr="00E031E7">
          <w:rPr>
            <w:color w:val="EE0000"/>
            <w:sz w:val="26"/>
            <w:szCs w:val="26"/>
            <w:lang w:val="vi-VN"/>
            <w:rPrChange w:id="2676" w:author="Administrator" w:date="2026-08-16T21:32:00Z" w16du:dateUtc="2026-08-16T14:32:00Z">
              <w:rPr>
                <w:color w:val="000000" w:themeColor="text1"/>
                <w:sz w:val="26"/>
                <w:szCs w:val="26"/>
              </w:rPr>
            </w:rPrChange>
          </w:rPr>
          <w:lastRenderedPageBreak/>
          <w:t xml:space="preserve">Nguyên tắc MVP: Giai đoạn 1 áp dụng cách tiếp cận transaction-first, không phát triển đồng thời toàn bộ 11 cấu phần ở mức hoàn chỉnh. </w:t>
        </w:r>
        <w:proofErr w:type="spellStart"/>
        <w:r w:rsidRPr="00CE54B9">
          <w:rPr>
            <w:color w:val="EE0000"/>
            <w:sz w:val="26"/>
            <w:szCs w:val="26"/>
            <w:rPrChange w:id="2677" w:author="Administrator" w:date="2026-08-16T20:35:00Z" w16du:dateUtc="2026-08-16T13:35:00Z">
              <w:rPr>
                <w:color w:val="000000" w:themeColor="text1"/>
                <w:sz w:val="26"/>
                <w:szCs w:val="26"/>
              </w:rPr>
            </w:rPrChange>
          </w:rPr>
          <w:t>Bốn</w:t>
        </w:r>
        <w:proofErr w:type="spellEnd"/>
        <w:r w:rsidRPr="00CE54B9">
          <w:rPr>
            <w:color w:val="EE0000"/>
            <w:sz w:val="26"/>
            <w:szCs w:val="26"/>
            <w:rPrChange w:id="2678"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679" w:author="Administrator" w:date="2026-08-16T20:35:00Z" w16du:dateUtc="2026-08-16T13:35:00Z">
              <w:rPr>
                <w:color w:val="000000" w:themeColor="text1"/>
                <w:sz w:val="26"/>
                <w:szCs w:val="26"/>
              </w:rPr>
            </w:rPrChange>
          </w:rPr>
          <w:t>năng</w:t>
        </w:r>
        <w:proofErr w:type="spellEnd"/>
        <w:r w:rsidRPr="00CE54B9">
          <w:rPr>
            <w:color w:val="EE0000"/>
            <w:sz w:val="26"/>
            <w:szCs w:val="26"/>
            <w:rPrChange w:id="2680"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681" w:author="Administrator" w:date="2026-08-16T20:35:00Z" w16du:dateUtc="2026-08-16T13:35:00Z">
              <w:rPr>
                <w:color w:val="000000" w:themeColor="text1"/>
                <w:sz w:val="26"/>
                <w:szCs w:val="26"/>
              </w:rPr>
            </w:rPrChange>
          </w:rPr>
          <w:t>lực</w:t>
        </w:r>
        <w:proofErr w:type="spellEnd"/>
        <w:r w:rsidRPr="00CE54B9">
          <w:rPr>
            <w:color w:val="EE0000"/>
            <w:sz w:val="26"/>
            <w:szCs w:val="26"/>
            <w:rPrChange w:id="2682"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683" w:author="Administrator" w:date="2026-08-16T20:35:00Z" w16du:dateUtc="2026-08-16T13:35:00Z">
              <w:rPr>
                <w:color w:val="000000" w:themeColor="text1"/>
                <w:sz w:val="26"/>
                <w:szCs w:val="26"/>
              </w:rPr>
            </w:rPrChange>
          </w:rPr>
          <w:t>lõi</w:t>
        </w:r>
        <w:proofErr w:type="spellEnd"/>
        <w:r w:rsidRPr="00CE54B9">
          <w:rPr>
            <w:color w:val="EE0000"/>
            <w:sz w:val="26"/>
            <w:szCs w:val="26"/>
            <w:rPrChange w:id="2684"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685" w:author="Administrator" w:date="2026-08-16T20:35:00Z" w16du:dateUtc="2026-08-16T13:35:00Z">
              <w:rPr>
                <w:color w:val="000000" w:themeColor="text1"/>
                <w:sz w:val="26"/>
                <w:szCs w:val="26"/>
              </w:rPr>
            </w:rPrChange>
          </w:rPr>
          <w:t>được</w:t>
        </w:r>
        <w:proofErr w:type="spellEnd"/>
        <w:r w:rsidRPr="00CE54B9">
          <w:rPr>
            <w:color w:val="EE0000"/>
            <w:sz w:val="26"/>
            <w:szCs w:val="26"/>
            <w:rPrChange w:id="2686"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687" w:author="Administrator" w:date="2026-08-16T20:35:00Z" w16du:dateUtc="2026-08-16T13:35:00Z">
              <w:rPr>
                <w:color w:val="000000" w:themeColor="text1"/>
                <w:sz w:val="26"/>
                <w:szCs w:val="26"/>
              </w:rPr>
            </w:rPrChange>
          </w:rPr>
          <w:t>ưu</w:t>
        </w:r>
        <w:proofErr w:type="spellEnd"/>
        <w:r w:rsidRPr="00CE54B9">
          <w:rPr>
            <w:color w:val="EE0000"/>
            <w:sz w:val="26"/>
            <w:szCs w:val="26"/>
            <w:rPrChange w:id="2688"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689" w:author="Administrator" w:date="2026-08-16T20:35:00Z" w16du:dateUtc="2026-08-16T13:35:00Z">
              <w:rPr>
                <w:color w:val="000000" w:themeColor="text1"/>
                <w:sz w:val="26"/>
                <w:szCs w:val="26"/>
              </w:rPr>
            </w:rPrChange>
          </w:rPr>
          <w:t>tiên</w:t>
        </w:r>
        <w:proofErr w:type="spellEnd"/>
        <w:r w:rsidRPr="00CE54B9">
          <w:rPr>
            <w:color w:val="EE0000"/>
            <w:sz w:val="26"/>
            <w:szCs w:val="26"/>
            <w:rPrChange w:id="2690"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691" w:author="Administrator" w:date="2026-08-16T20:35:00Z" w16du:dateUtc="2026-08-16T13:35:00Z">
              <w:rPr>
                <w:color w:val="000000" w:themeColor="text1"/>
                <w:sz w:val="26"/>
                <w:szCs w:val="26"/>
              </w:rPr>
            </w:rPrChange>
          </w:rPr>
          <w:t>gồm</w:t>
        </w:r>
        <w:proofErr w:type="spellEnd"/>
        <w:r w:rsidRPr="00CE54B9">
          <w:rPr>
            <w:color w:val="EE0000"/>
            <w:sz w:val="26"/>
            <w:szCs w:val="26"/>
            <w:rPrChange w:id="2692" w:author="Administrator" w:date="2026-08-16T20:35:00Z" w16du:dateUtc="2026-08-16T13:35:00Z">
              <w:rPr>
                <w:color w:val="000000" w:themeColor="text1"/>
                <w:sz w:val="26"/>
                <w:szCs w:val="26"/>
              </w:rPr>
            </w:rPrChange>
          </w:rPr>
          <w:t>:</w:t>
        </w:r>
      </w:ins>
    </w:p>
    <w:p w14:paraId="70849FDE" w14:textId="77777777" w:rsidR="00B973DC" w:rsidRPr="00B973DC" w:rsidRDefault="00B973DC" w:rsidP="00B973DC">
      <w:pPr>
        <w:spacing w:after="120" w:line="276" w:lineRule="auto"/>
        <w:ind w:firstLine="567"/>
        <w:jc w:val="both"/>
        <w:rPr>
          <w:ins w:id="2693" w:author="Administrator" w:date="2026-08-16T21:37:00Z" w16du:dateUtc="2026-08-16T14:37:00Z"/>
          <w:color w:val="EE0000"/>
          <w:sz w:val="26"/>
          <w:szCs w:val="26"/>
        </w:rPr>
      </w:pPr>
      <w:ins w:id="2694" w:author="Administrator" w:date="2026-08-16T21:37:00Z" w16du:dateUtc="2026-08-16T14:37:00Z">
        <w:r w:rsidRPr="00B973DC">
          <w:rPr>
            <w:color w:val="EE0000"/>
            <w:sz w:val="26"/>
            <w:szCs w:val="26"/>
          </w:rPr>
          <w:t>(1) Verified Expert &amp; Organization Graph (</w:t>
        </w:r>
        <w:proofErr w:type="spellStart"/>
        <w:r w:rsidRPr="00B973DC">
          <w:rPr>
            <w:color w:val="EE0000"/>
            <w:sz w:val="26"/>
            <w:szCs w:val="26"/>
          </w:rPr>
          <w:t>Đồ</w:t>
        </w:r>
        <w:proofErr w:type="spellEnd"/>
        <w:r w:rsidRPr="00B973DC">
          <w:rPr>
            <w:color w:val="EE0000"/>
            <w:sz w:val="26"/>
            <w:szCs w:val="26"/>
          </w:rPr>
          <w:t xml:space="preserve"> </w:t>
        </w:r>
        <w:proofErr w:type="spellStart"/>
        <w:r w:rsidRPr="00B973DC">
          <w:rPr>
            <w:color w:val="EE0000"/>
            <w:sz w:val="26"/>
            <w:szCs w:val="26"/>
          </w:rPr>
          <w:t>thị</w:t>
        </w:r>
        <w:proofErr w:type="spellEnd"/>
        <w:r w:rsidRPr="00B973DC">
          <w:rPr>
            <w:color w:val="EE0000"/>
            <w:sz w:val="26"/>
            <w:szCs w:val="26"/>
          </w:rPr>
          <w:t xml:space="preserve"> </w:t>
        </w:r>
        <w:proofErr w:type="spellStart"/>
        <w:r w:rsidRPr="00B973DC">
          <w:rPr>
            <w:color w:val="EE0000"/>
            <w:sz w:val="26"/>
            <w:szCs w:val="26"/>
          </w:rPr>
          <w:t>chuyên</w:t>
        </w:r>
        <w:proofErr w:type="spellEnd"/>
        <w:r w:rsidRPr="00B973DC">
          <w:rPr>
            <w:color w:val="EE0000"/>
            <w:sz w:val="26"/>
            <w:szCs w:val="26"/>
          </w:rPr>
          <w:t xml:space="preserve"> </w:t>
        </w:r>
        <w:proofErr w:type="spellStart"/>
        <w:r w:rsidRPr="00B973DC">
          <w:rPr>
            <w:color w:val="EE0000"/>
            <w:sz w:val="26"/>
            <w:szCs w:val="26"/>
          </w:rPr>
          <w:t>gia</w:t>
        </w:r>
        <w:proofErr w:type="spellEnd"/>
        <w:r w:rsidRPr="00B973DC">
          <w:rPr>
            <w:color w:val="EE0000"/>
            <w:sz w:val="26"/>
            <w:szCs w:val="26"/>
          </w:rPr>
          <w:t xml:space="preserve"> </w:t>
        </w:r>
        <w:proofErr w:type="spellStart"/>
        <w:r w:rsidRPr="00B973DC">
          <w:rPr>
            <w:color w:val="EE0000"/>
            <w:sz w:val="26"/>
            <w:szCs w:val="26"/>
          </w:rPr>
          <w:t>và</w:t>
        </w:r>
        <w:proofErr w:type="spellEnd"/>
        <w:r w:rsidRPr="00B973DC">
          <w:rPr>
            <w:color w:val="EE0000"/>
            <w:sz w:val="26"/>
            <w:szCs w:val="26"/>
          </w:rPr>
          <w:t xml:space="preserve"> </w:t>
        </w:r>
        <w:proofErr w:type="spellStart"/>
        <w:r w:rsidRPr="00B973DC">
          <w:rPr>
            <w:color w:val="EE0000"/>
            <w:sz w:val="26"/>
            <w:szCs w:val="26"/>
          </w:rPr>
          <w:t>tổ</w:t>
        </w:r>
        <w:proofErr w:type="spellEnd"/>
        <w:r w:rsidRPr="00B973DC">
          <w:rPr>
            <w:color w:val="EE0000"/>
            <w:sz w:val="26"/>
            <w:szCs w:val="26"/>
          </w:rPr>
          <w:t xml:space="preserve"> </w:t>
        </w:r>
        <w:proofErr w:type="spellStart"/>
        <w:r w:rsidRPr="00B973DC">
          <w:rPr>
            <w:color w:val="EE0000"/>
            <w:sz w:val="26"/>
            <w:szCs w:val="26"/>
          </w:rPr>
          <w:t>chức</w:t>
        </w:r>
        <w:proofErr w:type="spellEnd"/>
        <w:r w:rsidRPr="00B973DC">
          <w:rPr>
            <w:color w:val="EE0000"/>
            <w:sz w:val="26"/>
            <w:szCs w:val="26"/>
          </w:rPr>
          <w:t xml:space="preserve"> </w:t>
        </w:r>
        <w:proofErr w:type="spellStart"/>
        <w:r w:rsidRPr="00B973DC">
          <w:rPr>
            <w:color w:val="EE0000"/>
            <w:sz w:val="26"/>
            <w:szCs w:val="26"/>
          </w:rPr>
          <w:t>đã</w:t>
        </w:r>
        <w:proofErr w:type="spellEnd"/>
        <w:r w:rsidRPr="00B973DC">
          <w:rPr>
            <w:color w:val="EE0000"/>
            <w:sz w:val="26"/>
            <w:szCs w:val="26"/>
          </w:rPr>
          <w:t xml:space="preserve"> </w:t>
        </w:r>
        <w:proofErr w:type="spellStart"/>
        <w:r w:rsidRPr="00B973DC">
          <w:rPr>
            <w:color w:val="EE0000"/>
            <w:sz w:val="26"/>
            <w:szCs w:val="26"/>
          </w:rPr>
          <w:t>được</w:t>
        </w:r>
        <w:proofErr w:type="spellEnd"/>
        <w:r w:rsidRPr="00B973DC">
          <w:rPr>
            <w:color w:val="EE0000"/>
            <w:sz w:val="26"/>
            <w:szCs w:val="26"/>
          </w:rPr>
          <w:t xml:space="preserve"> </w:t>
        </w:r>
        <w:proofErr w:type="spellStart"/>
        <w:r w:rsidRPr="00B973DC">
          <w:rPr>
            <w:color w:val="EE0000"/>
            <w:sz w:val="26"/>
            <w:szCs w:val="26"/>
          </w:rPr>
          <w:t>xác</w:t>
        </w:r>
        <w:proofErr w:type="spellEnd"/>
        <w:r w:rsidRPr="00B973DC">
          <w:rPr>
            <w:color w:val="EE0000"/>
            <w:sz w:val="26"/>
            <w:szCs w:val="26"/>
          </w:rPr>
          <w:t xml:space="preserve"> </w:t>
        </w:r>
        <w:proofErr w:type="spellStart"/>
        <w:r w:rsidRPr="00B973DC">
          <w:rPr>
            <w:color w:val="EE0000"/>
            <w:sz w:val="26"/>
            <w:szCs w:val="26"/>
          </w:rPr>
          <w:t>thực</w:t>
        </w:r>
        <w:proofErr w:type="spellEnd"/>
        <w:r w:rsidRPr="00B973DC">
          <w:rPr>
            <w:color w:val="EE0000"/>
            <w:sz w:val="26"/>
            <w:szCs w:val="26"/>
          </w:rPr>
          <w:t>);</w:t>
        </w:r>
      </w:ins>
    </w:p>
    <w:p w14:paraId="2AF5FBB7" w14:textId="77777777" w:rsidR="00B973DC" w:rsidRPr="00B973DC" w:rsidRDefault="00B973DC" w:rsidP="00B973DC">
      <w:pPr>
        <w:spacing w:after="120" w:line="276" w:lineRule="auto"/>
        <w:ind w:firstLine="567"/>
        <w:jc w:val="both"/>
        <w:rPr>
          <w:ins w:id="2695" w:author="Administrator" w:date="2026-08-16T21:37:00Z" w16du:dateUtc="2026-08-16T14:37:00Z"/>
          <w:color w:val="EE0000"/>
          <w:sz w:val="26"/>
          <w:szCs w:val="26"/>
        </w:rPr>
      </w:pPr>
      <w:ins w:id="2696" w:author="Administrator" w:date="2026-08-16T21:37:00Z" w16du:dateUtc="2026-08-16T14:37:00Z">
        <w:r w:rsidRPr="00B973DC">
          <w:rPr>
            <w:color w:val="EE0000"/>
            <w:sz w:val="26"/>
            <w:szCs w:val="26"/>
          </w:rPr>
          <w:t xml:space="preserve">(2) Challenge/Problem Bank (Ngân </w:t>
        </w:r>
        <w:proofErr w:type="spellStart"/>
        <w:r w:rsidRPr="00B973DC">
          <w:rPr>
            <w:color w:val="EE0000"/>
            <w:sz w:val="26"/>
            <w:szCs w:val="26"/>
          </w:rPr>
          <w:t>hàng</w:t>
        </w:r>
        <w:proofErr w:type="spellEnd"/>
        <w:r w:rsidRPr="00B973DC">
          <w:rPr>
            <w:color w:val="EE0000"/>
            <w:sz w:val="26"/>
            <w:szCs w:val="26"/>
          </w:rPr>
          <w:t xml:space="preserve"> </w:t>
        </w:r>
        <w:proofErr w:type="spellStart"/>
        <w:r w:rsidRPr="00B973DC">
          <w:rPr>
            <w:color w:val="EE0000"/>
            <w:sz w:val="26"/>
            <w:szCs w:val="26"/>
          </w:rPr>
          <w:t>bài</w:t>
        </w:r>
        <w:proofErr w:type="spellEnd"/>
        <w:r w:rsidRPr="00B973DC">
          <w:rPr>
            <w:color w:val="EE0000"/>
            <w:sz w:val="26"/>
            <w:szCs w:val="26"/>
          </w:rPr>
          <w:t xml:space="preserve"> </w:t>
        </w:r>
        <w:proofErr w:type="spellStart"/>
        <w:r w:rsidRPr="00B973DC">
          <w:rPr>
            <w:color w:val="EE0000"/>
            <w:sz w:val="26"/>
            <w:szCs w:val="26"/>
          </w:rPr>
          <w:t>toán</w:t>
        </w:r>
        <w:proofErr w:type="spellEnd"/>
        <w:r w:rsidRPr="00B973DC">
          <w:rPr>
            <w:color w:val="EE0000"/>
            <w:sz w:val="26"/>
            <w:szCs w:val="26"/>
          </w:rPr>
          <w:t>/</w:t>
        </w:r>
        <w:proofErr w:type="spellStart"/>
        <w:r w:rsidRPr="00B973DC">
          <w:rPr>
            <w:color w:val="EE0000"/>
            <w:sz w:val="26"/>
            <w:szCs w:val="26"/>
          </w:rPr>
          <w:t>vấn</w:t>
        </w:r>
        <w:proofErr w:type="spellEnd"/>
        <w:r w:rsidRPr="00B973DC">
          <w:rPr>
            <w:color w:val="EE0000"/>
            <w:sz w:val="26"/>
            <w:szCs w:val="26"/>
          </w:rPr>
          <w:t xml:space="preserve"> </w:t>
        </w:r>
        <w:proofErr w:type="spellStart"/>
        <w:r w:rsidRPr="00B973DC">
          <w:rPr>
            <w:color w:val="EE0000"/>
            <w:sz w:val="26"/>
            <w:szCs w:val="26"/>
          </w:rPr>
          <w:t>đề</w:t>
        </w:r>
        <w:proofErr w:type="spellEnd"/>
        <w:r w:rsidRPr="00B973DC">
          <w:rPr>
            <w:color w:val="EE0000"/>
            <w:sz w:val="26"/>
            <w:szCs w:val="26"/>
          </w:rPr>
          <w:t xml:space="preserve"> </w:t>
        </w:r>
        <w:proofErr w:type="spellStart"/>
        <w:r w:rsidRPr="00B973DC">
          <w:rPr>
            <w:color w:val="EE0000"/>
            <w:sz w:val="26"/>
            <w:szCs w:val="26"/>
          </w:rPr>
          <w:t>thực</w:t>
        </w:r>
        <w:proofErr w:type="spellEnd"/>
        <w:r w:rsidRPr="00B973DC">
          <w:rPr>
            <w:color w:val="EE0000"/>
            <w:sz w:val="26"/>
            <w:szCs w:val="26"/>
          </w:rPr>
          <w:t xml:space="preserve"> </w:t>
        </w:r>
        <w:proofErr w:type="spellStart"/>
        <w:r w:rsidRPr="00B973DC">
          <w:rPr>
            <w:color w:val="EE0000"/>
            <w:sz w:val="26"/>
            <w:szCs w:val="26"/>
          </w:rPr>
          <w:t>tiễn</w:t>
        </w:r>
        <w:proofErr w:type="spellEnd"/>
        <w:r w:rsidRPr="00B973DC">
          <w:rPr>
            <w:color w:val="EE0000"/>
            <w:sz w:val="26"/>
            <w:szCs w:val="26"/>
          </w:rPr>
          <w:t>);</w:t>
        </w:r>
      </w:ins>
    </w:p>
    <w:p w14:paraId="39C65CE5" w14:textId="77777777" w:rsidR="00B973DC" w:rsidRPr="00B973DC" w:rsidRDefault="00B973DC" w:rsidP="00B973DC">
      <w:pPr>
        <w:spacing w:after="120" w:line="276" w:lineRule="auto"/>
        <w:ind w:firstLine="567"/>
        <w:jc w:val="both"/>
        <w:rPr>
          <w:ins w:id="2697" w:author="Administrator" w:date="2026-08-16T21:37:00Z" w16du:dateUtc="2026-08-16T14:37:00Z"/>
          <w:color w:val="EE0000"/>
          <w:sz w:val="26"/>
          <w:szCs w:val="26"/>
        </w:rPr>
      </w:pPr>
      <w:ins w:id="2698" w:author="Administrator" w:date="2026-08-16T21:37:00Z" w16du:dateUtc="2026-08-16T14:37:00Z">
        <w:r w:rsidRPr="00B973DC">
          <w:rPr>
            <w:color w:val="EE0000"/>
            <w:sz w:val="26"/>
            <w:szCs w:val="26"/>
          </w:rPr>
          <w:t>(3) Explainable AI Matching &amp; AI Team Formation (</w:t>
        </w:r>
        <w:proofErr w:type="spellStart"/>
        <w:r w:rsidRPr="00B973DC">
          <w:rPr>
            <w:color w:val="EE0000"/>
            <w:sz w:val="26"/>
            <w:szCs w:val="26"/>
          </w:rPr>
          <w:t>Ghép</w:t>
        </w:r>
        <w:proofErr w:type="spellEnd"/>
        <w:r w:rsidRPr="00B973DC">
          <w:rPr>
            <w:color w:val="EE0000"/>
            <w:sz w:val="26"/>
            <w:szCs w:val="26"/>
          </w:rPr>
          <w:t xml:space="preserve"> </w:t>
        </w:r>
        <w:proofErr w:type="spellStart"/>
        <w:r w:rsidRPr="00B973DC">
          <w:rPr>
            <w:color w:val="EE0000"/>
            <w:sz w:val="26"/>
            <w:szCs w:val="26"/>
          </w:rPr>
          <w:t>nối</w:t>
        </w:r>
        <w:proofErr w:type="spellEnd"/>
        <w:r w:rsidRPr="00B973DC">
          <w:rPr>
            <w:color w:val="EE0000"/>
            <w:sz w:val="26"/>
            <w:szCs w:val="26"/>
          </w:rPr>
          <w:t xml:space="preserve"> AI </w:t>
        </w:r>
        <w:proofErr w:type="spellStart"/>
        <w:r w:rsidRPr="00B973DC">
          <w:rPr>
            <w:color w:val="EE0000"/>
            <w:sz w:val="26"/>
            <w:szCs w:val="26"/>
          </w:rPr>
          <w:t>có</w:t>
        </w:r>
        <w:proofErr w:type="spellEnd"/>
        <w:r w:rsidRPr="00B973DC">
          <w:rPr>
            <w:color w:val="EE0000"/>
            <w:sz w:val="26"/>
            <w:szCs w:val="26"/>
          </w:rPr>
          <w:t xml:space="preserve"> </w:t>
        </w:r>
        <w:proofErr w:type="spellStart"/>
        <w:r w:rsidRPr="00B973DC">
          <w:rPr>
            <w:color w:val="EE0000"/>
            <w:sz w:val="26"/>
            <w:szCs w:val="26"/>
          </w:rPr>
          <w:t>khả</w:t>
        </w:r>
        <w:proofErr w:type="spellEnd"/>
        <w:r w:rsidRPr="00B973DC">
          <w:rPr>
            <w:color w:val="EE0000"/>
            <w:sz w:val="26"/>
            <w:szCs w:val="26"/>
          </w:rPr>
          <w:t xml:space="preserve"> </w:t>
        </w:r>
        <w:proofErr w:type="spellStart"/>
        <w:r w:rsidRPr="00B973DC">
          <w:rPr>
            <w:color w:val="EE0000"/>
            <w:sz w:val="26"/>
            <w:szCs w:val="26"/>
          </w:rPr>
          <w:t>năng</w:t>
        </w:r>
        <w:proofErr w:type="spellEnd"/>
        <w:r w:rsidRPr="00B973DC">
          <w:rPr>
            <w:color w:val="EE0000"/>
            <w:sz w:val="26"/>
            <w:szCs w:val="26"/>
          </w:rPr>
          <w:t xml:space="preserve"> </w:t>
        </w:r>
        <w:proofErr w:type="spellStart"/>
        <w:r w:rsidRPr="00B973DC">
          <w:rPr>
            <w:color w:val="EE0000"/>
            <w:sz w:val="26"/>
            <w:szCs w:val="26"/>
          </w:rPr>
          <w:t>giải</w:t>
        </w:r>
        <w:proofErr w:type="spellEnd"/>
        <w:r w:rsidRPr="00B973DC">
          <w:rPr>
            <w:color w:val="EE0000"/>
            <w:sz w:val="26"/>
            <w:szCs w:val="26"/>
          </w:rPr>
          <w:t xml:space="preserve"> </w:t>
        </w:r>
        <w:proofErr w:type="spellStart"/>
        <w:r w:rsidRPr="00B973DC">
          <w:rPr>
            <w:color w:val="EE0000"/>
            <w:sz w:val="26"/>
            <w:szCs w:val="26"/>
          </w:rPr>
          <w:t>thích</w:t>
        </w:r>
        <w:proofErr w:type="spellEnd"/>
        <w:r w:rsidRPr="00B973DC">
          <w:rPr>
            <w:color w:val="EE0000"/>
            <w:sz w:val="26"/>
            <w:szCs w:val="26"/>
          </w:rPr>
          <w:t xml:space="preserve"> </w:t>
        </w:r>
        <w:proofErr w:type="spellStart"/>
        <w:r w:rsidRPr="00B973DC">
          <w:rPr>
            <w:color w:val="EE0000"/>
            <w:sz w:val="26"/>
            <w:szCs w:val="26"/>
          </w:rPr>
          <w:t>và</w:t>
        </w:r>
        <w:proofErr w:type="spellEnd"/>
        <w:r w:rsidRPr="00B973DC">
          <w:rPr>
            <w:color w:val="EE0000"/>
            <w:sz w:val="26"/>
            <w:szCs w:val="26"/>
          </w:rPr>
          <w:t xml:space="preserve"> </w:t>
        </w:r>
        <w:proofErr w:type="spellStart"/>
        <w:r w:rsidRPr="00B973DC">
          <w:rPr>
            <w:color w:val="EE0000"/>
            <w:sz w:val="26"/>
            <w:szCs w:val="26"/>
          </w:rPr>
          <w:t>hình</w:t>
        </w:r>
        <w:proofErr w:type="spellEnd"/>
        <w:r w:rsidRPr="00B973DC">
          <w:rPr>
            <w:color w:val="EE0000"/>
            <w:sz w:val="26"/>
            <w:szCs w:val="26"/>
          </w:rPr>
          <w:t xml:space="preserve"> </w:t>
        </w:r>
        <w:proofErr w:type="spellStart"/>
        <w:r w:rsidRPr="00B973DC">
          <w:rPr>
            <w:color w:val="EE0000"/>
            <w:sz w:val="26"/>
            <w:szCs w:val="26"/>
          </w:rPr>
          <w:t>thành</w:t>
        </w:r>
        <w:proofErr w:type="spellEnd"/>
        <w:r w:rsidRPr="00B973DC">
          <w:rPr>
            <w:color w:val="EE0000"/>
            <w:sz w:val="26"/>
            <w:szCs w:val="26"/>
          </w:rPr>
          <w:t xml:space="preserve"> </w:t>
        </w:r>
        <w:proofErr w:type="spellStart"/>
        <w:r w:rsidRPr="00B973DC">
          <w:rPr>
            <w:color w:val="EE0000"/>
            <w:sz w:val="26"/>
            <w:szCs w:val="26"/>
          </w:rPr>
          <w:t>nhóm</w:t>
        </w:r>
        <w:proofErr w:type="spellEnd"/>
        <w:r w:rsidRPr="00B973DC">
          <w:rPr>
            <w:color w:val="EE0000"/>
            <w:sz w:val="26"/>
            <w:szCs w:val="26"/>
          </w:rPr>
          <w:t xml:space="preserve"> </w:t>
        </w:r>
        <w:proofErr w:type="spellStart"/>
        <w:r w:rsidRPr="00B973DC">
          <w:rPr>
            <w:color w:val="EE0000"/>
            <w:sz w:val="26"/>
            <w:szCs w:val="26"/>
          </w:rPr>
          <w:t>bằng</w:t>
        </w:r>
        <w:proofErr w:type="spellEnd"/>
        <w:r w:rsidRPr="00B973DC">
          <w:rPr>
            <w:color w:val="EE0000"/>
            <w:sz w:val="26"/>
            <w:szCs w:val="26"/>
          </w:rPr>
          <w:t xml:space="preserve"> AI);</w:t>
        </w:r>
      </w:ins>
    </w:p>
    <w:p w14:paraId="7A1DFD6F" w14:textId="09E686A0" w:rsidR="00CE54B9" w:rsidRPr="00CE54B9" w:rsidRDefault="00B973DC" w:rsidP="00B973DC">
      <w:pPr>
        <w:spacing w:after="120" w:line="276" w:lineRule="auto"/>
        <w:ind w:firstLine="567"/>
        <w:jc w:val="both"/>
        <w:rPr>
          <w:ins w:id="2699" w:author="Administrator" w:date="2026-08-16T20:35:00Z" w16du:dateUtc="2026-08-16T13:35:00Z"/>
          <w:color w:val="EE0000"/>
          <w:sz w:val="26"/>
          <w:szCs w:val="26"/>
          <w:rPrChange w:id="2700" w:author="Administrator" w:date="2026-08-16T20:35:00Z" w16du:dateUtc="2026-08-16T13:35:00Z">
            <w:rPr>
              <w:ins w:id="2701" w:author="Administrator" w:date="2026-08-16T20:35:00Z" w16du:dateUtc="2026-08-16T13:35:00Z"/>
              <w:color w:val="000000" w:themeColor="text1"/>
              <w:sz w:val="26"/>
              <w:szCs w:val="26"/>
            </w:rPr>
          </w:rPrChange>
        </w:rPr>
      </w:pPr>
      <w:ins w:id="2702" w:author="Administrator" w:date="2026-08-16T21:37:00Z" w16du:dateUtc="2026-08-16T14:37:00Z">
        <w:r w:rsidRPr="00B973DC">
          <w:rPr>
            <w:color w:val="EE0000"/>
            <w:sz w:val="26"/>
            <w:szCs w:val="26"/>
          </w:rPr>
          <w:t xml:space="preserve">(4) Project/Transaction Workflow (Quy </w:t>
        </w:r>
        <w:proofErr w:type="spellStart"/>
        <w:r w:rsidRPr="00B973DC">
          <w:rPr>
            <w:color w:val="EE0000"/>
            <w:sz w:val="26"/>
            <w:szCs w:val="26"/>
          </w:rPr>
          <w:t>trình</w:t>
        </w:r>
        <w:proofErr w:type="spellEnd"/>
        <w:r w:rsidRPr="00B973DC">
          <w:rPr>
            <w:color w:val="EE0000"/>
            <w:sz w:val="26"/>
            <w:szCs w:val="26"/>
          </w:rPr>
          <w:t xml:space="preserve"> </w:t>
        </w:r>
        <w:proofErr w:type="spellStart"/>
        <w:r w:rsidRPr="00B973DC">
          <w:rPr>
            <w:color w:val="EE0000"/>
            <w:sz w:val="26"/>
            <w:szCs w:val="26"/>
          </w:rPr>
          <w:t>quản</w:t>
        </w:r>
        <w:proofErr w:type="spellEnd"/>
        <w:r w:rsidRPr="00B973DC">
          <w:rPr>
            <w:color w:val="EE0000"/>
            <w:sz w:val="26"/>
            <w:szCs w:val="26"/>
          </w:rPr>
          <w:t xml:space="preserve"> </w:t>
        </w:r>
        <w:proofErr w:type="spellStart"/>
        <w:r w:rsidRPr="00B973DC">
          <w:rPr>
            <w:color w:val="EE0000"/>
            <w:sz w:val="26"/>
            <w:szCs w:val="26"/>
          </w:rPr>
          <w:t>lý</w:t>
        </w:r>
        <w:proofErr w:type="spellEnd"/>
        <w:r w:rsidRPr="00B973DC">
          <w:rPr>
            <w:color w:val="EE0000"/>
            <w:sz w:val="26"/>
            <w:szCs w:val="26"/>
          </w:rPr>
          <w:t xml:space="preserve"> </w:t>
        </w:r>
        <w:proofErr w:type="spellStart"/>
        <w:r w:rsidRPr="00B973DC">
          <w:rPr>
            <w:color w:val="EE0000"/>
            <w:sz w:val="26"/>
            <w:szCs w:val="26"/>
          </w:rPr>
          <w:t>dự</w:t>
        </w:r>
        <w:proofErr w:type="spellEnd"/>
        <w:r w:rsidRPr="00B973DC">
          <w:rPr>
            <w:color w:val="EE0000"/>
            <w:sz w:val="26"/>
            <w:szCs w:val="26"/>
          </w:rPr>
          <w:t xml:space="preserve"> </w:t>
        </w:r>
        <w:proofErr w:type="spellStart"/>
        <w:r w:rsidRPr="00B973DC">
          <w:rPr>
            <w:color w:val="EE0000"/>
            <w:sz w:val="26"/>
            <w:szCs w:val="26"/>
          </w:rPr>
          <w:t>án</w:t>
        </w:r>
        <w:proofErr w:type="spellEnd"/>
        <w:r w:rsidRPr="00B973DC">
          <w:rPr>
            <w:color w:val="EE0000"/>
            <w:sz w:val="26"/>
            <w:szCs w:val="26"/>
          </w:rPr>
          <w:t xml:space="preserve"> </w:t>
        </w:r>
        <w:proofErr w:type="spellStart"/>
        <w:r w:rsidRPr="00B973DC">
          <w:rPr>
            <w:color w:val="EE0000"/>
            <w:sz w:val="26"/>
            <w:szCs w:val="26"/>
          </w:rPr>
          <w:t>và</w:t>
        </w:r>
        <w:proofErr w:type="spellEnd"/>
        <w:r w:rsidRPr="00B973DC">
          <w:rPr>
            <w:color w:val="EE0000"/>
            <w:sz w:val="26"/>
            <w:szCs w:val="26"/>
          </w:rPr>
          <w:t xml:space="preserve"> </w:t>
        </w:r>
        <w:proofErr w:type="spellStart"/>
        <w:r w:rsidRPr="00B973DC">
          <w:rPr>
            <w:color w:val="EE0000"/>
            <w:sz w:val="26"/>
            <w:szCs w:val="26"/>
          </w:rPr>
          <w:t>giao</w:t>
        </w:r>
        <w:proofErr w:type="spellEnd"/>
        <w:r w:rsidRPr="00B973DC">
          <w:rPr>
            <w:color w:val="EE0000"/>
            <w:sz w:val="26"/>
            <w:szCs w:val="26"/>
          </w:rPr>
          <w:t xml:space="preserve"> </w:t>
        </w:r>
        <w:proofErr w:type="spellStart"/>
        <w:r w:rsidRPr="00B973DC">
          <w:rPr>
            <w:color w:val="EE0000"/>
            <w:sz w:val="26"/>
            <w:szCs w:val="26"/>
          </w:rPr>
          <w:t>dịch</w:t>
        </w:r>
        <w:proofErr w:type="spellEnd"/>
        <w:r w:rsidRPr="00B973DC">
          <w:rPr>
            <w:color w:val="EE0000"/>
            <w:sz w:val="26"/>
            <w:szCs w:val="26"/>
          </w:rPr>
          <w:t>).</w:t>
        </w:r>
      </w:ins>
    </w:p>
    <w:p w14:paraId="21E29DAB" w14:textId="6B9092DE" w:rsidR="00CE54B9" w:rsidRPr="00CE54B9" w:rsidRDefault="00CE54B9" w:rsidP="00CE54B9">
      <w:pPr>
        <w:spacing w:after="120" w:line="276" w:lineRule="auto"/>
        <w:ind w:firstLine="567"/>
        <w:jc w:val="both"/>
        <w:rPr>
          <w:color w:val="EE0000"/>
          <w:sz w:val="26"/>
          <w:szCs w:val="26"/>
          <w:rPrChange w:id="2703" w:author="Administrator" w:date="2026-08-16T20:35:00Z" w16du:dateUtc="2026-08-16T13:35:00Z">
            <w:rPr>
              <w:color w:val="000000" w:themeColor="text1"/>
              <w:sz w:val="26"/>
              <w:szCs w:val="26"/>
            </w:rPr>
          </w:rPrChange>
        </w:rPr>
      </w:pPr>
      <w:ins w:id="2704" w:author="Administrator" w:date="2026-08-16T20:35:00Z" w16du:dateUtc="2026-08-16T13:35:00Z">
        <w:r w:rsidRPr="00CE54B9">
          <w:rPr>
            <w:color w:val="EE0000"/>
            <w:sz w:val="26"/>
            <w:szCs w:val="26"/>
            <w:rPrChange w:id="2705" w:author="Administrator" w:date="2026-08-16T20:35:00Z" w16du:dateUtc="2026-08-16T13:35:00Z">
              <w:rPr>
                <w:color w:val="000000" w:themeColor="text1"/>
                <w:sz w:val="26"/>
                <w:szCs w:val="26"/>
              </w:rPr>
            </w:rPrChange>
          </w:rPr>
          <w:t xml:space="preserve">Các </w:t>
        </w:r>
        <w:proofErr w:type="spellStart"/>
        <w:r w:rsidRPr="00CE54B9">
          <w:rPr>
            <w:color w:val="EE0000"/>
            <w:sz w:val="26"/>
            <w:szCs w:val="26"/>
            <w:rPrChange w:id="2706" w:author="Administrator" w:date="2026-08-16T20:35:00Z" w16du:dateUtc="2026-08-16T13:35:00Z">
              <w:rPr>
                <w:color w:val="000000" w:themeColor="text1"/>
                <w:sz w:val="26"/>
                <w:szCs w:val="26"/>
              </w:rPr>
            </w:rPrChange>
          </w:rPr>
          <w:t>cấu</w:t>
        </w:r>
        <w:proofErr w:type="spellEnd"/>
        <w:r w:rsidRPr="00CE54B9">
          <w:rPr>
            <w:color w:val="EE0000"/>
            <w:sz w:val="26"/>
            <w:szCs w:val="26"/>
            <w:rPrChange w:id="2707"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08" w:author="Administrator" w:date="2026-08-16T20:35:00Z" w16du:dateUtc="2026-08-16T13:35:00Z">
              <w:rPr>
                <w:color w:val="000000" w:themeColor="text1"/>
                <w:sz w:val="26"/>
                <w:szCs w:val="26"/>
              </w:rPr>
            </w:rPrChange>
          </w:rPr>
          <w:t>phần</w:t>
        </w:r>
        <w:proofErr w:type="spellEnd"/>
        <w:r w:rsidRPr="00CE54B9">
          <w:rPr>
            <w:color w:val="EE0000"/>
            <w:sz w:val="26"/>
            <w:szCs w:val="26"/>
            <w:rPrChange w:id="2709"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10" w:author="Administrator" w:date="2026-08-16T20:35:00Z" w16du:dateUtc="2026-08-16T13:35:00Z">
              <w:rPr>
                <w:color w:val="000000" w:themeColor="text1"/>
                <w:sz w:val="26"/>
                <w:szCs w:val="26"/>
              </w:rPr>
            </w:rPrChange>
          </w:rPr>
          <w:t>khác</w:t>
        </w:r>
        <w:proofErr w:type="spellEnd"/>
        <w:r w:rsidRPr="00CE54B9">
          <w:rPr>
            <w:color w:val="EE0000"/>
            <w:sz w:val="26"/>
            <w:szCs w:val="26"/>
            <w:rPrChange w:id="2711"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12" w:author="Administrator" w:date="2026-08-16T20:35:00Z" w16du:dateUtc="2026-08-16T13:35:00Z">
              <w:rPr>
                <w:color w:val="000000" w:themeColor="text1"/>
                <w:sz w:val="26"/>
                <w:szCs w:val="26"/>
              </w:rPr>
            </w:rPrChange>
          </w:rPr>
          <w:t>được</w:t>
        </w:r>
        <w:proofErr w:type="spellEnd"/>
        <w:r w:rsidRPr="00CE54B9">
          <w:rPr>
            <w:color w:val="EE0000"/>
            <w:sz w:val="26"/>
            <w:szCs w:val="26"/>
            <w:rPrChange w:id="2713"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14" w:author="Administrator" w:date="2026-08-16T20:35:00Z" w16du:dateUtc="2026-08-16T13:35:00Z">
              <w:rPr>
                <w:color w:val="000000" w:themeColor="text1"/>
                <w:sz w:val="26"/>
                <w:szCs w:val="26"/>
              </w:rPr>
            </w:rPrChange>
          </w:rPr>
          <w:t>mở</w:t>
        </w:r>
        <w:proofErr w:type="spellEnd"/>
        <w:r w:rsidRPr="00CE54B9">
          <w:rPr>
            <w:color w:val="EE0000"/>
            <w:sz w:val="26"/>
            <w:szCs w:val="26"/>
            <w:rPrChange w:id="2715"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16" w:author="Administrator" w:date="2026-08-16T20:35:00Z" w16du:dateUtc="2026-08-16T13:35:00Z">
              <w:rPr>
                <w:color w:val="000000" w:themeColor="text1"/>
                <w:sz w:val="26"/>
                <w:szCs w:val="26"/>
              </w:rPr>
            </w:rPrChange>
          </w:rPr>
          <w:t>rộng</w:t>
        </w:r>
        <w:proofErr w:type="spellEnd"/>
        <w:r w:rsidRPr="00CE54B9">
          <w:rPr>
            <w:color w:val="EE0000"/>
            <w:sz w:val="26"/>
            <w:szCs w:val="26"/>
            <w:rPrChange w:id="2717"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18" w:author="Administrator" w:date="2026-08-16T20:35:00Z" w16du:dateUtc="2026-08-16T13:35:00Z">
              <w:rPr>
                <w:color w:val="000000" w:themeColor="text1"/>
                <w:sz w:val="26"/>
                <w:szCs w:val="26"/>
              </w:rPr>
            </w:rPrChange>
          </w:rPr>
          <w:t>từng</w:t>
        </w:r>
        <w:proofErr w:type="spellEnd"/>
        <w:r w:rsidRPr="00CE54B9">
          <w:rPr>
            <w:color w:val="EE0000"/>
            <w:sz w:val="26"/>
            <w:szCs w:val="26"/>
            <w:rPrChange w:id="2719"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20" w:author="Administrator" w:date="2026-08-16T20:35:00Z" w16du:dateUtc="2026-08-16T13:35:00Z">
              <w:rPr>
                <w:color w:val="000000" w:themeColor="text1"/>
                <w:sz w:val="26"/>
                <w:szCs w:val="26"/>
              </w:rPr>
            </w:rPrChange>
          </w:rPr>
          <w:t>bước</w:t>
        </w:r>
        <w:proofErr w:type="spellEnd"/>
        <w:r w:rsidRPr="00CE54B9">
          <w:rPr>
            <w:color w:val="EE0000"/>
            <w:sz w:val="26"/>
            <w:szCs w:val="26"/>
            <w:rPrChange w:id="2721"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22" w:author="Administrator" w:date="2026-08-16T20:35:00Z" w16du:dateUtc="2026-08-16T13:35:00Z">
              <w:rPr>
                <w:color w:val="000000" w:themeColor="text1"/>
                <w:sz w:val="26"/>
                <w:szCs w:val="26"/>
              </w:rPr>
            </w:rPrChange>
          </w:rPr>
          <w:t>sau</w:t>
        </w:r>
        <w:proofErr w:type="spellEnd"/>
        <w:r w:rsidRPr="00CE54B9">
          <w:rPr>
            <w:color w:val="EE0000"/>
            <w:sz w:val="26"/>
            <w:szCs w:val="26"/>
            <w:rPrChange w:id="2723"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24" w:author="Administrator" w:date="2026-08-16T20:35:00Z" w16du:dateUtc="2026-08-16T13:35:00Z">
              <w:rPr>
                <w:color w:val="000000" w:themeColor="text1"/>
                <w:sz w:val="26"/>
                <w:szCs w:val="26"/>
              </w:rPr>
            </w:rPrChange>
          </w:rPr>
          <w:t>khi</w:t>
        </w:r>
        <w:proofErr w:type="spellEnd"/>
        <w:r w:rsidRPr="00CE54B9">
          <w:rPr>
            <w:color w:val="EE0000"/>
            <w:sz w:val="26"/>
            <w:szCs w:val="26"/>
            <w:rPrChange w:id="2725"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26" w:author="Administrator" w:date="2026-08-16T20:35:00Z" w16du:dateUtc="2026-08-16T13:35:00Z">
              <w:rPr>
                <w:color w:val="000000" w:themeColor="text1"/>
                <w:sz w:val="26"/>
                <w:szCs w:val="26"/>
              </w:rPr>
            </w:rPrChange>
          </w:rPr>
          <w:t>các</w:t>
        </w:r>
        <w:proofErr w:type="spellEnd"/>
        <w:r w:rsidRPr="00CE54B9">
          <w:rPr>
            <w:color w:val="EE0000"/>
            <w:sz w:val="26"/>
            <w:szCs w:val="26"/>
            <w:rPrChange w:id="2727"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28" w:author="Administrator" w:date="2026-08-16T20:35:00Z" w16du:dateUtc="2026-08-16T13:35:00Z">
              <w:rPr>
                <w:color w:val="000000" w:themeColor="text1"/>
                <w:sz w:val="26"/>
                <w:szCs w:val="26"/>
              </w:rPr>
            </w:rPrChange>
          </w:rPr>
          <w:t>năng</w:t>
        </w:r>
        <w:proofErr w:type="spellEnd"/>
        <w:r w:rsidRPr="00CE54B9">
          <w:rPr>
            <w:color w:val="EE0000"/>
            <w:sz w:val="26"/>
            <w:szCs w:val="26"/>
            <w:rPrChange w:id="2729"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30" w:author="Administrator" w:date="2026-08-16T20:35:00Z" w16du:dateUtc="2026-08-16T13:35:00Z">
              <w:rPr>
                <w:color w:val="000000" w:themeColor="text1"/>
                <w:sz w:val="26"/>
                <w:szCs w:val="26"/>
              </w:rPr>
            </w:rPrChange>
          </w:rPr>
          <w:t>lực</w:t>
        </w:r>
        <w:proofErr w:type="spellEnd"/>
        <w:r w:rsidRPr="00CE54B9">
          <w:rPr>
            <w:color w:val="EE0000"/>
            <w:sz w:val="26"/>
            <w:szCs w:val="26"/>
            <w:rPrChange w:id="2731"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32" w:author="Administrator" w:date="2026-08-16T20:35:00Z" w16du:dateUtc="2026-08-16T13:35:00Z">
              <w:rPr>
                <w:color w:val="000000" w:themeColor="text1"/>
                <w:sz w:val="26"/>
                <w:szCs w:val="26"/>
              </w:rPr>
            </w:rPrChange>
          </w:rPr>
          <w:t>lõi</w:t>
        </w:r>
        <w:proofErr w:type="spellEnd"/>
        <w:r w:rsidRPr="00CE54B9">
          <w:rPr>
            <w:color w:val="EE0000"/>
            <w:sz w:val="26"/>
            <w:szCs w:val="26"/>
            <w:rPrChange w:id="2733"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34" w:author="Administrator" w:date="2026-08-16T20:35:00Z" w16du:dateUtc="2026-08-16T13:35:00Z">
              <w:rPr>
                <w:color w:val="000000" w:themeColor="text1"/>
                <w:sz w:val="26"/>
                <w:szCs w:val="26"/>
              </w:rPr>
            </w:rPrChange>
          </w:rPr>
          <w:t>chứng</w:t>
        </w:r>
        <w:proofErr w:type="spellEnd"/>
        <w:r w:rsidRPr="00CE54B9">
          <w:rPr>
            <w:color w:val="EE0000"/>
            <w:sz w:val="26"/>
            <w:szCs w:val="26"/>
            <w:rPrChange w:id="2735"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36" w:author="Administrator" w:date="2026-08-16T20:35:00Z" w16du:dateUtc="2026-08-16T13:35:00Z">
              <w:rPr>
                <w:color w:val="000000" w:themeColor="text1"/>
                <w:sz w:val="26"/>
                <w:szCs w:val="26"/>
              </w:rPr>
            </w:rPrChange>
          </w:rPr>
          <w:t>minh</w:t>
        </w:r>
        <w:proofErr w:type="spellEnd"/>
        <w:r w:rsidRPr="00CE54B9">
          <w:rPr>
            <w:color w:val="EE0000"/>
            <w:sz w:val="26"/>
            <w:szCs w:val="26"/>
            <w:rPrChange w:id="2737"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38" w:author="Administrator" w:date="2026-08-16T20:35:00Z" w16du:dateUtc="2026-08-16T13:35:00Z">
              <w:rPr>
                <w:color w:val="000000" w:themeColor="text1"/>
                <w:sz w:val="26"/>
                <w:szCs w:val="26"/>
              </w:rPr>
            </w:rPrChange>
          </w:rPr>
          <w:t>được</w:t>
        </w:r>
        <w:proofErr w:type="spellEnd"/>
        <w:r w:rsidRPr="00CE54B9">
          <w:rPr>
            <w:color w:val="EE0000"/>
            <w:sz w:val="26"/>
            <w:szCs w:val="26"/>
            <w:rPrChange w:id="2739"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40" w:author="Administrator" w:date="2026-08-16T20:35:00Z" w16du:dateUtc="2026-08-16T13:35:00Z">
              <w:rPr>
                <w:color w:val="000000" w:themeColor="text1"/>
                <w:sz w:val="26"/>
                <w:szCs w:val="26"/>
              </w:rPr>
            </w:rPrChange>
          </w:rPr>
          <w:t>giao</w:t>
        </w:r>
        <w:proofErr w:type="spellEnd"/>
        <w:r w:rsidRPr="00CE54B9">
          <w:rPr>
            <w:color w:val="EE0000"/>
            <w:sz w:val="26"/>
            <w:szCs w:val="26"/>
            <w:rPrChange w:id="2741"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42" w:author="Administrator" w:date="2026-08-16T20:35:00Z" w16du:dateUtc="2026-08-16T13:35:00Z">
              <w:rPr>
                <w:color w:val="000000" w:themeColor="text1"/>
                <w:sz w:val="26"/>
                <w:szCs w:val="26"/>
              </w:rPr>
            </w:rPrChange>
          </w:rPr>
          <w:t>dịch</w:t>
        </w:r>
        <w:proofErr w:type="spellEnd"/>
        <w:r w:rsidRPr="00CE54B9">
          <w:rPr>
            <w:color w:val="EE0000"/>
            <w:sz w:val="26"/>
            <w:szCs w:val="26"/>
            <w:rPrChange w:id="2743"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44" w:author="Administrator" w:date="2026-08-16T20:35:00Z" w16du:dateUtc="2026-08-16T13:35:00Z">
              <w:rPr>
                <w:color w:val="000000" w:themeColor="text1"/>
                <w:sz w:val="26"/>
                <w:szCs w:val="26"/>
              </w:rPr>
            </w:rPrChange>
          </w:rPr>
          <w:t>thực</w:t>
        </w:r>
        <w:proofErr w:type="spellEnd"/>
        <w:r w:rsidRPr="00CE54B9">
          <w:rPr>
            <w:color w:val="EE0000"/>
            <w:sz w:val="26"/>
            <w:szCs w:val="26"/>
            <w:rPrChange w:id="2745" w:author="Administrator" w:date="2026-08-16T20:35:00Z" w16du:dateUtc="2026-08-16T13:35:00Z">
              <w:rPr>
                <w:color w:val="000000" w:themeColor="text1"/>
                <w:sz w:val="26"/>
                <w:szCs w:val="26"/>
              </w:rPr>
            </w:rPrChange>
          </w:rPr>
          <w:t xml:space="preserve"> </w:t>
        </w:r>
        <w:proofErr w:type="spellStart"/>
        <w:r w:rsidRPr="00CE54B9">
          <w:rPr>
            <w:color w:val="EE0000"/>
            <w:sz w:val="26"/>
            <w:szCs w:val="26"/>
            <w:rPrChange w:id="2746" w:author="Administrator" w:date="2026-08-16T20:35:00Z" w16du:dateUtc="2026-08-16T13:35:00Z">
              <w:rPr>
                <w:color w:val="000000" w:themeColor="text1"/>
                <w:sz w:val="26"/>
                <w:szCs w:val="26"/>
              </w:rPr>
            </w:rPrChange>
          </w:rPr>
          <w:t>tế</w:t>
        </w:r>
        <w:proofErr w:type="spellEnd"/>
        <w:r w:rsidRPr="00CE54B9">
          <w:rPr>
            <w:color w:val="EE0000"/>
            <w:sz w:val="26"/>
            <w:szCs w:val="26"/>
            <w:rPrChange w:id="2747" w:author="Administrator" w:date="2026-08-16T20:35:00Z" w16du:dateUtc="2026-08-16T13:35:00Z">
              <w:rPr>
                <w:color w:val="000000" w:themeColor="text1"/>
                <w:sz w:val="26"/>
                <w:szCs w:val="26"/>
              </w:rPr>
            </w:rPrChange>
          </w:rPr>
          <w:t>.</w:t>
        </w:r>
      </w:ins>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058"/>
        <w:gridCol w:w="2697"/>
      </w:tblGrid>
      <w:tr w:rsidR="008C4A44" w:rsidRPr="00CB4E16" w14:paraId="43815DCB" w14:textId="77777777" w:rsidTr="000C176A">
        <w:trPr>
          <w:tblHeader/>
        </w:trPr>
        <w:tc>
          <w:tcPr>
            <w:tcW w:w="1300" w:type="dxa"/>
            <w:shd w:val="clear" w:color="auto" w:fill="D9E1F2"/>
            <w:tcMar>
              <w:top w:w="80" w:type="dxa"/>
              <w:left w:w="100" w:type="dxa"/>
              <w:bottom w:w="80" w:type="dxa"/>
              <w:right w:w="100" w:type="dxa"/>
            </w:tcMar>
            <w:vAlign w:val="center"/>
          </w:tcPr>
          <w:p w14:paraId="6D6AE495" w14:textId="77777777" w:rsidR="008C4A44" w:rsidRPr="00CB4E16" w:rsidRDefault="00000000" w:rsidP="00CA545F">
            <w:pPr>
              <w:spacing w:line="276" w:lineRule="auto"/>
              <w:jc w:val="center"/>
              <w:rPr>
                <w:color w:val="000000" w:themeColor="text1"/>
                <w:sz w:val="26"/>
                <w:szCs w:val="26"/>
                <w:lang w:val="vi-VN"/>
              </w:rPr>
            </w:pPr>
            <w:r w:rsidRPr="00CB4E16">
              <w:rPr>
                <w:b/>
                <w:bCs/>
                <w:color w:val="000000" w:themeColor="text1"/>
                <w:sz w:val="26"/>
                <w:szCs w:val="26"/>
              </w:rPr>
              <w:t xml:space="preserve">Giai </w:t>
            </w:r>
            <w:proofErr w:type="spellStart"/>
            <w:r w:rsidRPr="00CB4E16">
              <w:rPr>
                <w:b/>
                <w:bCs/>
                <w:color w:val="000000" w:themeColor="text1"/>
                <w:sz w:val="26"/>
                <w:szCs w:val="26"/>
              </w:rPr>
              <w:t>đoạn</w:t>
            </w:r>
            <w:proofErr w:type="spellEnd"/>
          </w:p>
        </w:tc>
        <w:tc>
          <w:tcPr>
            <w:tcW w:w="1300" w:type="dxa"/>
            <w:shd w:val="clear" w:color="auto" w:fill="D9E1F2"/>
            <w:tcMar>
              <w:top w:w="80" w:type="dxa"/>
              <w:left w:w="100" w:type="dxa"/>
              <w:bottom w:w="80" w:type="dxa"/>
              <w:right w:w="100" w:type="dxa"/>
            </w:tcMar>
            <w:vAlign w:val="center"/>
          </w:tcPr>
          <w:p w14:paraId="38D010E1" w14:textId="77777777" w:rsidR="008C4A44" w:rsidRPr="00CB4E16" w:rsidRDefault="00000000" w:rsidP="00CA545F">
            <w:pPr>
              <w:spacing w:line="276" w:lineRule="auto"/>
              <w:jc w:val="center"/>
              <w:rPr>
                <w:color w:val="000000" w:themeColor="text1"/>
                <w:sz w:val="26"/>
                <w:szCs w:val="26"/>
              </w:rPr>
            </w:pPr>
            <w:proofErr w:type="spellStart"/>
            <w:r w:rsidRPr="00CB4E16">
              <w:rPr>
                <w:b/>
                <w:bCs/>
                <w:color w:val="000000" w:themeColor="text1"/>
                <w:sz w:val="26"/>
                <w:szCs w:val="26"/>
              </w:rPr>
              <w:t>Thời</w:t>
            </w:r>
            <w:proofErr w:type="spellEnd"/>
            <w:r w:rsidRPr="00CB4E16">
              <w:rPr>
                <w:b/>
                <w:bCs/>
                <w:color w:val="000000" w:themeColor="text1"/>
                <w:sz w:val="26"/>
                <w:szCs w:val="26"/>
              </w:rPr>
              <w:t xml:space="preserve"> </w:t>
            </w:r>
            <w:proofErr w:type="spellStart"/>
            <w:r w:rsidRPr="00CB4E16">
              <w:rPr>
                <w:b/>
                <w:bCs/>
                <w:color w:val="000000" w:themeColor="text1"/>
                <w:sz w:val="26"/>
                <w:szCs w:val="26"/>
              </w:rPr>
              <w:t>gian</w:t>
            </w:r>
            <w:proofErr w:type="spellEnd"/>
          </w:p>
        </w:tc>
        <w:tc>
          <w:tcPr>
            <w:tcW w:w="4058" w:type="dxa"/>
            <w:shd w:val="clear" w:color="auto" w:fill="D9E1F2"/>
            <w:tcMar>
              <w:top w:w="80" w:type="dxa"/>
              <w:left w:w="100" w:type="dxa"/>
              <w:bottom w:w="80" w:type="dxa"/>
              <w:right w:w="100" w:type="dxa"/>
            </w:tcMar>
            <w:vAlign w:val="center"/>
          </w:tcPr>
          <w:p w14:paraId="21245F08" w14:textId="77777777" w:rsidR="008C4A44" w:rsidRPr="00CB4E16" w:rsidRDefault="00000000" w:rsidP="00CA545F">
            <w:pPr>
              <w:spacing w:line="276" w:lineRule="auto"/>
              <w:jc w:val="center"/>
              <w:rPr>
                <w:color w:val="000000" w:themeColor="text1"/>
                <w:sz w:val="26"/>
                <w:szCs w:val="26"/>
              </w:rPr>
            </w:pPr>
            <w:proofErr w:type="spellStart"/>
            <w:r w:rsidRPr="00CB4E16">
              <w:rPr>
                <w:b/>
                <w:bCs/>
                <w:color w:val="000000" w:themeColor="text1"/>
                <w:sz w:val="26"/>
                <w:szCs w:val="26"/>
              </w:rPr>
              <w:t>Nội</w:t>
            </w:r>
            <w:proofErr w:type="spellEnd"/>
            <w:r w:rsidRPr="00CB4E16">
              <w:rPr>
                <w:b/>
                <w:bCs/>
                <w:color w:val="000000" w:themeColor="text1"/>
                <w:sz w:val="26"/>
                <w:szCs w:val="26"/>
              </w:rPr>
              <w:t xml:space="preserve"> dung </w:t>
            </w:r>
            <w:proofErr w:type="spellStart"/>
            <w:r w:rsidRPr="00CB4E16">
              <w:rPr>
                <w:b/>
                <w:bCs/>
                <w:color w:val="000000" w:themeColor="text1"/>
                <w:sz w:val="26"/>
                <w:szCs w:val="26"/>
              </w:rPr>
              <w:t>trọng</w:t>
            </w:r>
            <w:proofErr w:type="spellEnd"/>
            <w:r w:rsidRPr="00CB4E16">
              <w:rPr>
                <w:b/>
                <w:bCs/>
                <w:color w:val="000000" w:themeColor="text1"/>
                <w:sz w:val="26"/>
                <w:szCs w:val="26"/>
              </w:rPr>
              <w:t xml:space="preserve"> </w:t>
            </w:r>
            <w:proofErr w:type="spellStart"/>
            <w:r w:rsidRPr="00CB4E16">
              <w:rPr>
                <w:b/>
                <w:bCs/>
                <w:color w:val="000000" w:themeColor="text1"/>
                <w:sz w:val="26"/>
                <w:szCs w:val="26"/>
              </w:rPr>
              <w:t>tâm</w:t>
            </w:r>
            <w:proofErr w:type="spellEnd"/>
          </w:p>
        </w:tc>
        <w:tc>
          <w:tcPr>
            <w:tcW w:w="2697" w:type="dxa"/>
            <w:shd w:val="clear" w:color="auto" w:fill="D9E1F2"/>
            <w:tcMar>
              <w:top w:w="80" w:type="dxa"/>
              <w:left w:w="100" w:type="dxa"/>
              <w:bottom w:w="80" w:type="dxa"/>
              <w:right w:w="100" w:type="dxa"/>
            </w:tcMar>
            <w:vAlign w:val="center"/>
          </w:tcPr>
          <w:p w14:paraId="0B5E80D7" w14:textId="77777777" w:rsidR="008C4A44" w:rsidRPr="00CB4E16" w:rsidRDefault="00000000" w:rsidP="00CA545F">
            <w:pPr>
              <w:spacing w:line="276" w:lineRule="auto"/>
              <w:jc w:val="center"/>
              <w:rPr>
                <w:color w:val="000000" w:themeColor="text1"/>
                <w:sz w:val="26"/>
                <w:szCs w:val="26"/>
              </w:rPr>
            </w:pPr>
            <w:proofErr w:type="spellStart"/>
            <w:r w:rsidRPr="00CB4E16">
              <w:rPr>
                <w:b/>
                <w:bCs/>
                <w:color w:val="000000" w:themeColor="text1"/>
                <w:sz w:val="26"/>
                <w:szCs w:val="26"/>
              </w:rPr>
              <w:t>Kết</w:t>
            </w:r>
            <w:proofErr w:type="spellEnd"/>
            <w:r w:rsidRPr="00CB4E16">
              <w:rPr>
                <w:b/>
                <w:bCs/>
                <w:color w:val="000000" w:themeColor="text1"/>
                <w:sz w:val="26"/>
                <w:szCs w:val="26"/>
              </w:rPr>
              <w:t xml:space="preserve"> </w:t>
            </w:r>
            <w:proofErr w:type="spellStart"/>
            <w:r w:rsidRPr="00CB4E16">
              <w:rPr>
                <w:b/>
                <w:bCs/>
                <w:color w:val="000000" w:themeColor="text1"/>
                <w:sz w:val="26"/>
                <w:szCs w:val="26"/>
              </w:rPr>
              <w:t>quả</w:t>
            </w:r>
            <w:proofErr w:type="spellEnd"/>
            <w:r w:rsidRPr="00CB4E16">
              <w:rPr>
                <w:b/>
                <w:bCs/>
                <w:color w:val="000000" w:themeColor="text1"/>
                <w:sz w:val="26"/>
                <w:szCs w:val="26"/>
              </w:rPr>
              <w:t xml:space="preserve"> </w:t>
            </w:r>
            <w:proofErr w:type="spellStart"/>
            <w:r w:rsidRPr="00CB4E16">
              <w:rPr>
                <w:b/>
                <w:bCs/>
                <w:color w:val="000000" w:themeColor="text1"/>
                <w:sz w:val="26"/>
                <w:szCs w:val="26"/>
              </w:rPr>
              <w:t>đầu</w:t>
            </w:r>
            <w:proofErr w:type="spellEnd"/>
            <w:r w:rsidRPr="00CB4E16">
              <w:rPr>
                <w:b/>
                <w:bCs/>
                <w:color w:val="000000" w:themeColor="text1"/>
                <w:sz w:val="26"/>
                <w:szCs w:val="26"/>
              </w:rPr>
              <w:t xml:space="preserve"> </w:t>
            </w:r>
            <w:proofErr w:type="spellStart"/>
            <w:r w:rsidRPr="00CB4E16">
              <w:rPr>
                <w:b/>
                <w:bCs/>
                <w:color w:val="000000" w:themeColor="text1"/>
                <w:sz w:val="26"/>
                <w:szCs w:val="26"/>
              </w:rPr>
              <w:t>ra</w:t>
            </w:r>
            <w:proofErr w:type="spellEnd"/>
          </w:p>
        </w:tc>
      </w:tr>
      <w:tr w:rsidR="008C4A44" w:rsidRPr="00CB4E16" w14:paraId="51F3E329" w14:textId="77777777" w:rsidTr="000C176A">
        <w:tc>
          <w:tcPr>
            <w:tcW w:w="1300" w:type="dxa"/>
            <w:tcMar>
              <w:top w:w="80" w:type="dxa"/>
              <w:left w:w="100" w:type="dxa"/>
              <w:bottom w:w="80" w:type="dxa"/>
              <w:right w:w="100" w:type="dxa"/>
            </w:tcMar>
            <w:vAlign w:val="center"/>
          </w:tcPr>
          <w:p w14:paraId="54F81C99"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Giai </w:t>
            </w:r>
            <w:proofErr w:type="spellStart"/>
            <w:r w:rsidRPr="00CB4E16">
              <w:rPr>
                <w:color w:val="000000" w:themeColor="text1"/>
                <w:sz w:val="26"/>
                <w:szCs w:val="26"/>
              </w:rPr>
              <w:t>đoạn</w:t>
            </w:r>
            <w:proofErr w:type="spellEnd"/>
            <w:r w:rsidRPr="00CB4E16">
              <w:rPr>
                <w:color w:val="000000" w:themeColor="text1"/>
                <w:sz w:val="26"/>
                <w:szCs w:val="26"/>
              </w:rPr>
              <w:t xml:space="preserve"> 1 </w:t>
            </w:r>
            <w:proofErr w:type="spellStart"/>
            <w:r w:rsidRPr="00CB4E16">
              <w:rPr>
                <w:color w:val="000000" w:themeColor="text1"/>
                <w:sz w:val="26"/>
                <w:szCs w:val="26"/>
              </w:rPr>
              <w:t>Chuẩn</w:t>
            </w:r>
            <w:proofErr w:type="spellEnd"/>
            <w:r w:rsidRPr="00CB4E16">
              <w:rPr>
                <w:color w:val="000000" w:themeColor="text1"/>
                <w:sz w:val="26"/>
                <w:szCs w:val="26"/>
              </w:rPr>
              <w:t xml:space="preserve"> </w:t>
            </w:r>
            <w:proofErr w:type="spellStart"/>
            <w:r w:rsidRPr="00CB4E16">
              <w:rPr>
                <w:color w:val="000000" w:themeColor="text1"/>
                <w:sz w:val="26"/>
                <w:szCs w:val="26"/>
              </w:rPr>
              <w:t>bị</w:t>
            </w:r>
            <w:proofErr w:type="spellEnd"/>
            <w:r w:rsidRPr="00CB4E16">
              <w:rPr>
                <w:color w:val="000000" w:themeColor="text1"/>
                <w:sz w:val="26"/>
                <w:szCs w:val="26"/>
              </w:rPr>
              <w:t xml:space="preserve"> &amp;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p>
        </w:tc>
        <w:tc>
          <w:tcPr>
            <w:tcW w:w="1300" w:type="dxa"/>
            <w:tcMar>
              <w:top w:w="80" w:type="dxa"/>
              <w:left w:w="100" w:type="dxa"/>
              <w:bottom w:w="80" w:type="dxa"/>
              <w:right w:w="100" w:type="dxa"/>
            </w:tcMar>
            <w:vAlign w:val="center"/>
          </w:tcPr>
          <w:p w14:paraId="4D6DE9FB" w14:textId="77777777" w:rsidR="008C4A44" w:rsidRPr="00CB4E16" w:rsidRDefault="00000000" w:rsidP="00CA545F">
            <w:pPr>
              <w:spacing w:line="276" w:lineRule="auto"/>
              <w:jc w:val="center"/>
              <w:rPr>
                <w:color w:val="000000" w:themeColor="text1"/>
                <w:sz w:val="26"/>
                <w:szCs w:val="26"/>
              </w:rPr>
            </w:pPr>
            <w:proofErr w:type="spellStart"/>
            <w:r w:rsidRPr="00CB4E16">
              <w:rPr>
                <w:color w:val="000000" w:themeColor="text1"/>
                <w:sz w:val="26"/>
                <w:szCs w:val="26"/>
              </w:rPr>
              <w:t>Năm</w:t>
            </w:r>
            <w:proofErr w:type="spellEnd"/>
            <w:r w:rsidRPr="00CB4E16">
              <w:rPr>
                <w:color w:val="000000" w:themeColor="text1"/>
                <w:sz w:val="26"/>
                <w:szCs w:val="26"/>
              </w:rPr>
              <w:t xml:space="preserve"> 1</w:t>
            </w:r>
          </w:p>
        </w:tc>
        <w:tc>
          <w:tcPr>
            <w:tcW w:w="4058" w:type="dxa"/>
            <w:tcMar>
              <w:top w:w="80" w:type="dxa"/>
              <w:left w:w="100" w:type="dxa"/>
              <w:bottom w:w="80" w:type="dxa"/>
              <w:right w:w="100" w:type="dxa"/>
            </w:tcMar>
            <w:vAlign w:val="center"/>
          </w:tcPr>
          <w:p w14:paraId="0CB61834" w14:textId="77777777" w:rsidR="00FA0EAB" w:rsidRPr="00CB4E16" w:rsidRDefault="00000000" w:rsidP="001B24CA">
            <w:pPr>
              <w:jc w:val="both"/>
              <w:rPr>
                <w:color w:val="000000" w:themeColor="text1"/>
                <w:sz w:val="26"/>
                <w:szCs w:val="26"/>
              </w:rPr>
            </w:pPr>
            <w:r w:rsidRPr="00CB4E16">
              <w:rPr>
                <w:color w:val="000000" w:themeColor="text1"/>
                <w:sz w:val="26"/>
                <w:szCs w:val="26"/>
              </w:rPr>
              <w:t xml:space="preserve">Hoàn </w:t>
            </w:r>
            <w:proofErr w:type="spellStart"/>
            <w:r w:rsidRPr="00CB4E16">
              <w:rPr>
                <w:color w:val="000000" w:themeColor="text1"/>
                <w:sz w:val="26"/>
                <w:szCs w:val="26"/>
              </w:rPr>
              <w:t>thiện</w:t>
            </w:r>
            <w:proofErr w:type="spellEnd"/>
            <w:r w:rsidRPr="00CB4E16">
              <w:rPr>
                <w:color w:val="000000" w:themeColor="text1"/>
                <w:sz w:val="26"/>
                <w:szCs w:val="26"/>
              </w:rPr>
              <w:t xml:space="preserve"> </w:t>
            </w:r>
            <w:proofErr w:type="spellStart"/>
            <w:r w:rsidRPr="00CB4E16">
              <w:rPr>
                <w:color w:val="000000" w:themeColor="text1"/>
                <w:sz w:val="26"/>
                <w:szCs w:val="26"/>
              </w:rPr>
              <w:t>khung</w:t>
            </w:r>
            <w:proofErr w:type="spellEnd"/>
            <w:r w:rsidRPr="00CB4E16">
              <w:rPr>
                <w:color w:val="000000" w:themeColor="text1"/>
                <w:sz w:val="26"/>
                <w:szCs w:val="26"/>
              </w:rPr>
              <w:t xml:space="preserve"> </w:t>
            </w:r>
            <w:proofErr w:type="spellStart"/>
            <w:r w:rsidRPr="00CB4E16">
              <w:rPr>
                <w:color w:val="000000" w:themeColor="text1"/>
                <w:sz w:val="26"/>
                <w:szCs w:val="26"/>
              </w:rPr>
              <w:t>pháp</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MVP </w:t>
            </w:r>
            <w:proofErr w:type="spellStart"/>
            <w:r w:rsidRPr="00CB4E16">
              <w:rPr>
                <w:color w:val="000000" w:themeColor="text1"/>
                <w:sz w:val="26"/>
                <w:szCs w:val="26"/>
              </w:rPr>
              <w:t>tập</w:t>
            </w:r>
            <w:proofErr w:type="spellEnd"/>
            <w:r w:rsidRPr="00CB4E16">
              <w:rPr>
                <w:color w:val="000000" w:themeColor="text1"/>
                <w:sz w:val="26"/>
                <w:szCs w:val="26"/>
              </w:rPr>
              <w:t xml:space="preserve"> </w:t>
            </w:r>
            <w:proofErr w:type="spellStart"/>
            <w:r w:rsidRPr="00CB4E16">
              <w:rPr>
                <w:color w:val="000000" w:themeColor="text1"/>
                <w:sz w:val="26"/>
                <w:szCs w:val="26"/>
              </w:rPr>
              <w:t>trung</w:t>
            </w:r>
            <w:proofErr w:type="spellEnd"/>
            <w:r w:rsidRPr="00CB4E16">
              <w:rPr>
                <w:color w:val="000000" w:themeColor="text1"/>
                <w:sz w:val="26"/>
                <w:szCs w:val="26"/>
              </w:rPr>
              <w:t xml:space="preserve"> </w:t>
            </w:r>
            <w:proofErr w:type="spellStart"/>
            <w:r w:rsidRPr="00CB4E16">
              <w:rPr>
                <w:color w:val="000000" w:themeColor="text1"/>
                <w:sz w:val="26"/>
                <w:szCs w:val="26"/>
              </w:rPr>
              <w:t>vào</w:t>
            </w:r>
            <w:proofErr w:type="spellEnd"/>
            <w:r w:rsidRPr="00CB4E16">
              <w:rPr>
                <w:color w:val="000000" w:themeColor="text1"/>
                <w:sz w:val="26"/>
                <w:szCs w:val="26"/>
              </w:rPr>
              <w:t xml:space="preserve">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w:t>
            </w:r>
            <w:proofErr w:type="spellStart"/>
            <w:r w:rsidRPr="00CB4E16">
              <w:rPr>
                <w:color w:val="000000" w:themeColor="text1"/>
                <w:sz w:val="26"/>
                <w:szCs w:val="26"/>
              </w:rPr>
              <w:t>cung-cầu</w:t>
            </w:r>
            <w:proofErr w:type="spellEnd"/>
            <w:r w:rsidRPr="00CB4E16">
              <w:rPr>
                <w:color w:val="000000" w:themeColor="text1"/>
                <w:sz w:val="26"/>
                <w:szCs w:val="26"/>
              </w:rPr>
              <w:t xml:space="preserve">, </w:t>
            </w:r>
            <w:proofErr w:type="spellStart"/>
            <w:r w:rsidRPr="00CB4E16">
              <w:rPr>
                <w:color w:val="000000" w:themeColor="text1"/>
                <w:sz w:val="26"/>
                <w:szCs w:val="26"/>
              </w:rPr>
              <w:t>ngân</w:t>
            </w:r>
            <w:proofErr w:type="spellEnd"/>
            <w:r w:rsidRPr="00CB4E16">
              <w:rPr>
                <w:color w:val="000000" w:themeColor="text1"/>
                <w:sz w:val="26"/>
                <w:szCs w:val="26"/>
              </w:rPr>
              <w:t xml:space="preserve"> </w:t>
            </w:r>
            <w:proofErr w:type="spellStart"/>
            <w:r w:rsidRPr="00CB4E16">
              <w:rPr>
                <w:color w:val="000000" w:themeColor="text1"/>
                <w:sz w:val="26"/>
                <w:szCs w:val="26"/>
              </w:rPr>
              <w:t>hàng</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AI </w:t>
            </w:r>
            <w:proofErr w:type="spellStart"/>
            <w:r w:rsidRPr="00CB4E16">
              <w:rPr>
                <w:color w:val="000000" w:themeColor="text1"/>
                <w:sz w:val="26"/>
                <w:szCs w:val="26"/>
              </w:rPr>
              <w:t>hỗ</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ghép</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dashboard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tối</w:t>
            </w:r>
            <w:proofErr w:type="spellEnd"/>
            <w:r w:rsidRPr="00CB4E16">
              <w:rPr>
                <w:color w:val="000000" w:themeColor="text1"/>
                <w:sz w:val="26"/>
                <w:szCs w:val="26"/>
              </w:rPr>
              <w:t xml:space="preserve"> </w:t>
            </w:r>
            <w:proofErr w:type="spellStart"/>
            <w:r w:rsidRPr="00CB4E16">
              <w:rPr>
                <w:color w:val="000000" w:themeColor="text1"/>
                <w:sz w:val="26"/>
                <w:szCs w:val="26"/>
              </w:rPr>
              <w:t>thiểu</w:t>
            </w:r>
            <w:proofErr w:type="spellEnd"/>
            <w:r w:rsidRPr="00CB4E16">
              <w:rPr>
                <w:color w:val="000000" w:themeColor="text1"/>
                <w:sz w:val="26"/>
                <w:szCs w:val="26"/>
              </w:rPr>
              <w:t>.</w:t>
            </w:r>
          </w:p>
        </w:tc>
        <w:tc>
          <w:tcPr>
            <w:tcW w:w="2697" w:type="dxa"/>
            <w:tcMar>
              <w:top w:w="80" w:type="dxa"/>
              <w:left w:w="100" w:type="dxa"/>
              <w:bottom w:w="80" w:type="dxa"/>
              <w:right w:w="100" w:type="dxa"/>
            </w:tcMar>
            <w:vAlign w:val="center"/>
          </w:tcPr>
          <w:p w14:paraId="40CB4A73"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phiên</w:t>
            </w:r>
            <w:proofErr w:type="spellEnd"/>
            <w:r w:rsidRPr="00CB4E16">
              <w:rPr>
                <w:color w:val="000000" w:themeColor="text1"/>
                <w:sz w:val="26"/>
                <w:szCs w:val="26"/>
              </w:rPr>
              <w:t xml:space="preserve"> </w:t>
            </w:r>
            <w:proofErr w:type="spellStart"/>
            <w:r w:rsidRPr="00CB4E16">
              <w:rPr>
                <w:color w:val="000000" w:themeColor="text1"/>
                <w:sz w:val="26"/>
                <w:szCs w:val="26"/>
              </w:rPr>
              <w:t>bản</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 3</w:t>
            </w:r>
            <w:r w:rsidR="005B481C" w:rsidRPr="00CB4E16">
              <w:rPr>
                <w:color w:val="000000" w:themeColor="text1"/>
                <w:sz w:val="26"/>
                <w:szCs w:val="26"/>
              </w:rPr>
              <w:t>-</w:t>
            </w:r>
            <w:r w:rsidRPr="00CB4E16">
              <w:rPr>
                <w:color w:val="000000" w:themeColor="text1"/>
                <w:sz w:val="26"/>
                <w:szCs w:val="26"/>
              </w:rPr>
              <w:t xml:space="preserve">5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500+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w:t>
            </w:r>
            <w:proofErr w:type="spellStart"/>
            <w:r w:rsidRPr="00CB4E16">
              <w:rPr>
                <w:color w:val="000000" w:themeColor="text1"/>
                <w:sz w:val="26"/>
                <w:szCs w:val="26"/>
              </w:rPr>
              <w:t>nhà</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w:t>
            </w:r>
          </w:p>
        </w:tc>
      </w:tr>
      <w:tr w:rsidR="008C4A44" w:rsidRPr="00CB4E16" w14:paraId="1C66E0D2" w14:textId="77777777" w:rsidTr="000C176A">
        <w:tc>
          <w:tcPr>
            <w:tcW w:w="1300" w:type="dxa"/>
            <w:tcMar>
              <w:top w:w="80" w:type="dxa"/>
              <w:left w:w="100" w:type="dxa"/>
              <w:bottom w:w="80" w:type="dxa"/>
              <w:right w:w="100" w:type="dxa"/>
            </w:tcMar>
            <w:vAlign w:val="center"/>
          </w:tcPr>
          <w:p w14:paraId="145E7D61"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Giai </w:t>
            </w:r>
            <w:proofErr w:type="spellStart"/>
            <w:r w:rsidRPr="00CB4E16">
              <w:rPr>
                <w:color w:val="000000" w:themeColor="text1"/>
                <w:sz w:val="26"/>
                <w:szCs w:val="26"/>
              </w:rPr>
              <w:t>đoạn</w:t>
            </w:r>
            <w:proofErr w:type="spellEnd"/>
            <w:r w:rsidRPr="00CB4E16">
              <w:rPr>
                <w:color w:val="000000" w:themeColor="text1"/>
                <w:sz w:val="26"/>
                <w:szCs w:val="26"/>
              </w:rPr>
              <w:t xml:space="preserve"> 2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diện</w:t>
            </w:r>
            <w:proofErr w:type="spellEnd"/>
            <w:r w:rsidRPr="00CB4E16">
              <w:rPr>
                <w:color w:val="000000" w:themeColor="text1"/>
                <w:sz w:val="26"/>
                <w:szCs w:val="26"/>
              </w:rPr>
              <w:t xml:space="preserve"> </w:t>
            </w:r>
            <w:proofErr w:type="spellStart"/>
            <w:r w:rsidRPr="00CB4E16">
              <w:rPr>
                <w:color w:val="000000" w:themeColor="text1"/>
                <w:sz w:val="26"/>
                <w:szCs w:val="26"/>
              </w:rPr>
              <w:t>rộng</w:t>
            </w:r>
            <w:proofErr w:type="spellEnd"/>
          </w:p>
        </w:tc>
        <w:tc>
          <w:tcPr>
            <w:tcW w:w="1300" w:type="dxa"/>
            <w:tcMar>
              <w:top w:w="80" w:type="dxa"/>
              <w:left w:w="100" w:type="dxa"/>
              <w:bottom w:w="80" w:type="dxa"/>
              <w:right w:w="100" w:type="dxa"/>
            </w:tcMar>
            <w:vAlign w:val="center"/>
          </w:tcPr>
          <w:p w14:paraId="07FCB1C8" w14:textId="77777777" w:rsidR="008C4A44" w:rsidRPr="00CB4E16" w:rsidRDefault="00000000" w:rsidP="00CA545F">
            <w:pPr>
              <w:spacing w:line="276" w:lineRule="auto"/>
              <w:jc w:val="center"/>
              <w:rPr>
                <w:color w:val="000000" w:themeColor="text1"/>
                <w:sz w:val="26"/>
                <w:szCs w:val="26"/>
              </w:rPr>
            </w:pPr>
            <w:proofErr w:type="spellStart"/>
            <w:r w:rsidRPr="00CB4E16">
              <w:rPr>
                <w:color w:val="000000" w:themeColor="text1"/>
                <w:sz w:val="26"/>
                <w:szCs w:val="26"/>
              </w:rPr>
              <w:t>Năm</w:t>
            </w:r>
            <w:proofErr w:type="spellEnd"/>
            <w:r w:rsidRPr="00CB4E16">
              <w:rPr>
                <w:color w:val="000000" w:themeColor="text1"/>
                <w:sz w:val="26"/>
                <w:szCs w:val="26"/>
              </w:rPr>
              <w:t xml:space="preserve"> 2</w:t>
            </w:r>
            <w:r w:rsidR="005B481C" w:rsidRPr="00CB4E16">
              <w:rPr>
                <w:color w:val="000000" w:themeColor="text1"/>
                <w:sz w:val="26"/>
                <w:szCs w:val="26"/>
              </w:rPr>
              <w:t>-</w:t>
            </w:r>
            <w:r w:rsidRPr="00CB4E16">
              <w:rPr>
                <w:color w:val="000000" w:themeColor="text1"/>
                <w:sz w:val="26"/>
                <w:szCs w:val="26"/>
              </w:rPr>
              <w:t>3</w:t>
            </w:r>
          </w:p>
        </w:tc>
        <w:tc>
          <w:tcPr>
            <w:tcW w:w="4058" w:type="dxa"/>
            <w:tcMar>
              <w:top w:w="80" w:type="dxa"/>
              <w:left w:w="100" w:type="dxa"/>
              <w:bottom w:w="80" w:type="dxa"/>
              <w:right w:w="100" w:type="dxa"/>
            </w:tcMar>
            <w:vAlign w:val="center"/>
          </w:tcPr>
          <w:p w14:paraId="043CFA56" w14:textId="77777777" w:rsidR="00FA0EAB" w:rsidRPr="00CB4E16" w:rsidRDefault="00000000" w:rsidP="001B24CA">
            <w:pPr>
              <w:jc w:val="both"/>
              <w:rPr>
                <w:color w:val="000000" w:themeColor="text1"/>
                <w:sz w:val="26"/>
                <w:szCs w:val="26"/>
              </w:rPr>
            </w:pPr>
            <w:proofErr w:type="spellStart"/>
            <w:r w:rsidRPr="00CB4E16">
              <w:rPr>
                <w:color w:val="000000" w:themeColor="text1"/>
                <w:sz w:val="26"/>
                <w:szCs w:val="26"/>
              </w:rPr>
              <w:t>Mở</w:t>
            </w:r>
            <w:proofErr w:type="spellEnd"/>
            <w:r w:rsidRPr="00CB4E16">
              <w:rPr>
                <w:color w:val="000000" w:themeColor="text1"/>
                <w:sz w:val="26"/>
                <w:szCs w:val="26"/>
              </w:rPr>
              <w:t xml:space="preserve"> </w:t>
            </w:r>
            <w:proofErr w:type="spellStart"/>
            <w:r w:rsidRPr="00CB4E16">
              <w:rPr>
                <w:color w:val="000000" w:themeColor="text1"/>
                <w:sz w:val="26"/>
                <w:szCs w:val="26"/>
              </w:rPr>
              <w:t>rộng</w:t>
            </w:r>
            <w:proofErr w:type="spellEnd"/>
            <w:r w:rsidRPr="00CB4E16">
              <w:rPr>
                <w:color w:val="000000" w:themeColor="text1"/>
                <w:sz w:val="26"/>
                <w:szCs w:val="26"/>
              </w:rPr>
              <w:t xml:space="preserve"> </w:t>
            </w:r>
            <w:proofErr w:type="spellStart"/>
            <w:r w:rsidRPr="00CB4E16">
              <w:rPr>
                <w:color w:val="000000" w:themeColor="text1"/>
                <w:sz w:val="26"/>
                <w:szCs w:val="26"/>
              </w:rPr>
              <w:t>tới</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bổ</w:t>
            </w:r>
            <w:proofErr w:type="spellEnd"/>
            <w:r w:rsidRPr="00CB4E16">
              <w:rPr>
                <w:color w:val="000000" w:themeColor="text1"/>
                <w:sz w:val="26"/>
                <w:szCs w:val="26"/>
              </w:rPr>
              <w:t xml:space="preserve"> sung tri </w:t>
            </w:r>
            <w:proofErr w:type="spellStart"/>
            <w:r w:rsidRPr="00CB4E16">
              <w:rPr>
                <w:color w:val="000000" w:themeColor="text1"/>
                <w:sz w:val="26"/>
                <w:szCs w:val="26"/>
              </w:rPr>
              <w:t>thức-dữ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KH&amp;CN,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truyền</w:t>
            </w:r>
            <w:proofErr w:type="spellEnd"/>
            <w:r w:rsidRPr="00CB4E16">
              <w:rPr>
                <w:color w:val="000000" w:themeColor="text1"/>
                <w:sz w:val="26"/>
                <w:szCs w:val="26"/>
              </w:rPr>
              <w:t xml:space="preserve"> </w:t>
            </w:r>
            <w:proofErr w:type="spellStart"/>
            <w:r w:rsidRPr="00CB4E16">
              <w:rPr>
                <w:color w:val="000000" w:themeColor="text1"/>
                <w:sz w:val="26"/>
                <w:szCs w:val="26"/>
              </w:rPr>
              <w:t>thông-cộng</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tăng</w:t>
            </w:r>
            <w:proofErr w:type="spellEnd"/>
            <w:r w:rsidRPr="00CB4E16">
              <w:rPr>
                <w:color w:val="000000" w:themeColor="text1"/>
                <w:sz w:val="26"/>
                <w:szCs w:val="26"/>
              </w:rPr>
              <w:t xml:space="preserve"> </w:t>
            </w:r>
            <w:proofErr w:type="spellStart"/>
            <w:r w:rsidRPr="00CB4E16">
              <w:rPr>
                <w:color w:val="000000" w:themeColor="text1"/>
                <w:sz w:val="26"/>
                <w:szCs w:val="26"/>
              </w:rPr>
              <w:t>cường</w:t>
            </w:r>
            <w:proofErr w:type="spellEnd"/>
            <w:r w:rsidRPr="00CB4E16">
              <w:rPr>
                <w:color w:val="000000" w:themeColor="text1"/>
                <w:sz w:val="26"/>
                <w:szCs w:val="26"/>
              </w:rPr>
              <w:t xml:space="preserve"> AI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w:t>
            </w:r>
          </w:p>
        </w:tc>
        <w:tc>
          <w:tcPr>
            <w:tcW w:w="2697" w:type="dxa"/>
            <w:tcMar>
              <w:top w:w="80" w:type="dxa"/>
              <w:left w:w="100" w:type="dxa"/>
              <w:bottom w:w="80" w:type="dxa"/>
              <w:right w:w="100" w:type="dxa"/>
            </w:tcMar>
            <w:vAlign w:val="center"/>
          </w:tcPr>
          <w:p w14:paraId="325C5CF5"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Phủ</w:t>
            </w:r>
            <w:proofErr w:type="spellEnd"/>
            <w:r w:rsidRPr="00CB4E16">
              <w:rPr>
                <w:color w:val="000000" w:themeColor="text1"/>
                <w:sz w:val="26"/>
                <w:szCs w:val="26"/>
              </w:rPr>
              <w:t xml:space="preserve"> 34 </w:t>
            </w:r>
            <w:proofErr w:type="spellStart"/>
            <w:r w:rsidRPr="00CB4E16">
              <w:rPr>
                <w:color w:val="000000" w:themeColor="text1"/>
                <w:sz w:val="26"/>
                <w:szCs w:val="26"/>
              </w:rPr>
              <w:t>tỉnh</w:t>
            </w:r>
            <w:proofErr w:type="spellEnd"/>
            <w:r w:rsidRPr="00CB4E16">
              <w:rPr>
                <w:color w:val="000000" w:themeColor="text1"/>
                <w:sz w:val="26"/>
                <w:szCs w:val="26"/>
              </w:rPr>
              <w:t>/</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ngành</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5.000+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500+/624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w:t>
            </w:r>
          </w:p>
        </w:tc>
      </w:tr>
      <w:tr w:rsidR="008C4A44" w:rsidRPr="00CB4E16" w14:paraId="37CCE9F7" w14:textId="77777777" w:rsidTr="000C176A">
        <w:tc>
          <w:tcPr>
            <w:tcW w:w="1300" w:type="dxa"/>
            <w:tcMar>
              <w:top w:w="80" w:type="dxa"/>
              <w:left w:w="100" w:type="dxa"/>
              <w:bottom w:w="80" w:type="dxa"/>
              <w:right w:w="100" w:type="dxa"/>
            </w:tcMar>
            <w:vAlign w:val="center"/>
          </w:tcPr>
          <w:p w14:paraId="31CBAC82"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Giai </w:t>
            </w:r>
            <w:proofErr w:type="spellStart"/>
            <w:r w:rsidRPr="00CB4E16">
              <w:rPr>
                <w:color w:val="000000" w:themeColor="text1"/>
                <w:sz w:val="26"/>
                <w:szCs w:val="26"/>
              </w:rPr>
              <w:t>đoạn</w:t>
            </w:r>
            <w:proofErr w:type="spellEnd"/>
            <w:r w:rsidRPr="00CB4E16">
              <w:rPr>
                <w:color w:val="000000" w:themeColor="text1"/>
                <w:sz w:val="26"/>
                <w:szCs w:val="26"/>
              </w:rPr>
              <w:t xml:space="preserve"> 3 Hoàn </w:t>
            </w:r>
            <w:proofErr w:type="spellStart"/>
            <w:r w:rsidRPr="00CB4E16">
              <w:rPr>
                <w:color w:val="000000" w:themeColor="text1"/>
                <w:sz w:val="26"/>
                <w:szCs w:val="26"/>
              </w:rPr>
              <w:t>thiện</w:t>
            </w:r>
            <w:proofErr w:type="spellEnd"/>
            <w:r w:rsidRPr="00CB4E16">
              <w:rPr>
                <w:color w:val="000000" w:themeColor="text1"/>
                <w:sz w:val="26"/>
                <w:szCs w:val="26"/>
              </w:rPr>
              <w:t xml:space="preserve"> &amp;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bền</w:t>
            </w:r>
            <w:proofErr w:type="spellEnd"/>
            <w:r w:rsidRPr="00CB4E16">
              <w:rPr>
                <w:color w:val="000000" w:themeColor="text1"/>
                <w:sz w:val="26"/>
                <w:szCs w:val="26"/>
              </w:rPr>
              <w:t xml:space="preserve"> </w:t>
            </w:r>
            <w:proofErr w:type="spellStart"/>
            <w:r w:rsidRPr="00CB4E16">
              <w:rPr>
                <w:color w:val="000000" w:themeColor="text1"/>
                <w:sz w:val="26"/>
                <w:szCs w:val="26"/>
              </w:rPr>
              <w:t>vững</w:t>
            </w:r>
            <w:proofErr w:type="spellEnd"/>
          </w:p>
        </w:tc>
        <w:tc>
          <w:tcPr>
            <w:tcW w:w="1300" w:type="dxa"/>
            <w:tcMar>
              <w:top w:w="80" w:type="dxa"/>
              <w:left w:w="100" w:type="dxa"/>
              <w:bottom w:w="80" w:type="dxa"/>
              <w:right w:w="100" w:type="dxa"/>
            </w:tcMar>
            <w:vAlign w:val="center"/>
          </w:tcPr>
          <w:p w14:paraId="6DA5D75B" w14:textId="77777777" w:rsidR="008C4A44" w:rsidRPr="00CB4E16" w:rsidRDefault="00000000" w:rsidP="00CA545F">
            <w:pPr>
              <w:spacing w:line="276" w:lineRule="auto"/>
              <w:jc w:val="center"/>
              <w:rPr>
                <w:color w:val="000000" w:themeColor="text1"/>
                <w:sz w:val="26"/>
                <w:szCs w:val="26"/>
              </w:rPr>
            </w:pPr>
            <w:proofErr w:type="spellStart"/>
            <w:r w:rsidRPr="00CB4E16">
              <w:rPr>
                <w:color w:val="000000" w:themeColor="text1"/>
                <w:sz w:val="26"/>
                <w:szCs w:val="26"/>
              </w:rPr>
              <w:t>Năm</w:t>
            </w:r>
            <w:proofErr w:type="spellEnd"/>
            <w:r w:rsidRPr="00CB4E16">
              <w:rPr>
                <w:color w:val="000000" w:themeColor="text1"/>
                <w:sz w:val="26"/>
                <w:szCs w:val="26"/>
              </w:rPr>
              <w:t xml:space="preserve"> 4</w:t>
            </w:r>
            <w:r w:rsidR="005B481C" w:rsidRPr="00CB4E16">
              <w:rPr>
                <w:color w:val="000000" w:themeColor="text1"/>
                <w:sz w:val="26"/>
                <w:szCs w:val="26"/>
              </w:rPr>
              <w:t>-</w:t>
            </w:r>
            <w:r w:rsidRPr="00CB4E16">
              <w:rPr>
                <w:color w:val="000000" w:themeColor="text1"/>
                <w:sz w:val="26"/>
                <w:szCs w:val="26"/>
              </w:rPr>
              <w:t>5</w:t>
            </w:r>
          </w:p>
        </w:tc>
        <w:tc>
          <w:tcPr>
            <w:tcW w:w="4058" w:type="dxa"/>
            <w:tcMar>
              <w:top w:w="80" w:type="dxa"/>
              <w:left w:w="100" w:type="dxa"/>
              <w:bottom w:w="80" w:type="dxa"/>
              <w:right w:w="100" w:type="dxa"/>
            </w:tcMar>
            <w:vAlign w:val="center"/>
          </w:tcPr>
          <w:p w14:paraId="0E43BFFD" w14:textId="77777777" w:rsidR="00FA0EAB" w:rsidRPr="00CB4E16" w:rsidRDefault="00000000" w:rsidP="001B24CA">
            <w:pPr>
              <w:jc w:val="both"/>
              <w:rPr>
                <w:color w:val="000000" w:themeColor="text1"/>
                <w:sz w:val="26"/>
                <w:szCs w:val="26"/>
              </w:rPr>
            </w:pPr>
            <w:r w:rsidRPr="00CB4E16">
              <w:rPr>
                <w:color w:val="000000" w:themeColor="text1"/>
                <w:sz w:val="26"/>
                <w:szCs w:val="26"/>
              </w:rPr>
              <w:t xml:space="preserve">Hoàn </w:t>
            </w:r>
            <w:proofErr w:type="spellStart"/>
            <w:r w:rsidRPr="00CB4E16">
              <w:rPr>
                <w:color w:val="000000" w:themeColor="text1"/>
                <w:sz w:val="26"/>
                <w:szCs w:val="26"/>
              </w:rPr>
              <w:t>thiện</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bền</w:t>
            </w:r>
            <w:proofErr w:type="spellEnd"/>
            <w:r w:rsidRPr="00CB4E16">
              <w:rPr>
                <w:color w:val="000000" w:themeColor="text1"/>
                <w:sz w:val="26"/>
                <w:szCs w:val="26"/>
              </w:rPr>
              <w:t xml:space="preserve"> </w:t>
            </w:r>
            <w:proofErr w:type="spellStart"/>
            <w:r w:rsidRPr="00CB4E16">
              <w:rPr>
                <w:color w:val="000000" w:themeColor="text1"/>
                <w:sz w:val="26"/>
                <w:szCs w:val="26"/>
              </w:rPr>
              <w:t>vững</w:t>
            </w:r>
            <w:proofErr w:type="spellEnd"/>
            <w:r w:rsidRPr="00CB4E16">
              <w:rPr>
                <w:color w:val="000000" w:themeColor="text1"/>
                <w:sz w:val="26"/>
                <w:szCs w:val="26"/>
              </w:rPr>
              <w:t xml:space="preserve">; </w:t>
            </w:r>
            <w:proofErr w:type="spellStart"/>
            <w:r w:rsidRPr="00CB4E16">
              <w:rPr>
                <w:color w:val="000000" w:themeColor="text1"/>
                <w:sz w:val="26"/>
                <w:szCs w:val="26"/>
              </w:rPr>
              <w:t>mở</w:t>
            </w:r>
            <w:proofErr w:type="spellEnd"/>
            <w:r w:rsidRPr="00CB4E16">
              <w:rPr>
                <w:color w:val="000000" w:themeColor="text1"/>
                <w:sz w:val="26"/>
                <w:szCs w:val="26"/>
              </w:rPr>
              <w:t xml:space="preserve"> </w:t>
            </w:r>
            <w:proofErr w:type="spellStart"/>
            <w:r w:rsidRPr="00CB4E16">
              <w:rPr>
                <w:color w:val="000000" w:themeColor="text1"/>
                <w:sz w:val="26"/>
                <w:szCs w:val="26"/>
              </w:rPr>
              <w:t>rộng</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tích</w:t>
            </w:r>
            <w:proofErr w:type="spellEnd"/>
            <w:r w:rsidRPr="00CB4E16">
              <w:rPr>
                <w:color w:val="000000" w:themeColor="text1"/>
                <w:sz w:val="26"/>
                <w:szCs w:val="26"/>
              </w:rPr>
              <w:t xml:space="preserve"> </w:t>
            </w:r>
            <w:proofErr w:type="spellStart"/>
            <w:r w:rsidRPr="00CB4E16">
              <w:rPr>
                <w:color w:val="000000" w:themeColor="text1"/>
                <w:sz w:val="26"/>
                <w:szCs w:val="26"/>
              </w:rPr>
              <w:t>nâng</w:t>
            </w:r>
            <w:proofErr w:type="spellEnd"/>
            <w:r w:rsidRPr="00CB4E16">
              <w:rPr>
                <w:color w:val="000000" w:themeColor="text1"/>
                <w:sz w:val="26"/>
                <w:szCs w:val="26"/>
              </w:rPr>
              <w:t xml:space="preserve"> </w:t>
            </w:r>
            <w:proofErr w:type="spellStart"/>
            <w:r w:rsidRPr="00CB4E16">
              <w:rPr>
                <w:color w:val="000000" w:themeColor="text1"/>
                <w:sz w:val="26"/>
                <w:szCs w:val="26"/>
              </w:rPr>
              <w:t>cao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đo</w:t>
            </w:r>
            <w:proofErr w:type="spellEnd"/>
            <w:r w:rsidRPr="00CB4E16">
              <w:rPr>
                <w:color w:val="000000" w:themeColor="text1"/>
                <w:sz w:val="26"/>
                <w:szCs w:val="26"/>
              </w:rPr>
              <w:t xml:space="preserve"> </w:t>
            </w:r>
            <w:proofErr w:type="spellStart"/>
            <w:r w:rsidRPr="00CB4E16">
              <w:rPr>
                <w:color w:val="000000" w:themeColor="text1"/>
                <w:sz w:val="26"/>
                <w:szCs w:val="26"/>
              </w:rPr>
              <w:t>lường</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dài</w:t>
            </w:r>
            <w:proofErr w:type="spellEnd"/>
            <w:r w:rsidRPr="00CB4E16">
              <w:rPr>
                <w:color w:val="000000" w:themeColor="text1"/>
                <w:sz w:val="26"/>
                <w:szCs w:val="26"/>
              </w:rPr>
              <w:t xml:space="preserve"> </w:t>
            </w:r>
            <w:proofErr w:type="spellStart"/>
            <w:r w:rsidRPr="00CB4E16">
              <w:rPr>
                <w:color w:val="000000" w:themeColor="text1"/>
                <w:sz w:val="26"/>
                <w:szCs w:val="26"/>
              </w:rPr>
              <w:t>hạn</w:t>
            </w:r>
            <w:proofErr w:type="spellEnd"/>
            <w:r w:rsidRPr="00CB4E16">
              <w:rPr>
                <w:color w:val="000000" w:themeColor="text1"/>
                <w:sz w:val="26"/>
                <w:szCs w:val="26"/>
              </w:rPr>
              <w:t>.</w:t>
            </w:r>
          </w:p>
        </w:tc>
        <w:tc>
          <w:tcPr>
            <w:tcW w:w="2697" w:type="dxa"/>
            <w:tcMar>
              <w:top w:w="80" w:type="dxa"/>
              <w:left w:w="100" w:type="dxa"/>
              <w:bottom w:w="80" w:type="dxa"/>
              <w:right w:w="100" w:type="dxa"/>
            </w:tcMar>
            <w:vAlign w:val="center"/>
          </w:tcPr>
          <w:p w14:paraId="5828FF09"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ổn</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tự</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 </w:t>
            </w:r>
            <w:proofErr w:type="spellStart"/>
            <w:r w:rsidRPr="00CB4E16">
              <w:rPr>
                <w:color w:val="000000" w:themeColor="text1"/>
                <w:sz w:val="26"/>
                <w:szCs w:val="26"/>
              </w:rPr>
              <w:t>khu</w:t>
            </w:r>
            <w:proofErr w:type="spellEnd"/>
            <w:r w:rsidRPr="00CB4E16">
              <w:rPr>
                <w:color w:val="000000" w:themeColor="text1"/>
                <w:sz w:val="26"/>
                <w:szCs w:val="26"/>
              </w:rPr>
              <w:t xml:space="preserve"> </w:t>
            </w:r>
            <w:proofErr w:type="spellStart"/>
            <w:r w:rsidRPr="00CB4E16">
              <w:rPr>
                <w:color w:val="000000" w:themeColor="text1"/>
                <w:sz w:val="26"/>
                <w:szCs w:val="26"/>
              </w:rPr>
              <w:t>vực</w:t>
            </w:r>
            <w:proofErr w:type="spellEnd"/>
            <w:r w:rsidRPr="00CB4E16">
              <w:rPr>
                <w:color w:val="000000" w:themeColor="text1"/>
                <w:sz w:val="26"/>
                <w:szCs w:val="26"/>
              </w:rPr>
              <w:t>.</w:t>
            </w:r>
          </w:p>
        </w:tc>
      </w:tr>
    </w:tbl>
    <w:p w14:paraId="4B387F92" w14:textId="77777777" w:rsidR="008C4A44" w:rsidRPr="00CB4E16" w:rsidRDefault="00000000">
      <w:pPr>
        <w:spacing w:after="120" w:line="276" w:lineRule="auto"/>
        <w:ind w:firstLine="567"/>
        <w:jc w:val="both"/>
        <w:rPr>
          <w:color w:val="000000" w:themeColor="text1"/>
          <w:sz w:val="26"/>
          <w:szCs w:val="26"/>
        </w:rPr>
      </w:pPr>
      <w:r w:rsidRPr="00CB4E16">
        <w:rPr>
          <w:color w:val="000000" w:themeColor="text1"/>
          <w:sz w:val="26"/>
          <w:szCs w:val="26"/>
        </w:rPr>
        <w:br w:type="page"/>
      </w:r>
    </w:p>
    <w:p w14:paraId="5182F1E2"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2748" w:name="_Toc237786566"/>
      <w:bookmarkStart w:id="2749" w:name="_Toc237789046"/>
      <w:r w:rsidRPr="00CB4E16">
        <w:rPr>
          <w:bCs/>
          <w:color w:val="000000" w:themeColor="text1"/>
          <w:sz w:val="26"/>
          <w:szCs w:val="26"/>
        </w:rPr>
        <w:lastRenderedPageBreak/>
        <w:t>PHẦN VI. TỔ CHỨC THỰC HIỆN</w:t>
      </w:r>
      <w:bookmarkEnd w:id="2748"/>
      <w:bookmarkEnd w:id="2749"/>
    </w:p>
    <w:p w14:paraId="27864FE2" w14:textId="77777777" w:rsidR="008C4A44" w:rsidRPr="00CB4E16" w:rsidRDefault="00000000">
      <w:pPr>
        <w:spacing w:after="120" w:line="276" w:lineRule="auto"/>
        <w:ind w:firstLine="567"/>
        <w:jc w:val="both"/>
        <w:rPr>
          <w:color w:val="000000" w:themeColor="text1"/>
          <w:sz w:val="26"/>
          <w:szCs w:val="26"/>
        </w:rPr>
      </w:pP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mô</w:t>
      </w:r>
      <w:proofErr w:type="spellEnd"/>
      <w:r w:rsidRPr="00CB4E16">
        <w:rPr>
          <w:color w:val="000000" w:themeColor="text1"/>
          <w:sz w:val="26"/>
          <w:szCs w:val="26"/>
        </w:rPr>
        <w:t xml:space="preserve"> </w:t>
      </w:r>
      <w:proofErr w:type="spellStart"/>
      <w:r w:rsidRPr="00CB4E16">
        <w:rPr>
          <w:color w:val="000000" w:themeColor="text1"/>
          <w:sz w:val="26"/>
          <w:szCs w:val="26"/>
        </w:rPr>
        <w:t>hình</w:t>
      </w:r>
      <w:proofErr w:type="spellEnd"/>
      <w:r w:rsidRPr="00CB4E16">
        <w:rPr>
          <w:color w:val="000000" w:themeColor="text1"/>
          <w:sz w:val="26"/>
          <w:szCs w:val="26"/>
        </w:rPr>
        <w:t xml:space="preserve"> </w:t>
      </w:r>
      <w:proofErr w:type="spellStart"/>
      <w:r w:rsidRPr="00CB4E16">
        <w:rPr>
          <w:color w:val="000000" w:themeColor="text1"/>
          <w:sz w:val="26"/>
          <w:szCs w:val="26"/>
        </w:rPr>
        <w:t>sau</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đảm</w:t>
      </w:r>
      <w:proofErr w:type="spellEnd"/>
      <w:r w:rsidRPr="00CB4E16">
        <w:rPr>
          <w:color w:val="000000" w:themeColor="text1"/>
          <w:sz w:val="26"/>
          <w:szCs w:val="26"/>
        </w:rPr>
        <w:t xml:space="preserve"> </w:t>
      </w:r>
      <w:proofErr w:type="spellStart"/>
      <w:r w:rsidRPr="00CB4E16">
        <w:rPr>
          <w:color w:val="000000" w:themeColor="text1"/>
          <w:sz w:val="26"/>
          <w:szCs w:val="26"/>
        </w:rPr>
        <w:t>sự</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đạo</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nhất</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Ban </w:t>
      </w:r>
      <w:proofErr w:type="spellStart"/>
      <w:r w:rsidRPr="00CB4E16">
        <w:rPr>
          <w:color w:val="000000" w:themeColor="text1"/>
          <w:sz w:val="26"/>
          <w:szCs w:val="26"/>
        </w:rPr>
        <w:t>lãnh</w:t>
      </w:r>
      <w:proofErr w:type="spellEnd"/>
      <w:r w:rsidRPr="00CB4E16">
        <w:rPr>
          <w:color w:val="000000" w:themeColor="text1"/>
          <w:sz w:val="26"/>
          <w:szCs w:val="26"/>
        </w:rPr>
        <w:t xml:space="preserve"> </w:t>
      </w:r>
      <w:proofErr w:type="spellStart"/>
      <w:r w:rsidRPr="00CB4E16">
        <w:rPr>
          <w:color w:val="000000" w:themeColor="text1"/>
          <w:sz w:val="26"/>
          <w:szCs w:val="26"/>
        </w:rPr>
        <w:t>đạo</w:t>
      </w:r>
      <w:proofErr w:type="spellEnd"/>
      <w:r w:rsidRPr="00CB4E16">
        <w:rPr>
          <w:color w:val="000000" w:themeColor="text1"/>
          <w:sz w:val="26"/>
          <w:szCs w:val="26"/>
        </w:rPr>
        <w:t xml:space="preserve"> VUSTA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sự</w:t>
      </w:r>
      <w:proofErr w:type="spellEnd"/>
      <w:r w:rsidRPr="00CB4E16">
        <w:rPr>
          <w:color w:val="000000" w:themeColor="text1"/>
          <w:sz w:val="26"/>
          <w:szCs w:val="26"/>
        </w:rPr>
        <w:t xml:space="preserve"> </w:t>
      </w:r>
      <w:proofErr w:type="spellStart"/>
      <w:r w:rsidRPr="00CB4E16">
        <w:rPr>
          <w:color w:val="000000" w:themeColor="text1"/>
          <w:sz w:val="26"/>
          <w:szCs w:val="26"/>
        </w:rPr>
        <w:t>phối</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chặt</w:t>
      </w:r>
      <w:proofErr w:type="spellEnd"/>
      <w:r w:rsidRPr="00CB4E16">
        <w:rPr>
          <w:color w:val="000000" w:themeColor="text1"/>
          <w:sz w:val="26"/>
          <w:szCs w:val="26"/>
        </w:rPr>
        <w:t xml:space="preserve"> </w:t>
      </w:r>
      <w:proofErr w:type="spellStart"/>
      <w:r w:rsidRPr="00CB4E16">
        <w:rPr>
          <w:color w:val="000000" w:themeColor="text1"/>
          <w:sz w:val="26"/>
          <w:szCs w:val="26"/>
        </w:rPr>
        <w:t>chẽ</w:t>
      </w:r>
      <w:proofErr w:type="spellEnd"/>
      <w:r w:rsidRPr="00CB4E16">
        <w:rPr>
          <w:color w:val="000000" w:themeColor="text1"/>
          <w:sz w:val="26"/>
          <w:szCs w:val="26"/>
        </w:rPr>
        <w:t xml:space="preserve"> </w:t>
      </w:r>
      <w:proofErr w:type="spellStart"/>
      <w:r w:rsidRPr="00CB4E16">
        <w:rPr>
          <w:color w:val="000000" w:themeColor="text1"/>
          <w:sz w:val="26"/>
          <w:szCs w:val="26"/>
        </w:rPr>
        <w:t>giữa</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bên</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816"/>
      </w:tblGrid>
      <w:tr w:rsidR="008C4A44" w:rsidRPr="00CB4E16" w14:paraId="01D199EA" w14:textId="77777777" w:rsidTr="00CA545F">
        <w:trPr>
          <w:tblHeader/>
        </w:trPr>
        <w:tc>
          <w:tcPr>
            <w:tcW w:w="3539" w:type="dxa"/>
            <w:shd w:val="clear" w:color="auto" w:fill="D9E1F2"/>
            <w:tcMar>
              <w:top w:w="80" w:type="dxa"/>
              <w:left w:w="100" w:type="dxa"/>
              <w:bottom w:w="80" w:type="dxa"/>
              <w:right w:w="100" w:type="dxa"/>
            </w:tcMar>
            <w:vAlign w:val="center"/>
          </w:tcPr>
          <w:p w14:paraId="66B35057" w14:textId="77777777" w:rsidR="008C4A44" w:rsidRPr="00CB4E16" w:rsidRDefault="00000000" w:rsidP="00CA545F">
            <w:pPr>
              <w:spacing w:line="276" w:lineRule="auto"/>
              <w:jc w:val="center"/>
              <w:rPr>
                <w:color w:val="000000" w:themeColor="text1"/>
                <w:sz w:val="26"/>
                <w:szCs w:val="26"/>
              </w:rPr>
            </w:pPr>
            <w:proofErr w:type="spellStart"/>
            <w:r w:rsidRPr="00CB4E16">
              <w:rPr>
                <w:b/>
                <w:bCs/>
                <w:color w:val="000000" w:themeColor="text1"/>
                <w:sz w:val="26"/>
                <w:szCs w:val="26"/>
              </w:rPr>
              <w:t>Chủ</w:t>
            </w:r>
            <w:proofErr w:type="spellEnd"/>
            <w:r w:rsidRPr="00CB4E16">
              <w:rPr>
                <w:b/>
                <w:bCs/>
                <w:color w:val="000000" w:themeColor="text1"/>
                <w:sz w:val="26"/>
                <w:szCs w:val="26"/>
              </w:rPr>
              <w:t xml:space="preserve"> </w:t>
            </w:r>
            <w:proofErr w:type="spellStart"/>
            <w:r w:rsidRPr="00CB4E16">
              <w:rPr>
                <w:b/>
                <w:bCs/>
                <w:color w:val="000000" w:themeColor="text1"/>
                <w:sz w:val="26"/>
                <w:szCs w:val="26"/>
              </w:rPr>
              <w:t>thể</w:t>
            </w:r>
            <w:proofErr w:type="spellEnd"/>
          </w:p>
        </w:tc>
        <w:tc>
          <w:tcPr>
            <w:tcW w:w="5816" w:type="dxa"/>
            <w:shd w:val="clear" w:color="auto" w:fill="D9E1F2"/>
            <w:tcMar>
              <w:top w:w="80" w:type="dxa"/>
              <w:left w:w="100" w:type="dxa"/>
              <w:bottom w:w="80" w:type="dxa"/>
              <w:right w:w="100" w:type="dxa"/>
            </w:tcMar>
            <w:vAlign w:val="center"/>
          </w:tcPr>
          <w:p w14:paraId="081DFF23" w14:textId="77777777" w:rsidR="008C4A44" w:rsidRPr="00CB4E16" w:rsidRDefault="00000000" w:rsidP="00CA545F">
            <w:pPr>
              <w:spacing w:line="276" w:lineRule="auto"/>
              <w:jc w:val="center"/>
              <w:rPr>
                <w:color w:val="000000" w:themeColor="text1"/>
                <w:sz w:val="26"/>
                <w:szCs w:val="26"/>
              </w:rPr>
            </w:pPr>
            <w:r w:rsidRPr="00CB4E16">
              <w:rPr>
                <w:b/>
                <w:bCs/>
                <w:color w:val="000000" w:themeColor="text1"/>
                <w:sz w:val="26"/>
                <w:szCs w:val="26"/>
              </w:rPr>
              <w:t xml:space="preserve">Vai </w:t>
            </w:r>
            <w:proofErr w:type="spellStart"/>
            <w:r w:rsidRPr="00CB4E16">
              <w:rPr>
                <w:b/>
                <w:bCs/>
                <w:color w:val="000000" w:themeColor="text1"/>
                <w:sz w:val="26"/>
                <w:szCs w:val="26"/>
              </w:rPr>
              <w:t>trò</w:t>
            </w:r>
            <w:proofErr w:type="spellEnd"/>
            <w:r w:rsidRPr="00CB4E16">
              <w:rPr>
                <w:b/>
                <w:bCs/>
                <w:color w:val="000000" w:themeColor="text1"/>
                <w:sz w:val="26"/>
                <w:szCs w:val="26"/>
              </w:rPr>
              <w:t xml:space="preserve">, </w:t>
            </w:r>
            <w:proofErr w:type="spellStart"/>
            <w:r w:rsidRPr="00CB4E16">
              <w:rPr>
                <w:b/>
                <w:bCs/>
                <w:color w:val="000000" w:themeColor="text1"/>
                <w:sz w:val="26"/>
                <w:szCs w:val="26"/>
              </w:rPr>
              <w:t>trách</w:t>
            </w:r>
            <w:proofErr w:type="spellEnd"/>
            <w:r w:rsidRPr="00CB4E16">
              <w:rPr>
                <w:b/>
                <w:bCs/>
                <w:color w:val="000000" w:themeColor="text1"/>
                <w:sz w:val="26"/>
                <w:szCs w:val="26"/>
              </w:rPr>
              <w:t xml:space="preserve"> </w:t>
            </w:r>
            <w:proofErr w:type="spellStart"/>
            <w:r w:rsidRPr="00CB4E16">
              <w:rPr>
                <w:b/>
                <w:bCs/>
                <w:color w:val="000000" w:themeColor="text1"/>
                <w:sz w:val="26"/>
                <w:szCs w:val="26"/>
              </w:rPr>
              <w:t>nhiệm</w:t>
            </w:r>
            <w:proofErr w:type="spellEnd"/>
            <w:r w:rsidRPr="00CB4E16">
              <w:rPr>
                <w:b/>
                <w:bCs/>
                <w:color w:val="000000" w:themeColor="text1"/>
                <w:sz w:val="26"/>
                <w:szCs w:val="26"/>
              </w:rPr>
              <w:t xml:space="preserve"> </w:t>
            </w:r>
            <w:proofErr w:type="spellStart"/>
            <w:r w:rsidRPr="00CB4E16">
              <w:rPr>
                <w:b/>
                <w:bCs/>
                <w:color w:val="000000" w:themeColor="text1"/>
                <w:sz w:val="26"/>
                <w:szCs w:val="26"/>
              </w:rPr>
              <w:t>chính</w:t>
            </w:r>
            <w:proofErr w:type="spellEnd"/>
          </w:p>
        </w:tc>
      </w:tr>
      <w:tr w:rsidR="008C4A44" w:rsidRPr="00CB4E16" w14:paraId="2EFE4156" w14:textId="77777777" w:rsidTr="00CA545F">
        <w:tc>
          <w:tcPr>
            <w:tcW w:w="3539" w:type="dxa"/>
            <w:tcMar>
              <w:top w:w="80" w:type="dxa"/>
              <w:left w:w="100" w:type="dxa"/>
              <w:bottom w:w="80" w:type="dxa"/>
              <w:right w:w="100" w:type="dxa"/>
            </w:tcMar>
            <w:vAlign w:val="center"/>
          </w:tcPr>
          <w:p w14:paraId="610A6253"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Ban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đạo</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Lãnh</w:t>
            </w:r>
            <w:proofErr w:type="spellEnd"/>
            <w:r w:rsidRPr="00CB4E16">
              <w:rPr>
                <w:color w:val="000000" w:themeColor="text1"/>
                <w:sz w:val="26"/>
                <w:szCs w:val="26"/>
              </w:rPr>
              <w:t xml:space="preserve"> </w:t>
            </w:r>
            <w:proofErr w:type="spellStart"/>
            <w:r w:rsidRPr="00CB4E16">
              <w:rPr>
                <w:color w:val="000000" w:themeColor="text1"/>
                <w:sz w:val="26"/>
                <w:szCs w:val="26"/>
              </w:rPr>
              <w:t>đạo</w:t>
            </w:r>
            <w:proofErr w:type="spellEnd"/>
            <w:r w:rsidRPr="00CB4E16">
              <w:rPr>
                <w:color w:val="000000" w:themeColor="text1"/>
                <w:sz w:val="26"/>
                <w:szCs w:val="26"/>
              </w:rPr>
              <w:t xml:space="preserve"> VUSTA)</w:t>
            </w:r>
          </w:p>
        </w:tc>
        <w:tc>
          <w:tcPr>
            <w:tcW w:w="5816" w:type="dxa"/>
            <w:tcMar>
              <w:top w:w="80" w:type="dxa"/>
              <w:left w:w="100" w:type="dxa"/>
              <w:bottom w:w="80" w:type="dxa"/>
              <w:right w:w="100" w:type="dxa"/>
            </w:tcMar>
            <w:vAlign w:val="center"/>
          </w:tcPr>
          <w:p w14:paraId="666AEC75"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đạo</w:t>
            </w:r>
            <w:proofErr w:type="spellEnd"/>
            <w:r w:rsidRPr="00CB4E16">
              <w:rPr>
                <w:color w:val="000000" w:themeColor="text1"/>
                <w:sz w:val="26"/>
                <w:szCs w:val="26"/>
              </w:rPr>
              <w:t xml:space="preserve"> </w:t>
            </w:r>
            <w:proofErr w:type="spellStart"/>
            <w:r w:rsidRPr="00CB4E16">
              <w:rPr>
                <w:color w:val="000000" w:themeColor="text1"/>
                <w:sz w:val="26"/>
                <w:szCs w:val="26"/>
              </w:rPr>
              <w:t>chung</w:t>
            </w:r>
            <w:proofErr w:type="spellEnd"/>
            <w:r w:rsidRPr="00CB4E16">
              <w:rPr>
                <w:color w:val="000000" w:themeColor="text1"/>
                <w:sz w:val="26"/>
                <w:szCs w:val="26"/>
              </w:rPr>
              <w:t xml:space="preserve">, </w:t>
            </w:r>
            <w:proofErr w:type="spellStart"/>
            <w:r w:rsidRPr="00CB4E16">
              <w:rPr>
                <w:color w:val="000000" w:themeColor="text1"/>
                <w:sz w:val="26"/>
                <w:szCs w:val="26"/>
              </w:rPr>
              <w:t>phê</w:t>
            </w:r>
            <w:proofErr w:type="spellEnd"/>
            <w:r w:rsidRPr="00CB4E16">
              <w:rPr>
                <w:color w:val="000000" w:themeColor="text1"/>
                <w:sz w:val="26"/>
                <w:szCs w:val="26"/>
              </w:rPr>
              <w:t xml:space="preserve"> </w:t>
            </w:r>
            <w:proofErr w:type="spellStart"/>
            <w:r w:rsidRPr="00CB4E16">
              <w:rPr>
                <w:color w:val="000000" w:themeColor="text1"/>
                <w:sz w:val="26"/>
                <w:szCs w:val="26"/>
              </w:rPr>
              <w:t>duyệt</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trương</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ngành</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w:t>
            </w:r>
          </w:p>
        </w:tc>
      </w:tr>
      <w:tr w:rsidR="008C4A44" w:rsidRPr="00CB4E16" w14:paraId="6F96E202" w14:textId="77777777" w:rsidTr="00CA545F">
        <w:tc>
          <w:tcPr>
            <w:tcW w:w="3539" w:type="dxa"/>
            <w:tcMar>
              <w:top w:w="80" w:type="dxa"/>
              <w:left w:w="100" w:type="dxa"/>
              <w:bottom w:w="80" w:type="dxa"/>
              <w:right w:w="100" w:type="dxa"/>
            </w:tcMar>
            <w:vAlign w:val="center"/>
          </w:tcPr>
          <w:p w14:paraId="6B1D4B3E"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Viện </w:t>
            </w:r>
            <w:proofErr w:type="spellStart"/>
            <w:r w:rsidRPr="00CB4E16">
              <w:rPr>
                <w:color w:val="000000" w:themeColor="text1"/>
                <w:sz w:val="26"/>
                <w:szCs w:val="26"/>
              </w:rPr>
              <w:t>Kiểm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Công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Môi</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(ETV)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Đơn</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xuất</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trì</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p>
        </w:tc>
        <w:tc>
          <w:tcPr>
            <w:tcW w:w="5816" w:type="dxa"/>
            <w:tcMar>
              <w:top w:w="80" w:type="dxa"/>
              <w:left w:w="100" w:type="dxa"/>
              <w:bottom w:w="80" w:type="dxa"/>
              <w:right w:w="100" w:type="dxa"/>
            </w:tcMar>
            <w:vAlign w:val="center"/>
          </w:tcPr>
          <w:p w14:paraId="5DDC82E8"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xuất</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trương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nội</w:t>
            </w:r>
            <w:proofErr w:type="spellEnd"/>
            <w:r w:rsidRPr="00CB4E16">
              <w:rPr>
                <w:color w:val="000000" w:themeColor="text1"/>
                <w:sz w:val="26"/>
                <w:szCs w:val="26"/>
              </w:rPr>
              <w:t xml:space="preserve"> dung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 xml:space="preserve">; </w:t>
            </w:r>
            <w:proofErr w:type="spellStart"/>
            <w:r w:rsidRPr="00CB4E16">
              <w:rPr>
                <w:color w:val="000000" w:themeColor="text1"/>
                <w:sz w:val="26"/>
                <w:szCs w:val="26"/>
              </w:rPr>
              <w:t>báo</w:t>
            </w:r>
            <w:proofErr w:type="spellEnd"/>
            <w:r w:rsidRPr="00CB4E16">
              <w:rPr>
                <w:color w:val="000000" w:themeColor="text1"/>
                <w:sz w:val="26"/>
                <w:szCs w:val="26"/>
              </w:rPr>
              <w:t xml:space="preserve"> </w:t>
            </w:r>
            <w:proofErr w:type="spellStart"/>
            <w:r w:rsidRPr="00CB4E16">
              <w:rPr>
                <w:color w:val="000000" w:themeColor="text1"/>
                <w:sz w:val="26"/>
                <w:szCs w:val="26"/>
              </w:rPr>
              <w:t>cáo</w:t>
            </w:r>
            <w:proofErr w:type="spellEnd"/>
            <w:r w:rsidRPr="00CB4E16">
              <w:rPr>
                <w:color w:val="000000" w:themeColor="text1"/>
                <w:sz w:val="26"/>
                <w:szCs w:val="26"/>
              </w:rPr>
              <w:t xml:space="preserve"> Ban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đạo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xuất</w:t>
            </w:r>
            <w:proofErr w:type="spellEnd"/>
            <w:r w:rsidRPr="00CB4E16">
              <w:rPr>
                <w:color w:val="000000" w:themeColor="text1"/>
                <w:sz w:val="26"/>
                <w:szCs w:val="26"/>
              </w:rPr>
              <w:t xml:space="preserve"> </w:t>
            </w:r>
            <w:proofErr w:type="spellStart"/>
            <w:r w:rsidRPr="00CB4E16">
              <w:rPr>
                <w:color w:val="000000" w:themeColor="text1"/>
                <w:sz w:val="26"/>
                <w:szCs w:val="26"/>
              </w:rPr>
              <w:t>mở</w:t>
            </w:r>
            <w:proofErr w:type="spellEnd"/>
            <w:r w:rsidRPr="00CB4E16">
              <w:rPr>
                <w:color w:val="000000" w:themeColor="text1"/>
                <w:sz w:val="26"/>
                <w:szCs w:val="26"/>
              </w:rPr>
              <w:t xml:space="preserve"> </w:t>
            </w:r>
            <w:proofErr w:type="spellStart"/>
            <w:r w:rsidRPr="00CB4E16">
              <w:rPr>
                <w:color w:val="000000" w:themeColor="text1"/>
                <w:sz w:val="26"/>
                <w:szCs w:val="26"/>
              </w:rPr>
              <w:t>rộng</w:t>
            </w:r>
            <w:proofErr w:type="spellEnd"/>
            <w:r w:rsidRPr="00CB4E16">
              <w:rPr>
                <w:color w:val="000000" w:themeColor="text1"/>
                <w:sz w:val="26"/>
                <w:szCs w:val="26"/>
              </w:rPr>
              <w:t xml:space="preserve"> ở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p>
        </w:tc>
      </w:tr>
      <w:tr w:rsidR="008C4A44" w:rsidRPr="00CB4E16" w14:paraId="25DE06F9" w14:textId="77777777" w:rsidTr="00CA545F">
        <w:tc>
          <w:tcPr>
            <w:tcW w:w="3539" w:type="dxa"/>
            <w:tcMar>
              <w:top w:w="80" w:type="dxa"/>
              <w:left w:w="100" w:type="dxa"/>
              <w:bottom w:w="80" w:type="dxa"/>
              <w:right w:w="100" w:type="dxa"/>
            </w:tcMar>
            <w:vAlign w:val="center"/>
          </w:tcPr>
          <w:p w14:paraId="0A695DDE"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Ban </w:t>
            </w:r>
            <w:proofErr w:type="spellStart"/>
            <w:r w:rsidRPr="00CB4E16">
              <w:rPr>
                <w:color w:val="000000" w:themeColor="text1"/>
                <w:sz w:val="26"/>
                <w:szCs w:val="26"/>
              </w:rPr>
              <w:t>Điều</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trách</w:t>
            </w:r>
            <w:proofErr w:type="spellEnd"/>
          </w:p>
        </w:tc>
        <w:tc>
          <w:tcPr>
            <w:tcW w:w="5816" w:type="dxa"/>
            <w:tcMar>
              <w:top w:w="80" w:type="dxa"/>
              <w:left w:w="100" w:type="dxa"/>
              <w:bottom w:w="80" w:type="dxa"/>
              <w:right w:w="100" w:type="dxa"/>
            </w:tcMar>
            <w:vAlign w:val="center"/>
          </w:tcPr>
          <w:p w14:paraId="0742B9C9"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điều</w:t>
            </w:r>
            <w:proofErr w:type="spellEnd"/>
            <w:r w:rsidRPr="00CB4E16">
              <w:rPr>
                <w:color w:val="000000" w:themeColor="text1"/>
                <w:sz w:val="26"/>
                <w:szCs w:val="26"/>
              </w:rPr>
              <w:t xml:space="preserve"> </w:t>
            </w:r>
            <w:proofErr w:type="spellStart"/>
            <w:r w:rsidRPr="00CB4E16">
              <w:rPr>
                <w:color w:val="000000" w:themeColor="text1"/>
                <w:sz w:val="26"/>
                <w:szCs w:val="26"/>
              </w:rPr>
              <w:t>phối</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hoạch</w:t>
            </w:r>
            <w:proofErr w:type="spellEnd"/>
            <w:r w:rsidRPr="00CB4E16">
              <w:rPr>
                <w:color w:val="000000" w:themeColor="text1"/>
                <w:sz w:val="26"/>
                <w:szCs w:val="26"/>
              </w:rPr>
              <w:t xml:space="preserve"> chi </w:t>
            </w:r>
            <w:proofErr w:type="spellStart"/>
            <w:r w:rsidRPr="00CB4E16">
              <w:rPr>
                <w:color w:val="000000" w:themeColor="text1"/>
                <w:sz w:val="26"/>
                <w:szCs w:val="26"/>
              </w:rPr>
              <w:t>tiết</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dõi</w:t>
            </w:r>
            <w:proofErr w:type="spellEnd"/>
            <w:r w:rsidRPr="00CB4E16">
              <w:rPr>
                <w:color w:val="000000" w:themeColor="text1"/>
                <w:sz w:val="26"/>
                <w:szCs w:val="26"/>
              </w:rPr>
              <w:t xml:space="preserve"> </w:t>
            </w:r>
            <w:proofErr w:type="spellStart"/>
            <w:r w:rsidRPr="00CB4E16">
              <w:rPr>
                <w:color w:val="000000" w:themeColor="text1"/>
                <w:sz w:val="26"/>
                <w:szCs w:val="26"/>
              </w:rPr>
              <w:t>tiến</w:t>
            </w:r>
            <w:proofErr w:type="spellEnd"/>
            <w:r w:rsidRPr="00CB4E16">
              <w:rPr>
                <w:color w:val="000000" w:themeColor="text1"/>
                <w:sz w:val="26"/>
                <w:szCs w:val="26"/>
              </w:rPr>
              <w:t xml:space="preserve"> </w:t>
            </w:r>
            <w:proofErr w:type="spellStart"/>
            <w:r w:rsidRPr="00CB4E16">
              <w:rPr>
                <w:color w:val="000000" w:themeColor="text1"/>
                <w:sz w:val="26"/>
                <w:szCs w:val="26"/>
              </w:rPr>
              <w:t>độ</w:t>
            </w:r>
            <w:proofErr w:type="spellEnd"/>
            <w:r w:rsidRPr="00CB4E16">
              <w:rPr>
                <w:color w:val="000000" w:themeColor="text1"/>
                <w:sz w:val="26"/>
                <w:szCs w:val="26"/>
              </w:rPr>
              <w:t xml:space="preserve">, </w:t>
            </w:r>
            <w:proofErr w:type="spellStart"/>
            <w:r w:rsidRPr="00CB4E16">
              <w:rPr>
                <w:color w:val="000000" w:themeColor="text1"/>
                <w:sz w:val="26"/>
                <w:szCs w:val="26"/>
              </w:rPr>
              <w:t>báo</w:t>
            </w:r>
            <w:proofErr w:type="spellEnd"/>
            <w:r w:rsidRPr="00CB4E16">
              <w:rPr>
                <w:color w:val="000000" w:themeColor="text1"/>
                <w:sz w:val="26"/>
                <w:szCs w:val="26"/>
              </w:rPr>
              <w:t xml:space="preserve"> </w:t>
            </w:r>
            <w:proofErr w:type="spellStart"/>
            <w:r w:rsidRPr="00CB4E16">
              <w:rPr>
                <w:color w:val="000000" w:themeColor="text1"/>
                <w:sz w:val="26"/>
                <w:szCs w:val="26"/>
              </w:rPr>
              <w:t>cáo</w:t>
            </w:r>
            <w:proofErr w:type="spellEnd"/>
            <w:r w:rsidRPr="00CB4E16">
              <w:rPr>
                <w:color w:val="000000" w:themeColor="text1"/>
                <w:sz w:val="26"/>
                <w:szCs w:val="26"/>
              </w:rPr>
              <w:t xml:space="preserve"> Ban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đạo</w:t>
            </w:r>
            <w:proofErr w:type="spellEnd"/>
            <w:r w:rsidRPr="00CB4E16">
              <w:rPr>
                <w:color w:val="000000" w:themeColor="text1"/>
                <w:sz w:val="26"/>
                <w:szCs w:val="26"/>
              </w:rPr>
              <w:t>.</w:t>
            </w:r>
          </w:p>
        </w:tc>
      </w:tr>
      <w:tr w:rsidR="008C4A44" w:rsidRPr="00CB4E16" w14:paraId="13F567AA" w14:textId="77777777" w:rsidTr="00CA545F">
        <w:tc>
          <w:tcPr>
            <w:tcW w:w="3539" w:type="dxa"/>
            <w:tcMar>
              <w:top w:w="80" w:type="dxa"/>
              <w:left w:w="100" w:type="dxa"/>
              <w:bottom w:w="80" w:type="dxa"/>
              <w:right w:w="100" w:type="dxa"/>
            </w:tcMar>
            <w:vAlign w:val="center"/>
          </w:tcPr>
          <w:p w14:paraId="51BE45B7"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Các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KH&amp;CN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thuộc</w:t>
            </w:r>
            <w:proofErr w:type="spellEnd"/>
          </w:p>
        </w:tc>
        <w:tc>
          <w:tcPr>
            <w:tcW w:w="5816" w:type="dxa"/>
            <w:tcMar>
              <w:top w:w="80" w:type="dxa"/>
              <w:left w:w="100" w:type="dxa"/>
              <w:bottom w:w="80" w:type="dxa"/>
              <w:right w:w="100" w:type="dxa"/>
            </w:tcMar>
            <w:vAlign w:val="center"/>
          </w:tcPr>
          <w:p w14:paraId="0B854D5C"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 xml:space="preserve">Cung </w:t>
            </w:r>
            <w:proofErr w:type="spellStart"/>
            <w:r w:rsidRPr="00CB4E16">
              <w:rPr>
                <w:color w:val="000000" w:themeColor="text1"/>
                <w:sz w:val="26"/>
                <w:szCs w:val="26"/>
              </w:rPr>
              <w:t>cấp</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 xml:space="preserve">, </w:t>
            </w:r>
            <w:proofErr w:type="spellStart"/>
            <w:r w:rsidRPr="00CB4E16">
              <w:rPr>
                <w:color w:val="000000" w:themeColor="text1"/>
                <w:sz w:val="26"/>
                <w:szCs w:val="26"/>
              </w:rPr>
              <w:t>phổ</w:t>
            </w:r>
            <w:proofErr w:type="spellEnd"/>
            <w:r w:rsidRPr="00CB4E16">
              <w:rPr>
                <w:color w:val="000000" w:themeColor="text1"/>
                <w:sz w:val="26"/>
                <w:szCs w:val="26"/>
              </w:rPr>
              <w:t xml:space="preserve"> </w:t>
            </w:r>
            <w:proofErr w:type="spellStart"/>
            <w:r w:rsidRPr="00CB4E16">
              <w:rPr>
                <w:color w:val="000000" w:themeColor="text1"/>
                <w:sz w:val="26"/>
                <w:szCs w:val="26"/>
              </w:rPr>
              <w:t>biến</w:t>
            </w:r>
            <w:proofErr w:type="spellEnd"/>
            <w:r w:rsidRPr="00CB4E16">
              <w:rPr>
                <w:color w:val="000000" w:themeColor="text1"/>
                <w:sz w:val="26"/>
                <w:szCs w:val="26"/>
              </w:rPr>
              <w:t xml:space="preserve">, </w:t>
            </w:r>
            <w:proofErr w:type="spellStart"/>
            <w:r w:rsidRPr="00CB4E16">
              <w:rPr>
                <w:color w:val="000000" w:themeColor="text1"/>
                <w:sz w:val="26"/>
                <w:szCs w:val="26"/>
              </w:rPr>
              <w:t>sử</w:t>
            </w:r>
            <w:proofErr w:type="spellEnd"/>
            <w:r w:rsidRPr="00CB4E16">
              <w:rPr>
                <w:color w:val="000000" w:themeColor="text1"/>
                <w:sz w:val="26"/>
                <w:szCs w:val="26"/>
              </w:rPr>
              <w:t xml:space="preserve"> </w:t>
            </w:r>
            <w:proofErr w:type="spellStart"/>
            <w:r w:rsidRPr="00CB4E16">
              <w:rPr>
                <w:color w:val="000000" w:themeColor="text1"/>
                <w:sz w:val="26"/>
                <w:szCs w:val="26"/>
              </w:rPr>
              <w:t>dụng</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w:t>
            </w:r>
          </w:p>
        </w:tc>
      </w:tr>
      <w:tr w:rsidR="008C4A44" w:rsidRPr="00CB4E16" w14:paraId="0002B292" w14:textId="77777777" w:rsidTr="00CA545F">
        <w:tc>
          <w:tcPr>
            <w:tcW w:w="3539" w:type="dxa"/>
            <w:tcMar>
              <w:top w:w="80" w:type="dxa"/>
              <w:left w:w="100" w:type="dxa"/>
              <w:bottom w:w="80" w:type="dxa"/>
              <w:right w:w="100" w:type="dxa"/>
            </w:tcMar>
            <w:vAlign w:val="center"/>
          </w:tcPr>
          <w:p w14:paraId="4896A2CC"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p>
        </w:tc>
        <w:tc>
          <w:tcPr>
            <w:tcW w:w="5816" w:type="dxa"/>
            <w:tcMar>
              <w:top w:w="80" w:type="dxa"/>
              <w:left w:w="100" w:type="dxa"/>
              <w:bottom w:w="80" w:type="dxa"/>
              <w:right w:w="100" w:type="dxa"/>
            </w:tcMar>
            <w:vAlign w:val="center"/>
          </w:tcPr>
          <w:p w14:paraId="55F0553C"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 xml:space="preserve">Tham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cung</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nội</w:t>
            </w:r>
            <w:proofErr w:type="spellEnd"/>
            <w:r w:rsidRPr="00CB4E16">
              <w:rPr>
                <w:color w:val="000000" w:themeColor="text1"/>
                <w:sz w:val="26"/>
                <w:szCs w:val="26"/>
              </w:rPr>
              <w:t xml:space="preserve"> dung,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tăng</w:t>
            </w:r>
            <w:proofErr w:type="spellEnd"/>
            <w:r w:rsidRPr="00CB4E16">
              <w:rPr>
                <w:color w:val="000000" w:themeColor="text1"/>
                <w:sz w:val="26"/>
                <w:szCs w:val="26"/>
              </w:rPr>
              <w:t>.</w:t>
            </w:r>
          </w:p>
        </w:tc>
      </w:tr>
      <w:tr w:rsidR="008C4A44" w:rsidRPr="00CB4E16" w14:paraId="3DADDC32" w14:textId="77777777" w:rsidTr="00CA545F">
        <w:tc>
          <w:tcPr>
            <w:tcW w:w="3539" w:type="dxa"/>
            <w:tcMar>
              <w:top w:w="80" w:type="dxa"/>
              <w:left w:w="100" w:type="dxa"/>
              <w:bottom w:w="80" w:type="dxa"/>
              <w:right w:w="100" w:type="dxa"/>
            </w:tcMar>
            <w:vAlign w:val="center"/>
          </w:tcPr>
          <w:p w14:paraId="0289415E"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proofErr w:type="spellStart"/>
            <w:r w:rsidRPr="00CB4E16">
              <w:rPr>
                <w:color w:val="000000" w:themeColor="text1"/>
                <w:sz w:val="26"/>
                <w:szCs w:val="26"/>
              </w:rPr>
              <w:t>liên</w:t>
            </w:r>
            <w:proofErr w:type="spellEnd"/>
            <w:r w:rsidRPr="00CB4E16">
              <w:rPr>
                <w:color w:val="000000" w:themeColor="text1"/>
                <w:sz w:val="26"/>
                <w:szCs w:val="26"/>
              </w:rPr>
              <w:t xml:space="preserve"> </w:t>
            </w:r>
            <w:proofErr w:type="spellStart"/>
            <w:r w:rsidRPr="00CB4E16">
              <w:rPr>
                <w:color w:val="000000" w:themeColor="text1"/>
                <w:sz w:val="26"/>
                <w:szCs w:val="26"/>
              </w:rPr>
              <w:t>quan</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KH&amp;CN, </w:t>
            </w:r>
            <w:proofErr w:type="spellStart"/>
            <w:r w:rsidRPr="00CB4E16">
              <w:rPr>
                <w:color w:val="000000" w:themeColor="text1"/>
                <w:sz w:val="26"/>
                <w:szCs w:val="26"/>
              </w:rPr>
              <w:t>Bộ</w:t>
            </w:r>
            <w:proofErr w:type="spellEnd"/>
            <w:r w:rsidRPr="00CB4E16">
              <w:rPr>
                <w:color w:val="000000" w:themeColor="text1"/>
                <w:sz w:val="26"/>
                <w:szCs w:val="26"/>
              </w:rPr>
              <w:t xml:space="preserve"> Tài </w:t>
            </w:r>
            <w:proofErr w:type="spellStart"/>
            <w:r w:rsidRPr="00CB4E16">
              <w:rPr>
                <w:color w:val="000000" w:themeColor="text1"/>
                <w:sz w:val="26"/>
                <w:szCs w:val="26"/>
              </w:rPr>
              <w:t>chính</w:t>
            </w:r>
            <w:proofErr w:type="spellEnd"/>
            <w:r w:rsidRPr="00CB4E16">
              <w:rPr>
                <w:color w:val="000000" w:themeColor="text1"/>
                <w:sz w:val="26"/>
                <w:szCs w:val="26"/>
              </w:rPr>
              <w:t>...)</w:t>
            </w:r>
          </w:p>
        </w:tc>
        <w:tc>
          <w:tcPr>
            <w:tcW w:w="5816" w:type="dxa"/>
            <w:tcMar>
              <w:top w:w="80" w:type="dxa"/>
              <w:left w:w="100" w:type="dxa"/>
              <w:bottom w:w="80" w:type="dxa"/>
              <w:right w:w="100" w:type="dxa"/>
            </w:tcMar>
            <w:vAlign w:val="center"/>
          </w:tcPr>
          <w:p w14:paraId="669D5AB6"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Phối</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thẩm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hỗ</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sách</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KH&amp;CN, ĐMST.</w:t>
            </w:r>
          </w:p>
        </w:tc>
      </w:tr>
    </w:tbl>
    <w:p w14:paraId="51E54700"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2750" w:name="_Toc237786567"/>
      <w:bookmarkStart w:id="2751" w:name="_Toc237789047"/>
      <w:r w:rsidRPr="00CB4E16">
        <w:rPr>
          <w:bCs/>
          <w:color w:val="000000" w:themeColor="text1"/>
          <w:sz w:val="26"/>
          <w:szCs w:val="26"/>
        </w:rPr>
        <w:t>PHẦN VII. NGUỒN LỰC VÀ KINH PHÍ THỰC HIỆN</w:t>
      </w:r>
      <w:bookmarkEnd w:id="2750"/>
      <w:bookmarkEnd w:id="2751"/>
    </w:p>
    <w:p w14:paraId="63E1A6DC" w14:textId="77777777" w:rsidR="008C4A44" w:rsidRPr="00CB4E16" w:rsidRDefault="00000000">
      <w:pPr>
        <w:pStyle w:val="Heading2"/>
        <w:keepNext/>
        <w:spacing w:before="240" w:after="120" w:line="276" w:lineRule="auto"/>
        <w:rPr>
          <w:color w:val="000000" w:themeColor="text1"/>
        </w:rPr>
      </w:pPr>
      <w:bookmarkStart w:id="2752" w:name="_Toc237786568"/>
      <w:bookmarkStart w:id="2753" w:name="_Toc237789048"/>
      <w:r w:rsidRPr="00CB4E16">
        <w:rPr>
          <w:bCs/>
          <w:color w:val="000000" w:themeColor="text1"/>
        </w:rPr>
        <w:t xml:space="preserve">1. </w:t>
      </w:r>
      <w:proofErr w:type="spellStart"/>
      <w:r w:rsidRPr="00CB4E16">
        <w:rPr>
          <w:bCs/>
          <w:color w:val="000000" w:themeColor="text1"/>
        </w:rPr>
        <w:t>Nguồn</w:t>
      </w:r>
      <w:proofErr w:type="spellEnd"/>
      <w:r w:rsidRPr="00CB4E16">
        <w:rPr>
          <w:bCs/>
          <w:color w:val="000000" w:themeColor="text1"/>
        </w:rPr>
        <w:t xml:space="preserve"> </w:t>
      </w:r>
      <w:proofErr w:type="spellStart"/>
      <w:r w:rsidRPr="00CB4E16">
        <w:rPr>
          <w:bCs/>
          <w:color w:val="000000" w:themeColor="text1"/>
        </w:rPr>
        <w:t>lực</w:t>
      </w:r>
      <w:proofErr w:type="spellEnd"/>
      <w:r w:rsidRPr="00CB4E16">
        <w:rPr>
          <w:bCs/>
          <w:color w:val="000000" w:themeColor="text1"/>
        </w:rPr>
        <w:t xml:space="preserve"> </w:t>
      </w:r>
      <w:proofErr w:type="spellStart"/>
      <w:r w:rsidRPr="00CB4E16">
        <w:rPr>
          <w:bCs/>
          <w:color w:val="000000" w:themeColor="text1"/>
        </w:rPr>
        <w:t>thực</w:t>
      </w:r>
      <w:proofErr w:type="spellEnd"/>
      <w:r w:rsidRPr="00CB4E16">
        <w:rPr>
          <w:bCs/>
          <w:color w:val="000000" w:themeColor="text1"/>
        </w:rPr>
        <w:t xml:space="preserve"> </w:t>
      </w:r>
      <w:proofErr w:type="spellStart"/>
      <w:r w:rsidRPr="00CB4E16">
        <w:rPr>
          <w:bCs/>
          <w:color w:val="000000" w:themeColor="text1"/>
        </w:rPr>
        <w:t>hiện</w:t>
      </w:r>
      <w:bookmarkEnd w:id="2752"/>
      <w:bookmarkEnd w:id="2753"/>
      <w:proofErr w:type="spellEnd"/>
    </w:p>
    <w:p w14:paraId="62CB3A49" w14:textId="77777777" w:rsidR="008C4A44" w:rsidRPr="00CB4E16" w:rsidRDefault="00000000">
      <w:pPr>
        <w:spacing w:after="120" w:line="276" w:lineRule="auto"/>
        <w:ind w:firstLine="567"/>
        <w:jc w:val="both"/>
        <w:rPr>
          <w:color w:val="000000" w:themeColor="text1"/>
          <w:sz w:val="26"/>
          <w:szCs w:val="26"/>
        </w:rPr>
      </w:pP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nhiều</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đảm</w:t>
      </w:r>
      <w:proofErr w:type="spellEnd"/>
      <w:r w:rsidRPr="00CB4E16">
        <w:rPr>
          <w:color w:val="000000" w:themeColor="text1"/>
          <w:sz w:val="26"/>
          <w:szCs w:val="26"/>
        </w:rPr>
        <w:t xml:space="preserve"> </w:t>
      </w:r>
      <w:proofErr w:type="spellStart"/>
      <w:r w:rsidRPr="00CB4E16">
        <w:rPr>
          <w:color w:val="000000" w:themeColor="text1"/>
          <w:sz w:val="26"/>
          <w:szCs w:val="26"/>
        </w:rPr>
        <w:t>tính</w:t>
      </w:r>
      <w:proofErr w:type="spellEnd"/>
      <w:r w:rsidRPr="00CB4E16">
        <w:rPr>
          <w:color w:val="000000" w:themeColor="text1"/>
          <w:sz w:val="26"/>
          <w:szCs w:val="26"/>
        </w:rPr>
        <w:t xml:space="preserve"> </w:t>
      </w:r>
      <w:proofErr w:type="spellStart"/>
      <w:r w:rsidRPr="00CB4E16">
        <w:rPr>
          <w:color w:val="000000" w:themeColor="text1"/>
          <w:sz w:val="26"/>
          <w:szCs w:val="26"/>
        </w:rPr>
        <w:t>khả</w:t>
      </w:r>
      <w:proofErr w:type="spellEnd"/>
      <w:r w:rsidRPr="00CB4E16">
        <w:rPr>
          <w:color w:val="000000" w:themeColor="text1"/>
          <w:sz w:val="26"/>
          <w:szCs w:val="26"/>
        </w:rPr>
        <w:t xml:space="preserve"> </w:t>
      </w:r>
      <w:proofErr w:type="spellStart"/>
      <w:r w:rsidRPr="00CB4E16">
        <w:rPr>
          <w:color w:val="000000" w:themeColor="text1"/>
          <w:sz w:val="26"/>
          <w:szCs w:val="26"/>
        </w:rPr>
        <w:t>thi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bền</w:t>
      </w:r>
      <w:proofErr w:type="spellEnd"/>
      <w:r w:rsidRPr="00CB4E16">
        <w:rPr>
          <w:color w:val="000000" w:themeColor="text1"/>
          <w:sz w:val="26"/>
          <w:szCs w:val="26"/>
        </w:rPr>
        <w:t xml:space="preserve"> </w:t>
      </w:r>
      <w:proofErr w:type="spellStart"/>
      <w:r w:rsidRPr="00CB4E16">
        <w:rPr>
          <w:color w:val="000000" w:themeColor="text1"/>
          <w:sz w:val="26"/>
          <w:szCs w:val="26"/>
        </w:rPr>
        <w:t>vững</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dài</w:t>
      </w:r>
      <w:proofErr w:type="spellEnd"/>
      <w:r w:rsidRPr="00CB4E16">
        <w:rPr>
          <w:color w:val="000000" w:themeColor="text1"/>
          <w:sz w:val="26"/>
          <w:szCs w:val="26"/>
        </w:rPr>
        <w:t xml:space="preserve"> </w:t>
      </w:r>
      <w:proofErr w:type="spellStart"/>
      <w:r w:rsidRPr="00CB4E16">
        <w:rPr>
          <w:color w:val="000000" w:themeColor="text1"/>
          <w:sz w:val="26"/>
          <w:szCs w:val="26"/>
        </w:rPr>
        <w:t>hạn</w:t>
      </w:r>
      <w:proofErr w:type="spellEnd"/>
      <w:r w:rsidRPr="00CB4E16">
        <w:rPr>
          <w:color w:val="000000" w:themeColor="text1"/>
          <w:sz w:val="26"/>
          <w:szCs w:val="26"/>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6950"/>
      </w:tblGrid>
      <w:tr w:rsidR="008C4A44" w:rsidRPr="00CB4E16" w14:paraId="56351A30" w14:textId="77777777" w:rsidTr="0040442E">
        <w:trPr>
          <w:tblHeader/>
        </w:trPr>
        <w:tc>
          <w:tcPr>
            <w:tcW w:w="2405" w:type="dxa"/>
            <w:shd w:val="clear" w:color="auto" w:fill="D9E1F2"/>
            <w:tcMar>
              <w:top w:w="80" w:type="dxa"/>
              <w:left w:w="100" w:type="dxa"/>
              <w:bottom w:w="80" w:type="dxa"/>
              <w:right w:w="100" w:type="dxa"/>
            </w:tcMar>
            <w:vAlign w:val="center"/>
          </w:tcPr>
          <w:p w14:paraId="2987DFBB" w14:textId="77777777" w:rsidR="008C4A44" w:rsidRPr="00CB4E16" w:rsidRDefault="00000000" w:rsidP="00CA545F">
            <w:pPr>
              <w:spacing w:line="276" w:lineRule="auto"/>
              <w:jc w:val="center"/>
              <w:rPr>
                <w:color w:val="000000" w:themeColor="text1"/>
                <w:sz w:val="26"/>
                <w:szCs w:val="26"/>
              </w:rPr>
            </w:pPr>
            <w:proofErr w:type="spellStart"/>
            <w:r w:rsidRPr="00CB4E16">
              <w:rPr>
                <w:b/>
                <w:bCs/>
                <w:color w:val="000000" w:themeColor="text1"/>
                <w:sz w:val="26"/>
                <w:szCs w:val="26"/>
              </w:rPr>
              <w:t>Nguồn</w:t>
            </w:r>
            <w:proofErr w:type="spellEnd"/>
            <w:r w:rsidRPr="00CB4E16">
              <w:rPr>
                <w:b/>
                <w:bCs/>
                <w:color w:val="000000" w:themeColor="text1"/>
                <w:sz w:val="26"/>
                <w:szCs w:val="26"/>
              </w:rPr>
              <w:t xml:space="preserve"> </w:t>
            </w:r>
            <w:proofErr w:type="spellStart"/>
            <w:r w:rsidRPr="00CB4E16">
              <w:rPr>
                <w:b/>
                <w:bCs/>
                <w:color w:val="000000" w:themeColor="text1"/>
                <w:sz w:val="26"/>
                <w:szCs w:val="26"/>
              </w:rPr>
              <w:t>lực</w:t>
            </w:r>
            <w:proofErr w:type="spellEnd"/>
          </w:p>
        </w:tc>
        <w:tc>
          <w:tcPr>
            <w:tcW w:w="6950" w:type="dxa"/>
            <w:shd w:val="clear" w:color="auto" w:fill="D9E1F2"/>
            <w:tcMar>
              <w:top w:w="80" w:type="dxa"/>
              <w:left w:w="100" w:type="dxa"/>
              <w:bottom w:w="80" w:type="dxa"/>
              <w:right w:w="100" w:type="dxa"/>
            </w:tcMar>
            <w:vAlign w:val="center"/>
          </w:tcPr>
          <w:p w14:paraId="5C9EE146" w14:textId="77777777" w:rsidR="008C4A44" w:rsidRPr="00CB4E16" w:rsidRDefault="00000000" w:rsidP="006432D6">
            <w:pPr>
              <w:spacing w:line="276" w:lineRule="auto"/>
              <w:jc w:val="center"/>
              <w:rPr>
                <w:color w:val="000000" w:themeColor="text1"/>
                <w:sz w:val="26"/>
                <w:szCs w:val="26"/>
              </w:rPr>
            </w:pPr>
            <w:proofErr w:type="spellStart"/>
            <w:r w:rsidRPr="00CB4E16">
              <w:rPr>
                <w:b/>
                <w:bCs/>
                <w:color w:val="000000" w:themeColor="text1"/>
                <w:sz w:val="26"/>
                <w:szCs w:val="26"/>
              </w:rPr>
              <w:t>Nội</w:t>
            </w:r>
            <w:proofErr w:type="spellEnd"/>
            <w:r w:rsidRPr="00CB4E16">
              <w:rPr>
                <w:b/>
                <w:bCs/>
                <w:color w:val="000000" w:themeColor="text1"/>
                <w:sz w:val="26"/>
                <w:szCs w:val="26"/>
              </w:rPr>
              <w:t xml:space="preserve"> dung </w:t>
            </w:r>
            <w:proofErr w:type="spellStart"/>
            <w:r w:rsidRPr="00CB4E16">
              <w:rPr>
                <w:b/>
                <w:bCs/>
                <w:color w:val="000000" w:themeColor="text1"/>
                <w:sz w:val="26"/>
                <w:szCs w:val="26"/>
              </w:rPr>
              <w:t>huy</w:t>
            </w:r>
            <w:proofErr w:type="spellEnd"/>
            <w:r w:rsidRPr="00CB4E16">
              <w:rPr>
                <w:b/>
                <w:bCs/>
                <w:color w:val="000000" w:themeColor="text1"/>
                <w:sz w:val="26"/>
                <w:szCs w:val="26"/>
              </w:rPr>
              <w:t xml:space="preserve"> </w:t>
            </w:r>
            <w:proofErr w:type="spellStart"/>
            <w:r w:rsidRPr="00CB4E16">
              <w:rPr>
                <w:b/>
                <w:bCs/>
                <w:color w:val="000000" w:themeColor="text1"/>
                <w:sz w:val="26"/>
                <w:szCs w:val="26"/>
              </w:rPr>
              <w:t>động</w:t>
            </w:r>
            <w:proofErr w:type="spellEnd"/>
            <w:r w:rsidRPr="00CB4E16">
              <w:rPr>
                <w:b/>
                <w:bCs/>
                <w:color w:val="000000" w:themeColor="text1"/>
                <w:sz w:val="26"/>
                <w:szCs w:val="26"/>
              </w:rPr>
              <w:t xml:space="preserve">, </w:t>
            </w:r>
            <w:proofErr w:type="spellStart"/>
            <w:r w:rsidRPr="00CB4E16">
              <w:rPr>
                <w:b/>
                <w:bCs/>
                <w:color w:val="000000" w:themeColor="text1"/>
                <w:sz w:val="26"/>
                <w:szCs w:val="26"/>
              </w:rPr>
              <w:t>sử</w:t>
            </w:r>
            <w:proofErr w:type="spellEnd"/>
            <w:r w:rsidRPr="00CB4E16">
              <w:rPr>
                <w:b/>
                <w:bCs/>
                <w:color w:val="000000" w:themeColor="text1"/>
                <w:sz w:val="26"/>
                <w:szCs w:val="26"/>
              </w:rPr>
              <w:t xml:space="preserve"> </w:t>
            </w:r>
            <w:proofErr w:type="spellStart"/>
            <w:r w:rsidRPr="00CB4E16">
              <w:rPr>
                <w:b/>
                <w:bCs/>
                <w:color w:val="000000" w:themeColor="text1"/>
                <w:sz w:val="26"/>
                <w:szCs w:val="26"/>
              </w:rPr>
              <w:t>dụng</w:t>
            </w:r>
            <w:proofErr w:type="spellEnd"/>
          </w:p>
        </w:tc>
      </w:tr>
      <w:tr w:rsidR="008C4A44" w:rsidRPr="00CB4E16" w14:paraId="727848F7" w14:textId="77777777" w:rsidTr="0040442E">
        <w:tc>
          <w:tcPr>
            <w:tcW w:w="2405" w:type="dxa"/>
            <w:tcMar>
              <w:top w:w="80" w:type="dxa"/>
              <w:left w:w="100" w:type="dxa"/>
              <w:bottom w:w="80" w:type="dxa"/>
              <w:right w:w="100" w:type="dxa"/>
            </w:tcMar>
            <w:vAlign w:val="center"/>
          </w:tcPr>
          <w:p w14:paraId="4E3A8285" w14:textId="77777777" w:rsidR="008C4A44" w:rsidRPr="00CB4E16" w:rsidRDefault="00000000">
            <w:pPr>
              <w:spacing w:line="276" w:lineRule="auto"/>
              <w:rPr>
                <w:color w:val="000000" w:themeColor="text1"/>
                <w:sz w:val="26"/>
                <w:szCs w:val="26"/>
              </w:rPr>
            </w:pPr>
            <w:r w:rsidRPr="00CB4E16">
              <w:rPr>
                <w:color w:val="000000" w:themeColor="text1"/>
                <w:sz w:val="26"/>
                <w:szCs w:val="26"/>
              </w:rPr>
              <w:t xml:space="preserve">Ngân </w:t>
            </w:r>
            <w:proofErr w:type="spellStart"/>
            <w:r w:rsidRPr="00CB4E16">
              <w:rPr>
                <w:color w:val="000000" w:themeColor="text1"/>
                <w:sz w:val="26"/>
                <w:szCs w:val="26"/>
              </w:rPr>
              <w:t>sách</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p>
        </w:tc>
        <w:tc>
          <w:tcPr>
            <w:tcW w:w="6950" w:type="dxa"/>
            <w:tcMar>
              <w:top w:w="80" w:type="dxa"/>
              <w:left w:w="100" w:type="dxa"/>
              <w:bottom w:w="80" w:type="dxa"/>
              <w:right w:w="100" w:type="dxa"/>
            </w:tcMar>
            <w:vAlign w:val="center"/>
          </w:tcPr>
          <w:p w14:paraId="35AE156A" w14:textId="77777777" w:rsidR="008C4A44" w:rsidRPr="00CB4E16" w:rsidRDefault="00000000" w:rsidP="006432D6">
            <w:pPr>
              <w:spacing w:line="276" w:lineRule="auto"/>
              <w:jc w:val="both"/>
              <w:rPr>
                <w:color w:val="000000" w:themeColor="text1"/>
                <w:sz w:val="26"/>
                <w:szCs w:val="26"/>
              </w:rPr>
            </w:pPr>
            <w:r w:rsidRPr="00CB4E16">
              <w:rPr>
                <w:color w:val="000000" w:themeColor="text1"/>
                <w:sz w:val="26"/>
                <w:szCs w:val="26"/>
              </w:rPr>
              <w:t xml:space="preserve">Kinh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sự</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chương</w:t>
            </w:r>
            <w:proofErr w:type="spellEnd"/>
            <w:r w:rsidRPr="00CB4E16">
              <w:rPr>
                <w:color w:val="000000" w:themeColor="text1"/>
                <w:sz w:val="26"/>
                <w:szCs w:val="26"/>
              </w:rPr>
              <w:t xml:space="preserve"> </w:t>
            </w:r>
            <w:proofErr w:type="spellStart"/>
            <w:r w:rsidRPr="00CB4E16">
              <w:rPr>
                <w:color w:val="000000" w:themeColor="text1"/>
                <w:sz w:val="26"/>
                <w:szCs w:val="26"/>
              </w:rPr>
              <w:t>trình</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hỗ</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lõi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w:t>
            </w:r>
          </w:p>
        </w:tc>
      </w:tr>
      <w:tr w:rsidR="008C4A44" w:rsidRPr="00CB4E16" w14:paraId="36BA5F30" w14:textId="77777777" w:rsidTr="0040442E">
        <w:tc>
          <w:tcPr>
            <w:tcW w:w="2405" w:type="dxa"/>
            <w:tcMar>
              <w:top w:w="80" w:type="dxa"/>
              <w:left w:w="100" w:type="dxa"/>
              <w:bottom w:w="80" w:type="dxa"/>
              <w:right w:w="100" w:type="dxa"/>
            </w:tcMar>
            <w:vAlign w:val="center"/>
          </w:tcPr>
          <w:p w14:paraId="0B94142F"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xã</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p>
        </w:tc>
        <w:tc>
          <w:tcPr>
            <w:tcW w:w="6950" w:type="dxa"/>
            <w:tcMar>
              <w:top w:w="80" w:type="dxa"/>
              <w:left w:w="100" w:type="dxa"/>
              <w:bottom w:w="80" w:type="dxa"/>
              <w:right w:w="100" w:type="dxa"/>
            </w:tcMar>
            <w:vAlign w:val="center"/>
          </w:tcPr>
          <w:p w14:paraId="4AD70A7E" w14:textId="77777777" w:rsidR="008C4A44" w:rsidRPr="00CB4E16" w:rsidRDefault="00000000" w:rsidP="006432D6">
            <w:pPr>
              <w:spacing w:line="276" w:lineRule="auto"/>
              <w:jc w:val="both"/>
              <w:rPr>
                <w:color w:val="000000" w:themeColor="text1"/>
                <w:sz w:val="26"/>
                <w:szCs w:val="26"/>
              </w:rPr>
            </w:pPr>
            <w:r w:rsidRPr="00CB4E16">
              <w:rPr>
                <w:color w:val="000000" w:themeColor="text1"/>
                <w:sz w:val="26"/>
                <w:szCs w:val="26"/>
              </w:rPr>
              <w:t xml:space="preserve">Do Viện </w:t>
            </w:r>
            <w:proofErr w:type="spellStart"/>
            <w:r w:rsidRPr="00CB4E16">
              <w:rPr>
                <w:color w:val="000000" w:themeColor="text1"/>
                <w:sz w:val="26"/>
                <w:szCs w:val="26"/>
              </w:rPr>
              <w:t>Kiểm</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Công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Môi</w:t>
            </w:r>
            <w:proofErr w:type="spellEnd"/>
            <w:r w:rsidRPr="00CB4E16">
              <w:rPr>
                <w:color w:val="000000" w:themeColor="text1"/>
                <w:sz w:val="26"/>
                <w:szCs w:val="26"/>
              </w:rPr>
              <w:t xml:space="preserve"> </w:t>
            </w:r>
            <w:proofErr w:type="spellStart"/>
            <w:r w:rsidRPr="00CB4E16">
              <w:rPr>
                <w:color w:val="000000" w:themeColor="text1"/>
                <w:sz w:val="26"/>
                <w:szCs w:val="26"/>
              </w:rPr>
              <w:t>trường</w:t>
            </w:r>
            <w:proofErr w:type="spellEnd"/>
            <w:r w:rsidRPr="00CB4E16">
              <w:rPr>
                <w:color w:val="000000" w:themeColor="text1"/>
                <w:sz w:val="26"/>
                <w:szCs w:val="26"/>
              </w:rPr>
              <w:t xml:space="preserve"> (ETV)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bổ</w:t>
            </w:r>
            <w:proofErr w:type="spellEnd"/>
            <w:r w:rsidRPr="00CB4E16">
              <w:rPr>
                <w:color w:val="000000" w:themeColor="text1"/>
                <w:sz w:val="26"/>
                <w:szCs w:val="26"/>
              </w:rPr>
              <w:t xml:space="preserve"> sung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nghiệp</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quỹ</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KH&amp;CN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chương</w:t>
            </w:r>
            <w:proofErr w:type="spellEnd"/>
            <w:r w:rsidRPr="00CB4E16">
              <w:rPr>
                <w:color w:val="000000" w:themeColor="text1"/>
                <w:sz w:val="26"/>
                <w:szCs w:val="26"/>
              </w:rPr>
              <w:t xml:space="preserve"> </w:t>
            </w:r>
            <w:proofErr w:type="spellStart"/>
            <w:r w:rsidRPr="00CB4E16">
              <w:rPr>
                <w:color w:val="000000" w:themeColor="text1"/>
                <w:sz w:val="26"/>
                <w:szCs w:val="26"/>
              </w:rPr>
              <w:t>trình</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(PPP) ở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w:t>
            </w:r>
            <w:proofErr w:type="spellStart"/>
            <w:r w:rsidRPr="00CB4E16">
              <w:rPr>
                <w:color w:val="000000" w:themeColor="text1"/>
                <w:sz w:val="26"/>
                <w:szCs w:val="26"/>
              </w:rPr>
              <w:t>mở</w:t>
            </w:r>
            <w:proofErr w:type="spellEnd"/>
            <w:r w:rsidRPr="00CB4E16">
              <w:rPr>
                <w:color w:val="000000" w:themeColor="text1"/>
                <w:sz w:val="26"/>
                <w:szCs w:val="26"/>
              </w:rPr>
              <w:t xml:space="preserve"> </w:t>
            </w:r>
            <w:proofErr w:type="spellStart"/>
            <w:r w:rsidRPr="00CB4E16">
              <w:rPr>
                <w:color w:val="000000" w:themeColor="text1"/>
                <w:sz w:val="26"/>
                <w:szCs w:val="26"/>
              </w:rPr>
              <w:t>rộng</w:t>
            </w:r>
            <w:proofErr w:type="spellEnd"/>
            <w:r w:rsidRPr="00CB4E16">
              <w:rPr>
                <w:color w:val="000000" w:themeColor="text1"/>
                <w:sz w:val="26"/>
                <w:szCs w:val="26"/>
              </w:rPr>
              <w:t>.</w:t>
            </w:r>
          </w:p>
        </w:tc>
      </w:tr>
      <w:tr w:rsidR="008C4A44" w:rsidRPr="00CB4E16" w14:paraId="4A9D4BED" w14:textId="77777777" w:rsidTr="0040442E">
        <w:tc>
          <w:tcPr>
            <w:tcW w:w="2405" w:type="dxa"/>
            <w:tcMar>
              <w:top w:w="80" w:type="dxa"/>
              <w:left w:w="100" w:type="dxa"/>
              <w:bottom w:w="80" w:type="dxa"/>
              <w:right w:w="100" w:type="dxa"/>
            </w:tcMar>
            <w:vAlign w:val="center"/>
          </w:tcPr>
          <w:p w14:paraId="26E27EFE"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lastRenderedPageBreak/>
              <w:t>Nguồn</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dịch</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tăng</w:t>
            </w:r>
            <w:proofErr w:type="spellEnd"/>
          </w:p>
        </w:tc>
        <w:tc>
          <w:tcPr>
            <w:tcW w:w="6950" w:type="dxa"/>
            <w:tcMar>
              <w:top w:w="80" w:type="dxa"/>
              <w:left w:w="100" w:type="dxa"/>
              <w:bottom w:w="80" w:type="dxa"/>
              <w:right w:w="100" w:type="dxa"/>
            </w:tcMar>
            <w:vAlign w:val="center"/>
          </w:tcPr>
          <w:p w14:paraId="5A2EA5D9" w14:textId="77777777" w:rsidR="008C4A44" w:rsidRPr="00CB4E16" w:rsidRDefault="00000000" w:rsidP="006432D6">
            <w:pPr>
              <w:spacing w:line="276" w:lineRule="auto"/>
              <w:jc w:val="both"/>
              <w:rPr>
                <w:color w:val="000000" w:themeColor="text1"/>
                <w:sz w:val="26"/>
                <w:szCs w:val="26"/>
              </w:rPr>
            </w:pP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vấn</w:t>
            </w:r>
            <w:proofErr w:type="spellEnd"/>
            <w:r w:rsidRPr="00CB4E16">
              <w:rPr>
                <w:color w:val="000000" w:themeColor="text1"/>
                <w:sz w:val="26"/>
                <w:szCs w:val="26"/>
              </w:rPr>
              <w:t xml:space="preserve">, </w:t>
            </w:r>
            <w:proofErr w:type="spellStart"/>
            <w:r w:rsidRPr="00CB4E16">
              <w:rPr>
                <w:color w:val="000000" w:themeColor="text1"/>
                <w:sz w:val="26"/>
                <w:szCs w:val="26"/>
              </w:rPr>
              <w:t>đào</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quảng</w:t>
            </w:r>
            <w:proofErr w:type="spellEnd"/>
            <w:r w:rsidRPr="00CB4E16">
              <w:rPr>
                <w:color w:val="000000" w:themeColor="text1"/>
                <w:sz w:val="26"/>
                <w:szCs w:val="26"/>
              </w:rPr>
              <w:t xml:space="preserve"> </w:t>
            </w:r>
            <w:proofErr w:type="spellStart"/>
            <w:r w:rsidRPr="00CB4E16">
              <w:rPr>
                <w:color w:val="000000" w:themeColor="text1"/>
                <w:sz w:val="26"/>
                <w:szCs w:val="26"/>
              </w:rPr>
              <w:t>bá</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hướng</w:t>
            </w:r>
            <w:proofErr w:type="spellEnd"/>
            <w:r w:rsidRPr="00CB4E16">
              <w:rPr>
                <w:color w:val="000000" w:themeColor="text1"/>
                <w:sz w:val="26"/>
                <w:szCs w:val="26"/>
              </w:rPr>
              <w:t xml:space="preserve"> </w:t>
            </w:r>
            <w:proofErr w:type="spellStart"/>
            <w:r w:rsidRPr="00CB4E16">
              <w:rPr>
                <w:color w:val="000000" w:themeColor="text1"/>
                <w:sz w:val="26"/>
                <w:szCs w:val="26"/>
              </w:rPr>
              <w:t>tới</w:t>
            </w:r>
            <w:proofErr w:type="spellEnd"/>
            <w:r w:rsidRPr="00CB4E16">
              <w:rPr>
                <w:color w:val="000000" w:themeColor="text1"/>
                <w:sz w:val="26"/>
                <w:szCs w:val="26"/>
              </w:rPr>
              <w:t xml:space="preserve"> </w:t>
            </w:r>
            <w:proofErr w:type="spellStart"/>
            <w:r w:rsidRPr="00CB4E16">
              <w:rPr>
                <w:color w:val="000000" w:themeColor="text1"/>
                <w:sz w:val="26"/>
                <w:szCs w:val="26"/>
              </w:rPr>
              <w:t>tự</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một</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từ</w:t>
            </w:r>
            <w:proofErr w:type="spellEnd"/>
            <w:r w:rsidRPr="00CB4E16">
              <w:rPr>
                <w:color w:val="000000" w:themeColor="text1"/>
                <w:sz w:val="26"/>
                <w:szCs w:val="26"/>
              </w:rPr>
              <w:t xml:space="preserve">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2.</w:t>
            </w:r>
          </w:p>
        </w:tc>
      </w:tr>
      <w:tr w:rsidR="008C4A44" w:rsidRPr="00CB4E16" w14:paraId="475A7FD2" w14:textId="77777777" w:rsidTr="0040442E">
        <w:tc>
          <w:tcPr>
            <w:tcW w:w="2405" w:type="dxa"/>
            <w:tcMar>
              <w:top w:w="80" w:type="dxa"/>
              <w:left w:w="100" w:type="dxa"/>
              <w:bottom w:w="80" w:type="dxa"/>
              <w:right w:w="100" w:type="dxa"/>
            </w:tcMar>
            <w:vAlign w:val="center"/>
          </w:tcPr>
          <w:p w14:paraId="0F7691A0"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Nhân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p>
        </w:tc>
        <w:tc>
          <w:tcPr>
            <w:tcW w:w="6950" w:type="dxa"/>
            <w:tcMar>
              <w:top w:w="80" w:type="dxa"/>
              <w:left w:w="100" w:type="dxa"/>
              <w:bottom w:w="80" w:type="dxa"/>
              <w:right w:w="100" w:type="dxa"/>
            </w:tcMar>
            <w:vAlign w:val="center"/>
          </w:tcPr>
          <w:p w14:paraId="52BD6863" w14:textId="77777777" w:rsidR="008C4A44" w:rsidRPr="00CB4E16" w:rsidRDefault="00000000" w:rsidP="006432D6">
            <w:pPr>
              <w:spacing w:line="276" w:lineRule="auto"/>
              <w:jc w:val="both"/>
              <w:rPr>
                <w:color w:val="000000" w:themeColor="text1"/>
                <w:sz w:val="26"/>
                <w:szCs w:val="26"/>
              </w:rPr>
            </w:pPr>
            <w:proofErr w:type="spellStart"/>
            <w:r w:rsidRPr="00CB4E16">
              <w:rPr>
                <w:color w:val="000000" w:themeColor="text1"/>
                <w:sz w:val="26"/>
                <w:szCs w:val="26"/>
              </w:rPr>
              <w:t>Đội</w:t>
            </w:r>
            <w:proofErr w:type="spellEnd"/>
            <w:r w:rsidRPr="00CB4E16">
              <w:rPr>
                <w:color w:val="000000" w:themeColor="text1"/>
                <w:sz w:val="26"/>
                <w:szCs w:val="26"/>
              </w:rPr>
              <w:t xml:space="preserve"> </w:t>
            </w:r>
            <w:proofErr w:type="spellStart"/>
            <w:r w:rsidRPr="00CB4E16">
              <w:rPr>
                <w:color w:val="000000" w:themeColor="text1"/>
                <w:sz w:val="26"/>
                <w:szCs w:val="26"/>
              </w:rPr>
              <w:t>ngũ</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trách</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lĩnh</w:t>
            </w:r>
            <w:proofErr w:type="spellEnd"/>
            <w:r w:rsidRPr="00CB4E16">
              <w:rPr>
                <w:color w:val="000000" w:themeColor="text1"/>
                <w:sz w:val="26"/>
                <w:szCs w:val="26"/>
              </w:rPr>
              <w:t xml:space="preserve"> </w:t>
            </w:r>
            <w:proofErr w:type="spellStart"/>
            <w:r w:rsidRPr="00CB4E16">
              <w:rPr>
                <w:color w:val="000000" w:themeColor="text1"/>
                <w:sz w:val="26"/>
                <w:szCs w:val="26"/>
              </w:rPr>
              <w:t>vực</w:t>
            </w:r>
            <w:proofErr w:type="spellEnd"/>
            <w:r w:rsidRPr="00CB4E16">
              <w:rPr>
                <w:color w:val="000000" w:themeColor="text1"/>
                <w:sz w:val="26"/>
                <w:szCs w:val="26"/>
              </w:rPr>
              <w:t xml:space="preserve">, </w:t>
            </w:r>
            <w:proofErr w:type="spellStart"/>
            <w:r w:rsidRPr="00CB4E16">
              <w:rPr>
                <w:color w:val="000000" w:themeColor="text1"/>
                <w:sz w:val="26"/>
                <w:szCs w:val="26"/>
              </w:rPr>
              <w:t>cán</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nội</w:t>
            </w:r>
            <w:proofErr w:type="spellEnd"/>
            <w:r w:rsidRPr="00CB4E16">
              <w:rPr>
                <w:color w:val="000000" w:themeColor="text1"/>
                <w:sz w:val="26"/>
                <w:szCs w:val="26"/>
              </w:rPr>
              <w:t xml:space="preserve"> dung;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mạng</w:t>
            </w:r>
            <w:proofErr w:type="spellEnd"/>
            <w:r w:rsidRPr="00CB4E16">
              <w:rPr>
                <w:color w:val="000000" w:themeColor="text1"/>
                <w:sz w:val="26"/>
                <w:szCs w:val="26"/>
              </w:rPr>
              <w:t xml:space="preserve"> </w:t>
            </w:r>
            <w:proofErr w:type="spellStart"/>
            <w:r w:rsidRPr="00CB4E16">
              <w:rPr>
                <w:color w:val="000000" w:themeColor="text1"/>
                <w:sz w:val="26"/>
                <w:szCs w:val="26"/>
              </w:rPr>
              <w:t>lưới</w:t>
            </w:r>
            <w:proofErr w:type="spellEnd"/>
            <w:r w:rsidRPr="00CB4E16">
              <w:rPr>
                <w:color w:val="000000" w:themeColor="text1"/>
                <w:sz w:val="26"/>
                <w:szCs w:val="26"/>
              </w:rPr>
              <w:t xml:space="preserve"> </w:t>
            </w:r>
            <w:proofErr w:type="spellStart"/>
            <w:r w:rsidRPr="00CB4E16">
              <w:rPr>
                <w:color w:val="000000" w:themeColor="text1"/>
                <w:sz w:val="26"/>
                <w:szCs w:val="26"/>
              </w:rPr>
              <w:t>cộng</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KH&amp;CN.</w:t>
            </w:r>
          </w:p>
        </w:tc>
      </w:tr>
      <w:tr w:rsidR="008C4A44" w:rsidRPr="00CB4E16" w14:paraId="303A0852" w14:textId="77777777" w:rsidTr="0040442E">
        <w:tc>
          <w:tcPr>
            <w:tcW w:w="2405" w:type="dxa"/>
            <w:tcMar>
              <w:top w:w="80" w:type="dxa"/>
              <w:left w:w="100" w:type="dxa"/>
              <w:bottom w:w="80" w:type="dxa"/>
              <w:right w:w="100" w:type="dxa"/>
            </w:tcMar>
            <w:vAlign w:val="center"/>
          </w:tcPr>
          <w:p w14:paraId="75E67DAB" w14:textId="77777777" w:rsidR="008C4A44" w:rsidRPr="00CB4E16" w:rsidRDefault="00000000">
            <w:pPr>
              <w:spacing w:line="276" w:lineRule="auto"/>
              <w:rPr>
                <w:color w:val="000000" w:themeColor="text1"/>
                <w:sz w:val="26"/>
                <w:szCs w:val="26"/>
              </w:rPr>
            </w:pP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p>
        </w:tc>
        <w:tc>
          <w:tcPr>
            <w:tcW w:w="6950" w:type="dxa"/>
            <w:tcMar>
              <w:top w:w="80" w:type="dxa"/>
              <w:left w:w="100" w:type="dxa"/>
              <w:bottom w:w="80" w:type="dxa"/>
              <w:right w:w="100" w:type="dxa"/>
            </w:tcMar>
            <w:vAlign w:val="center"/>
          </w:tcPr>
          <w:p w14:paraId="266FF5EB" w14:textId="77777777" w:rsidR="008C4A44" w:rsidRPr="00CB4E16" w:rsidRDefault="00000000" w:rsidP="006432D6">
            <w:pPr>
              <w:spacing w:line="276" w:lineRule="auto"/>
              <w:jc w:val="both"/>
              <w:rPr>
                <w:color w:val="000000" w:themeColor="text1"/>
                <w:sz w:val="26"/>
                <w:szCs w:val="26"/>
              </w:rPr>
            </w:pP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điện</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đám</w:t>
            </w:r>
            <w:proofErr w:type="spellEnd"/>
            <w:r w:rsidRPr="00CB4E16">
              <w:rPr>
                <w:color w:val="000000" w:themeColor="text1"/>
                <w:sz w:val="26"/>
                <w:szCs w:val="26"/>
              </w:rPr>
              <w:t xml:space="preserve"> </w:t>
            </w:r>
            <w:proofErr w:type="spellStart"/>
            <w:r w:rsidRPr="00CB4E16">
              <w:rPr>
                <w:color w:val="000000" w:themeColor="text1"/>
                <w:sz w:val="26"/>
                <w:szCs w:val="26"/>
              </w:rPr>
              <w:t>mây</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mật</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tích</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sở</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00BF230E" w:rsidRPr="00CB4E16">
              <w:rPr>
                <w:color w:val="000000" w:themeColor="text1"/>
                <w:sz w:val="26"/>
                <w:szCs w:val="26"/>
              </w:rPr>
              <w:t>nền</w:t>
            </w:r>
            <w:proofErr w:type="spellEnd"/>
            <w:r w:rsidR="00BF230E" w:rsidRPr="00CB4E16">
              <w:rPr>
                <w:color w:val="000000" w:themeColor="text1"/>
                <w:sz w:val="26"/>
                <w:szCs w:val="26"/>
                <w:lang w:val="vi-VN"/>
              </w:rPr>
              <w:t xml:space="preserve"> tảng</w:t>
            </w:r>
            <w:r w:rsidRPr="00CB4E16">
              <w:rPr>
                <w:color w:val="000000" w:themeColor="text1"/>
                <w:sz w:val="26"/>
                <w:szCs w:val="26"/>
              </w:rPr>
              <w:t>.</w:t>
            </w:r>
          </w:p>
        </w:tc>
      </w:tr>
    </w:tbl>
    <w:p w14:paraId="3D5E045C" w14:textId="77777777" w:rsidR="008C4A44" w:rsidRPr="00CB4E16" w:rsidRDefault="00000000">
      <w:pPr>
        <w:pStyle w:val="Heading2"/>
        <w:keepNext/>
        <w:spacing w:before="240" w:after="120" w:line="276" w:lineRule="auto"/>
        <w:rPr>
          <w:color w:val="000000" w:themeColor="text1"/>
        </w:rPr>
      </w:pPr>
      <w:bookmarkStart w:id="2754" w:name="_Toc237786569"/>
      <w:bookmarkStart w:id="2755" w:name="_Toc237789049"/>
      <w:r w:rsidRPr="00CB4E16">
        <w:rPr>
          <w:bCs/>
          <w:color w:val="000000" w:themeColor="text1"/>
        </w:rPr>
        <w:t xml:space="preserve">2. Kinh </w:t>
      </w:r>
      <w:proofErr w:type="spellStart"/>
      <w:r w:rsidRPr="00CB4E16">
        <w:rPr>
          <w:bCs/>
          <w:color w:val="000000" w:themeColor="text1"/>
        </w:rPr>
        <w:t>phí</w:t>
      </w:r>
      <w:proofErr w:type="spellEnd"/>
      <w:r w:rsidRPr="00CB4E16">
        <w:rPr>
          <w:bCs/>
          <w:color w:val="000000" w:themeColor="text1"/>
        </w:rPr>
        <w:t xml:space="preserve"> </w:t>
      </w:r>
      <w:proofErr w:type="spellStart"/>
      <w:r w:rsidRPr="00CB4E16">
        <w:rPr>
          <w:bCs/>
          <w:color w:val="000000" w:themeColor="text1"/>
        </w:rPr>
        <w:t>xây</w:t>
      </w:r>
      <w:proofErr w:type="spellEnd"/>
      <w:r w:rsidRPr="00CB4E16">
        <w:rPr>
          <w:bCs/>
          <w:color w:val="000000" w:themeColor="text1"/>
        </w:rPr>
        <w:t xml:space="preserve"> </w:t>
      </w:r>
      <w:proofErr w:type="spellStart"/>
      <w:r w:rsidRPr="00CB4E16">
        <w:rPr>
          <w:bCs/>
          <w:color w:val="000000" w:themeColor="text1"/>
        </w:rPr>
        <w:t>dựng</w:t>
      </w:r>
      <w:proofErr w:type="spellEnd"/>
      <w:r w:rsidRPr="00CB4E16">
        <w:rPr>
          <w:bCs/>
          <w:color w:val="000000" w:themeColor="text1"/>
        </w:rPr>
        <w:t xml:space="preserve"> </w:t>
      </w:r>
      <w:proofErr w:type="spellStart"/>
      <w:r w:rsidRPr="00CB4E16">
        <w:rPr>
          <w:bCs/>
          <w:color w:val="000000" w:themeColor="text1"/>
        </w:rPr>
        <w:t>đề</w:t>
      </w:r>
      <w:proofErr w:type="spellEnd"/>
      <w:r w:rsidRPr="00CB4E16">
        <w:rPr>
          <w:bCs/>
          <w:color w:val="000000" w:themeColor="text1"/>
        </w:rPr>
        <w:t xml:space="preserve"> </w:t>
      </w:r>
      <w:proofErr w:type="spellStart"/>
      <w:r w:rsidRPr="00CB4E16">
        <w:rPr>
          <w:bCs/>
          <w:color w:val="000000" w:themeColor="text1"/>
        </w:rPr>
        <w:t>án</w:t>
      </w:r>
      <w:proofErr w:type="spellEnd"/>
      <w:r w:rsidRPr="00CB4E16">
        <w:rPr>
          <w:bCs/>
          <w:color w:val="000000" w:themeColor="text1"/>
        </w:rPr>
        <w:t xml:space="preserve"> (Giai </w:t>
      </w:r>
      <w:proofErr w:type="spellStart"/>
      <w:r w:rsidRPr="00CB4E16">
        <w:rPr>
          <w:bCs/>
          <w:color w:val="000000" w:themeColor="text1"/>
        </w:rPr>
        <w:t>đoạn</w:t>
      </w:r>
      <w:proofErr w:type="spellEnd"/>
      <w:r w:rsidRPr="00CB4E16">
        <w:rPr>
          <w:bCs/>
          <w:color w:val="000000" w:themeColor="text1"/>
        </w:rPr>
        <w:t xml:space="preserve"> 1)</w:t>
      </w:r>
      <w:bookmarkEnd w:id="2754"/>
      <w:bookmarkEnd w:id="2755"/>
    </w:p>
    <w:p w14:paraId="5ADA1DB4" w14:textId="430F90E4" w:rsidR="008C4A44" w:rsidRPr="00CB4E16" w:rsidRDefault="00CB4E16" w:rsidP="005B481C">
      <w:pPr>
        <w:spacing w:after="120" w:line="276" w:lineRule="auto"/>
        <w:ind w:firstLine="567"/>
        <w:jc w:val="both"/>
        <w:rPr>
          <w:color w:val="000000" w:themeColor="text1"/>
          <w:sz w:val="26"/>
          <w:szCs w:val="26"/>
        </w:rPr>
      </w:pPr>
      <w:proofErr w:type="spellStart"/>
      <w:r w:rsidRPr="00CB4E16">
        <w:rPr>
          <w:color w:val="000000" w:themeColor="text1"/>
          <w:sz w:val="26"/>
          <w:szCs w:val="26"/>
        </w:rPr>
        <w:t>Tổng</w:t>
      </w:r>
      <w:proofErr w:type="spellEnd"/>
      <w:r w:rsidRPr="00CB4E16">
        <w:rPr>
          <w:color w:val="000000" w:themeColor="text1"/>
          <w:sz w:val="26"/>
          <w:szCs w:val="26"/>
        </w:rPr>
        <w:t xml:space="preserve">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lõi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 xml:space="preserve"> VI CONNECT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năm</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5.000 </w:t>
      </w:r>
      <w:proofErr w:type="spellStart"/>
      <w:r w:rsidRPr="00CB4E16">
        <w:rPr>
          <w:color w:val="000000" w:themeColor="text1"/>
          <w:sz w:val="26"/>
          <w:szCs w:val="26"/>
        </w:rPr>
        <w:t>triệu</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(05 </w:t>
      </w:r>
      <w:proofErr w:type="spellStart"/>
      <w:r w:rsidRPr="00CB4E16">
        <w:rPr>
          <w:color w:val="000000" w:themeColor="text1"/>
          <w:sz w:val="26"/>
          <w:szCs w:val="26"/>
        </w:rPr>
        <w:t>tỷ</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do ETV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bằng</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nhân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Viện. VUSTA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đơn</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thụ</w:t>
      </w:r>
      <w:proofErr w:type="spellEnd"/>
      <w:r w:rsidRPr="00CB4E16">
        <w:rPr>
          <w:color w:val="000000" w:themeColor="text1"/>
          <w:sz w:val="26"/>
          <w:szCs w:val="26"/>
        </w:rPr>
        <w:t xml:space="preserve"> </w:t>
      </w:r>
      <w:proofErr w:type="spellStart"/>
      <w:r w:rsidRPr="00CB4E16">
        <w:rPr>
          <w:color w:val="000000" w:themeColor="text1"/>
          <w:sz w:val="26"/>
          <w:szCs w:val="26"/>
        </w:rPr>
        <w:t>hưởng</w:t>
      </w:r>
      <w:proofErr w:type="spellEnd"/>
      <w:r w:rsidRPr="00CB4E16">
        <w:rPr>
          <w:color w:val="000000" w:themeColor="text1"/>
          <w:sz w:val="26"/>
          <w:szCs w:val="26"/>
        </w:rPr>
        <w:t xml:space="preserve">, </w:t>
      </w:r>
      <w:proofErr w:type="spellStart"/>
      <w:r w:rsidRPr="00CB4E16">
        <w:rPr>
          <w:color w:val="000000" w:themeColor="text1"/>
          <w:sz w:val="26"/>
          <w:szCs w:val="26"/>
        </w:rPr>
        <w:t>sử</w:t>
      </w:r>
      <w:proofErr w:type="spellEnd"/>
      <w:r w:rsidRPr="00CB4E16">
        <w:rPr>
          <w:color w:val="000000" w:themeColor="text1"/>
          <w:sz w:val="26"/>
          <w:szCs w:val="26"/>
        </w:rPr>
        <w:t xml:space="preserve"> </w:t>
      </w:r>
      <w:proofErr w:type="spellStart"/>
      <w:r w:rsidRPr="00CB4E16">
        <w:rPr>
          <w:color w:val="000000" w:themeColor="text1"/>
          <w:sz w:val="26"/>
          <w:szCs w:val="26"/>
        </w:rPr>
        <w:t>dụng</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điều</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hoạt</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 xml:space="preserve">. Quyền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sản</w:t>
      </w:r>
      <w:proofErr w:type="spellEnd"/>
      <w:r w:rsidRPr="00CB4E16">
        <w:rPr>
          <w:color w:val="000000" w:themeColor="text1"/>
          <w:sz w:val="26"/>
          <w:szCs w:val="26"/>
        </w:rPr>
        <w:t xml:space="preserve"> </w:t>
      </w:r>
      <w:proofErr w:type="spellStart"/>
      <w:r w:rsidRPr="00CB4E16">
        <w:rPr>
          <w:color w:val="000000" w:themeColor="text1"/>
          <w:sz w:val="26"/>
          <w:szCs w:val="26"/>
        </w:rPr>
        <w:t>phẩm</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lợi</w:t>
      </w:r>
      <w:proofErr w:type="spellEnd"/>
      <w:r w:rsidRPr="00CB4E16">
        <w:rPr>
          <w:color w:val="000000" w:themeColor="text1"/>
          <w:sz w:val="26"/>
          <w:szCs w:val="26"/>
        </w:rPr>
        <w:t xml:space="preserve"> </w:t>
      </w:r>
      <w:proofErr w:type="spellStart"/>
      <w:r w:rsidRPr="00CB4E16">
        <w:rPr>
          <w:color w:val="000000" w:themeColor="text1"/>
          <w:sz w:val="26"/>
          <w:szCs w:val="26"/>
        </w:rPr>
        <w:t>nhuận</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bằng</w:t>
      </w:r>
      <w:proofErr w:type="spellEnd"/>
      <w:r w:rsidRPr="00CB4E16">
        <w:rPr>
          <w:color w:val="000000" w:themeColor="text1"/>
          <w:sz w:val="26"/>
          <w:szCs w:val="26"/>
        </w:rPr>
        <w:t xml:space="preserve"> </w:t>
      </w:r>
      <w:proofErr w:type="spellStart"/>
      <w:r w:rsidRPr="00CB4E16">
        <w:rPr>
          <w:color w:val="000000" w:themeColor="text1"/>
          <w:sz w:val="26"/>
          <w:szCs w:val="26"/>
        </w:rPr>
        <w:t>văn</w:t>
      </w:r>
      <w:proofErr w:type="spellEnd"/>
      <w:r w:rsidRPr="00CB4E16">
        <w:rPr>
          <w:color w:val="000000" w:themeColor="text1"/>
          <w:sz w:val="26"/>
          <w:szCs w:val="26"/>
        </w:rPr>
        <w:t xml:space="preserve"> </w:t>
      </w:r>
      <w:proofErr w:type="spellStart"/>
      <w:r w:rsidRPr="00CB4E16">
        <w:rPr>
          <w:color w:val="000000" w:themeColor="text1"/>
          <w:sz w:val="26"/>
          <w:szCs w:val="26"/>
        </w:rPr>
        <w:t>bản</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quy</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w:t>
      </w:r>
      <w:proofErr w:type="spellStart"/>
      <w:r w:rsidRPr="00CB4E16">
        <w:rPr>
          <w:color w:val="000000" w:themeColor="text1"/>
          <w:sz w:val="26"/>
          <w:szCs w:val="26"/>
        </w:rPr>
        <w:t>thỏa</w:t>
      </w:r>
      <w:proofErr w:type="spellEnd"/>
      <w:r w:rsidRPr="00CB4E16">
        <w:rPr>
          <w:color w:val="000000" w:themeColor="text1"/>
          <w:sz w:val="26"/>
          <w:szCs w:val="26"/>
        </w:rPr>
        <w:t xml:space="preserve"> </w:t>
      </w:r>
      <w:proofErr w:type="spellStart"/>
      <w:r w:rsidRPr="00CB4E16">
        <w:rPr>
          <w:color w:val="000000" w:themeColor="text1"/>
          <w:sz w:val="26"/>
          <w:szCs w:val="26"/>
        </w:rPr>
        <w:t>thuận</w:t>
      </w:r>
      <w:proofErr w:type="spellEnd"/>
      <w:r w:rsidRPr="00CB4E16">
        <w:rPr>
          <w:color w:val="000000" w:themeColor="text1"/>
          <w:sz w:val="26"/>
          <w:szCs w:val="26"/>
        </w:rPr>
        <w:t xml:space="preserve"> </w:t>
      </w:r>
      <w:proofErr w:type="spellStart"/>
      <w:r w:rsidRPr="00CB4E16">
        <w:rPr>
          <w:color w:val="000000" w:themeColor="text1"/>
          <w:sz w:val="26"/>
          <w:szCs w:val="26"/>
        </w:rPr>
        <w:t>giữa</w:t>
      </w:r>
      <w:proofErr w:type="spellEnd"/>
      <w:r w:rsidRPr="00CB4E16">
        <w:rPr>
          <w:color w:val="000000" w:themeColor="text1"/>
          <w:sz w:val="26"/>
          <w:szCs w:val="26"/>
        </w:rPr>
        <w:t xml:space="preserve"> </w:t>
      </w:r>
      <w:proofErr w:type="spellStart"/>
      <w:r w:rsidRPr="00CB4E16">
        <w:rPr>
          <w:color w:val="000000" w:themeColor="text1"/>
          <w:sz w:val="26"/>
          <w:szCs w:val="26"/>
        </w:rPr>
        <w:t>hai</w:t>
      </w:r>
      <w:proofErr w:type="spellEnd"/>
      <w:r w:rsidRPr="00CB4E16">
        <w:rPr>
          <w:color w:val="000000" w:themeColor="text1"/>
          <w:sz w:val="26"/>
          <w:szCs w:val="26"/>
        </w:rPr>
        <w:t xml:space="preserve"> </w:t>
      </w:r>
      <w:proofErr w:type="spellStart"/>
      <w:r w:rsidRPr="00CB4E16">
        <w:rPr>
          <w:color w:val="000000" w:themeColor="text1"/>
          <w:sz w:val="26"/>
          <w:szCs w:val="26"/>
        </w:rPr>
        <w:t>bên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pháp</w:t>
      </w:r>
      <w:proofErr w:type="spellEnd"/>
      <w:r w:rsidRPr="00CB4E16">
        <w:rPr>
          <w:color w:val="000000" w:themeColor="text1"/>
          <w:sz w:val="26"/>
          <w:szCs w:val="26"/>
        </w:rPr>
        <w:t xml:space="preserve"> </w:t>
      </w:r>
      <w:proofErr w:type="spellStart"/>
      <w:r w:rsidRPr="00CB4E16">
        <w:rPr>
          <w:color w:val="000000" w:themeColor="text1"/>
          <w:sz w:val="26"/>
          <w:szCs w:val="26"/>
        </w:rPr>
        <w:t>luật</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Cơ</w:t>
      </w:r>
      <w:proofErr w:type="spellEnd"/>
      <w:r w:rsidRPr="00CB4E16">
        <w:rPr>
          <w:color w:val="000000" w:themeColor="text1"/>
          <w:sz w:val="26"/>
          <w:szCs w:val="26"/>
        </w:rPr>
        <w:t xml:space="preserve"> </w:t>
      </w:r>
      <w:proofErr w:type="spellStart"/>
      <w:r w:rsidRPr="00CB4E16">
        <w:rPr>
          <w:color w:val="000000" w:themeColor="text1"/>
          <w:sz w:val="26"/>
          <w:szCs w:val="26"/>
        </w:rPr>
        <w:t>cấu</w:t>
      </w:r>
      <w:proofErr w:type="spellEnd"/>
      <w:r w:rsidRPr="00CB4E16">
        <w:rPr>
          <w:color w:val="000000" w:themeColor="text1"/>
          <w:sz w:val="26"/>
          <w:szCs w:val="26"/>
        </w:rPr>
        <w:t xml:space="preserve"> </w:t>
      </w:r>
      <w:proofErr w:type="spellStart"/>
      <w:r w:rsidRPr="00CB4E16">
        <w:rPr>
          <w:color w:val="000000" w:themeColor="text1"/>
          <w:sz w:val="26"/>
          <w:szCs w:val="26"/>
        </w:rPr>
        <w:t>kinh</w:t>
      </w:r>
      <w:proofErr w:type="spellEnd"/>
      <w:r w:rsidRPr="00CB4E16">
        <w:rPr>
          <w:color w:val="000000" w:themeColor="text1"/>
          <w:sz w:val="26"/>
          <w:szCs w:val="26"/>
        </w:rPr>
        <w:t xml:space="preserve">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như</w:t>
      </w:r>
      <w:proofErr w:type="spellEnd"/>
      <w:r w:rsidRPr="00CB4E16">
        <w:rPr>
          <w:color w:val="000000" w:themeColor="text1"/>
          <w:sz w:val="26"/>
          <w:szCs w:val="26"/>
        </w:rPr>
        <w:t xml:space="preserve"> </w:t>
      </w:r>
      <w:proofErr w:type="spellStart"/>
      <w:r w:rsidRPr="00CB4E16">
        <w:rPr>
          <w:color w:val="000000" w:themeColor="text1"/>
          <w:sz w:val="26"/>
          <w:szCs w:val="26"/>
        </w:rPr>
        <w:t>sau</w:t>
      </w:r>
      <w:proofErr w:type="spellEnd"/>
      <w:r w:rsidRPr="00CB4E16">
        <w:rPr>
          <w:color w:val="000000" w:themeColor="text1"/>
          <w:sz w:val="26"/>
          <w:szCs w:val="26"/>
        </w:rPr>
        <w: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3686"/>
        <w:gridCol w:w="1842"/>
        <w:gridCol w:w="993"/>
      </w:tblGrid>
      <w:tr w:rsidR="008C4A44" w:rsidRPr="00CB4E16" w14:paraId="3566B1A9" w14:textId="77777777" w:rsidTr="006432D6">
        <w:trPr>
          <w:tblHeader/>
        </w:trPr>
        <w:tc>
          <w:tcPr>
            <w:tcW w:w="2405" w:type="dxa"/>
            <w:shd w:val="clear" w:color="auto" w:fill="D9E1F2"/>
            <w:tcMar>
              <w:top w:w="80" w:type="dxa"/>
              <w:left w:w="100" w:type="dxa"/>
              <w:bottom w:w="80" w:type="dxa"/>
              <w:right w:w="100" w:type="dxa"/>
            </w:tcMar>
            <w:vAlign w:val="center"/>
          </w:tcPr>
          <w:p w14:paraId="7CB26BE3" w14:textId="77777777" w:rsidR="008C4A44" w:rsidRPr="00CB4E16" w:rsidRDefault="00000000" w:rsidP="00CA545F">
            <w:pPr>
              <w:jc w:val="center"/>
              <w:rPr>
                <w:color w:val="000000" w:themeColor="text1"/>
                <w:sz w:val="26"/>
                <w:szCs w:val="26"/>
              </w:rPr>
            </w:pPr>
            <w:proofErr w:type="spellStart"/>
            <w:r w:rsidRPr="00CB4E16">
              <w:rPr>
                <w:b/>
                <w:bCs/>
                <w:color w:val="000000" w:themeColor="text1"/>
                <w:sz w:val="26"/>
                <w:szCs w:val="26"/>
              </w:rPr>
              <w:t>Hạng</w:t>
            </w:r>
            <w:proofErr w:type="spellEnd"/>
            <w:r w:rsidRPr="00CB4E16">
              <w:rPr>
                <w:b/>
                <w:bCs/>
                <w:color w:val="000000" w:themeColor="text1"/>
                <w:sz w:val="26"/>
                <w:szCs w:val="26"/>
              </w:rPr>
              <w:t xml:space="preserve"> </w:t>
            </w:r>
            <w:proofErr w:type="spellStart"/>
            <w:r w:rsidRPr="00CB4E16">
              <w:rPr>
                <w:b/>
                <w:bCs/>
                <w:color w:val="000000" w:themeColor="text1"/>
                <w:sz w:val="26"/>
                <w:szCs w:val="26"/>
              </w:rPr>
              <w:t>mục</w:t>
            </w:r>
            <w:proofErr w:type="spellEnd"/>
          </w:p>
        </w:tc>
        <w:tc>
          <w:tcPr>
            <w:tcW w:w="3686" w:type="dxa"/>
            <w:shd w:val="clear" w:color="auto" w:fill="D9E1F2"/>
            <w:tcMar>
              <w:top w:w="80" w:type="dxa"/>
              <w:left w:w="100" w:type="dxa"/>
              <w:bottom w:w="80" w:type="dxa"/>
              <w:right w:w="100" w:type="dxa"/>
            </w:tcMar>
            <w:vAlign w:val="center"/>
          </w:tcPr>
          <w:p w14:paraId="63E1DA13" w14:textId="77777777" w:rsidR="008C4A44" w:rsidRPr="00CB4E16" w:rsidRDefault="00000000" w:rsidP="00CA545F">
            <w:pPr>
              <w:jc w:val="center"/>
              <w:rPr>
                <w:color w:val="000000" w:themeColor="text1"/>
                <w:sz w:val="26"/>
                <w:szCs w:val="26"/>
              </w:rPr>
            </w:pPr>
            <w:proofErr w:type="spellStart"/>
            <w:r w:rsidRPr="00CB4E16">
              <w:rPr>
                <w:b/>
                <w:bCs/>
                <w:color w:val="000000" w:themeColor="text1"/>
                <w:sz w:val="26"/>
                <w:szCs w:val="26"/>
              </w:rPr>
              <w:t>Nội</w:t>
            </w:r>
            <w:proofErr w:type="spellEnd"/>
            <w:r w:rsidRPr="00CB4E16">
              <w:rPr>
                <w:b/>
                <w:bCs/>
                <w:color w:val="000000" w:themeColor="text1"/>
                <w:sz w:val="26"/>
                <w:szCs w:val="26"/>
              </w:rPr>
              <w:t xml:space="preserve"> dung</w:t>
            </w:r>
          </w:p>
        </w:tc>
        <w:tc>
          <w:tcPr>
            <w:tcW w:w="1842" w:type="dxa"/>
            <w:shd w:val="clear" w:color="auto" w:fill="D9E1F2"/>
            <w:tcMar>
              <w:top w:w="80" w:type="dxa"/>
              <w:left w:w="100" w:type="dxa"/>
              <w:bottom w:w="80" w:type="dxa"/>
              <w:right w:w="100" w:type="dxa"/>
            </w:tcMar>
            <w:vAlign w:val="center"/>
          </w:tcPr>
          <w:p w14:paraId="6A77F96B" w14:textId="77777777" w:rsidR="005B481C" w:rsidRPr="00CB4E16" w:rsidRDefault="00000000" w:rsidP="00CA545F">
            <w:pPr>
              <w:jc w:val="center"/>
              <w:rPr>
                <w:b/>
                <w:bCs/>
                <w:color w:val="000000" w:themeColor="text1"/>
                <w:sz w:val="26"/>
                <w:szCs w:val="26"/>
                <w:lang w:val="vi-VN"/>
              </w:rPr>
            </w:pPr>
            <w:r w:rsidRPr="00CB4E16">
              <w:rPr>
                <w:b/>
                <w:bCs/>
                <w:color w:val="000000" w:themeColor="text1"/>
                <w:sz w:val="26"/>
                <w:szCs w:val="26"/>
              </w:rPr>
              <w:t xml:space="preserve">Kinh </w:t>
            </w:r>
            <w:proofErr w:type="spellStart"/>
            <w:r w:rsidRPr="00CB4E16">
              <w:rPr>
                <w:b/>
                <w:bCs/>
                <w:color w:val="000000" w:themeColor="text1"/>
                <w:sz w:val="26"/>
                <w:szCs w:val="26"/>
              </w:rPr>
              <w:t>phí</w:t>
            </w:r>
            <w:proofErr w:type="spellEnd"/>
            <w:r w:rsidRPr="00CB4E16">
              <w:rPr>
                <w:b/>
                <w:bCs/>
                <w:color w:val="000000" w:themeColor="text1"/>
                <w:sz w:val="26"/>
                <w:szCs w:val="26"/>
              </w:rPr>
              <w:t xml:space="preserve"> </w:t>
            </w:r>
          </w:p>
          <w:p w14:paraId="17A87B01" w14:textId="77777777" w:rsidR="005B481C" w:rsidRPr="00CB4E16" w:rsidRDefault="00000000" w:rsidP="00CA545F">
            <w:pPr>
              <w:jc w:val="center"/>
              <w:rPr>
                <w:b/>
                <w:bCs/>
                <w:color w:val="000000" w:themeColor="text1"/>
                <w:sz w:val="26"/>
                <w:szCs w:val="26"/>
                <w:lang w:val="vi-VN"/>
              </w:rPr>
            </w:pPr>
            <w:proofErr w:type="spellStart"/>
            <w:r w:rsidRPr="00CB4E16">
              <w:rPr>
                <w:b/>
                <w:bCs/>
                <w:color w:val="000000" w:themeColor="text1"/>
                <w:sz w:val="26"/>
                <w:szCs w:val="26"/>
              </w:rPr>
              <w:t>dự</w:t>
            </w:r>
            <w:proofErr w:type="spellEnd"/>
            <w:r w:rsidRPr="00CB4E16">
              <w:rPr>
                <w:b/>
                <w:bCs/>
                <w:color w:val="000000" w:themeColor="text1"/>
                <w:sz w:val="26"/>
                <w:szCs w:val="26"/>
              </w:rPr>
              <w:t xml:space="preserve"> </w:t>
            </w:r>
            <w:proofErr w:type="spellStart"/>
            <w:r w:rsidRPr="00CB4E16">
              <w:rPr>
                <w:b/>
                <w:bCs/>
                <w:color w:val="000000" w:themeColor="text1"/>
                <w:sz w:val="26"/>
                <w:szCs w:val="26"/>
              </w:rPr>
              <w:t>kiến</w:t>
            </w:r>
            <w:proofErr w:type="spellEnd"/>
            <w:r w:rsidRPr="00CB4E16">
              <w:rPr>
                <w:b/>
                <w:bCs/>
                <w:color w:val="000000" w:themeColor="text1"/>
                <w:sz w:val="26"/>
                <w:szCs w:val="26"/>
              </w:rPr>
              <w:t xml:space="preserve"> </w:t>
            </w:r>
          </w:p>
          <w:p w14:paraId="358395E1" w14:textId="77777777" w:rsidR="008C4A44" w:rsidRPr="00CB4E16" w:rsidRDefault="00000000" w:rsidP="00CA545F">
            <w:pPr>
              <w:jc w:val="center"/>
              <w:rPr>
                <w:color w:val="000000" w:themeColor="text1"/>
                <w:sz w:val="26"/>
                <w:szCs w:val="26"/>
              </w:rPr>
            </w:pPr>
            <w:r w:rsidRPr="00CB4E16">
              <w:rPr>
                <w:b/>
                <w:bCs/>
                <w:color w:val="000000" w:themeColor="text1"/>
                <w:sz w:val="26"/>
                <w:szCs w:val="26"/>
              </w:rPr>
              <w:t>(</w:t>
            </w:r>
            <w:proofErr w:type="spellStart"/>
            <w:r w:rsidRPr="00CB4E16">
              <w:rPr>
                <w:b/>
                <w:bCs/>
                <w:color w:val="000000" w:themeColor="text1"/>
                <w:sz w:val="26"/>
                <w:szCs w:val="26"/>
              </w:rPr>
              <w:t>triệu</w:t>
            </w:r>
            <w:proofErr w:type="spellEnd"/>
            <w:r w:rsidRPr="00CB4E16">
              <w:rPr>
                <w:b/>
                <w:bCs/>
                <w:color w:val="000000" w:themeColor="text1"/>
                <w:sz w:val="26"/>
                <w:szCs w:val="26"/>
              </w:rPr>
              <w:t xml:space="preserve"> </w:t>
            </w:r>
            <w:proofErr w:type="spellStart"/>
            <w:r w:rsidRPr="00CB4E16">
              <w:rPr>
                <w:b/>
                <w:bCs/>
                <w:color w:val="000000" w:themeColor="text1"/>
                <w:sz w:val="26"/>
                <w:szCs w:val="26"/>
              </w:rPr>
              <w:t>đồng</w:t>
            </w:r>
            <w:proofErr w:type="spellEnd"/>
            <w:r w:rsidRPr="00CB4E16">
              <w:rPr>
                <w:b/>
                <w:bCs/>
                <w:color w:val="000000" w:themeColor="text1"/>
                <w:sz w:val="26"/>
                <w:szCs w:val="26"/>
              </w:rPr>
              <w:t>)</w:t>
            </w:r>
          </w:p>
        </w:tc>
        <w:tc>
          <w:tcPr>
            <w:tcW w:w="993" w:type="dxa"/>
            <w:shd w:val="clear" w:color="auto" w:fill="D9E1F2"/>
            <w:tcMar>
              <w:top w:w="80" w:type="dxa"/>
              <w:left w:w="100" w:type="dxa"/>
              <w:bottom w:w="80" w:type="dxa"/>
              <w:right w:w="100" w:type="dxa"/>
            </w:tcMar>
            <w:vAlign w:val="center"/>
          </w:tcPr>
          <w:p w14:paraId="14199B47" w14:textId="77777777" w:rsidR="008C4A44" w:rsidRPr="00CB4E16" w:rsidRDefault="00000000" w:rsidP="00CA545F">
            <w:pPr>
              <w:jc w:val="center"/>
              <w:rPr>
                <w:color w:val="000000" w:themeColor="text1"/>
                <w:sz w:val="26"/>
                <w:szCs w:val="26"/>
              </w:rPr>
            </w:pPr>
            <w:proofErr w:type="spellStart"/>
            <w:r w:rsidRPr="00CB4E16">
              <w:rPr>
                <w:b/>
                <w:bCs/>
                <w:color w:val="000000" w:themeColor="text1"/>
                <w:sz w:val="26"/>
                <w:szCs w:val="26"/>
              </w:rPr>
              <w:t>Nguồn</w:t>
            </w:r>
            <w:proofErr w:type="spellEnd"/>
          </w:p>
        </w:tc>
      </w:tr>
      <w:tr w:rsidR="008C4A44" w:rsidRPr="00CB4E16" w14:paraId="341C48AA" w14:textId="77777777" w:rsidTr="006432D6">
        <w:tc>
          <w:tcPr>
            <w:tcW w:w="2405" w:type="dxa"/>
            <w:tcMar>
              <w:top w:w="80" w:type="dxa"/>
              <w:left w:w="100" w:type="dxa"/>
              <w:bottom w:w="80" w:type="dxa"/>
              <w:right w:w="100" w:type="dxa"/>
            </w:tcMar>
            <w:vAlign w:val="center"/>
          </w:tcPr>
          <w:p w14:paraId="3FBA6315"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Khảo</w:t>
            </w:r>
            <w:proofErr w:type="spellEnd"/>
            <w:r w:rsidRPr="00CB4E16">
              <w:rPr>
                <w:color w:val="000000" w:themeColor="text1"/>
                <w:sz w:val="26"/>
                <w:szCs w:val="26"/>
              </w:rPr>
              <w:t xml:space="preserve"> </w:t>
            </w:r>
            <w:proofErr w:type="spellStart"/>
            <w:r w:rsidRPr="00CB4E16">
              <w:rPr>
                <w:color w:val="000000" w:themeColor="text1"/>
                <w:sz w:val="26"/>
                <w:szCs w:val="26"/>
              </w:rPr>
              <w:t>sát</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p>
        </w:tc>
        <w:tc>
          <w:tcPr>
            <w:tcW w:w="3686" w:type="dxa"/>
            <w:tcMar>
              <w:top w:w="80" w:type="dxa"/>
              <w:left w:w="100" w:type="dxa"/>
              <w:bottom w:w="80" w:type="dxa"/>
              <w:right w:w="100" w:type="dxa"/>
            </w:tcMar>
            <w:vAlign w:val="center"/>
          </w:tcPr>
          <w:p w14:paraId="6C77E96E"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Khảo</w:t>
            </w:r>
            <w:proofErr w:type="spellEnd"/>
            <w:r w:rsidRPr="00CB4E16">
              <w:rPr>
                <w:color w:val="000000" w:themeColor="text1"/>
                <w:sz w:val="26"/>
                <w:szCs w:val="26"/>
              </w:rPr>
              <w:t xml:space="preserve"> </w:t>
            </w:r>
            <w:proofErr w:type="spellStart"/>
            <w:r w:rsidRPr="00CB4E16">
              <w:rPr>
                <w:color w:val="000000" w:themeColor="text1"/>
                <w:sz w:val="26"/>
                <w:szCs w:val="26"/>
              </w:rPr>
              <w:t>sát</w:t>
            </w:r>
            <w:proofErr w:type="spellEnd"/>
            <w:r w:rsidRPr="00CB4E16">
              <w:rPr>
                <w:color w:val="000000" w:themeColor="text1"/>
                <w:sz w:val="26"/>
                <w:szCs w:val="26"/>
              </w:rPr>
              <w:t xml:space="preserve"> </w:t>
            </w:r>
            <w:proofErr w:type="spellStart"/>
            <w:r w:rsidRPr="00CB4E16">
              <w:rPr>
                <w:color w:val="000000" w:themeColor="text1"/>
                <w:sz w:val="26"/>
                <w:szCs w:val="26"/>
              </w:rPr>
              <w:t>nhu</w:t>
            </w:r>
            <w:proofErr w:type="spellEnd"/>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kiến</w:t>
            </w:r>
            <w:proofErr w:type="spellEnd"/>
            <w:r w:rsidRPr="00CB4E16">
              <w:rPr>
                <w:color w:val="000000" w:themeColor="text1"/>
                <w:sz w:val="26"/>
                <w:szCs w:val="26"/>
              </w:rPr>
              <w:t xml:space="preserve"> </w:t>
            </w:r>
            <w:proofErr w:type="spellStart"/>
            <w:r w:rsidRPr="00CB4E16">
              <w:rPr>
                <w:color w:val="000000" w:themeColor="text1"/>
                <w:sz w:val="26"/>
                <w:szCs w:val="26"/>
              </w:rPr>
              <w:t>trúc</w:t>
            </w:r>
            <w:proofErr w:type="spellEnd"/>
            <w:r w:rsidRPr="00CB4E16">
              <w:rPr>
                <w:color w:val="000000" w:themeColor="text1"/>
                <w:sz w:val="26"/>
                <w:szCs w:val="26"/>
              </w:rPr>
              <w:t xml:space="preserve"> </w:t>
            </w:r>
            <w:proofErr w:type="spellStart"/>
            <w:r w:rsidRPr="00CB4E16">
              <w:rPr>
                <w:color w:val="000000" w:themeColor="text1"/>
                <w:sz w:val="26"/>
                <w:szCs w:val="26"/>
              </w:rPr>
              <w:t>tổng</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quy</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quy</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w:t>
            </w:r>
          </w:p>
        </w:tc>
        <w:tc>
          <w:tcPr>
            <w:tcW w:w="1842" w:type="dxa"/>
            <w:tcMar>
              <w:top w:w="80" w:type="dxa"/>
              <w:left w:w="100" w:type="dxa"/>
              <w:bottom w:w="80" w:type="dxa"/>
              <w:right w:w="100" w:type="dxa"/>
            </w:tcMar>
            <w:vAlign w:val="center"/>
          </w:tcPr>
          <w:p w14:paraId="4F4301C5"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500</w:t>
            </w:r>
          </w:p>
        </w:tc>
        <w:tc>
          <w:tcPr>
            <w:tcW w:w="993" w:type="dxa"/>
            <w:tcMar>
              <w:top w:w="80" w:type="dxa"/>
              <w:left w:w="100" w:type="dxa"/>
              <w:bottom w:w="80" w:type="dxa"/>
              <w:right w:w="100" w:type="dxa"/>
            </w:tcMar>
            <w:vAlign w:val="center"/>
          </w:tcPr>
          <w:p w14:paraId="58A7B01E"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ETV</w:t>
            </w:r>
          </w:p>
        </w:tc>
      </w:tr>
      <w:tr w:rsidR="008C4A44" w:rsidRPr="00CB4E16" w14:paraId="0605D513" w14:textId="77777777" w:rsidTr="006432D6">
        <w:tc>
          <w:tcPr>
            <w:tcW w:w="2405" w:type="dxa"/>
            <w:tcMar>
              <w:top w:w="80" w:type="dxa"/>
              <w:left w:w="100" w:type="dxa"/>
              <w:bottom w:w="80" w:type="dxa"/>
              <w:right w:w="100" w:type="dxa"/>
            </w:tcMar>
            <w:vAlign w:val="center"/>
          </w:tcPr>
          <w:p w14:paraId="3C1C6C76"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lõi</w:t>
            </w:r>
            <w:proofErr w:type="spellEnd"/>
          </w:p>
        </w:tc>
        <w:tc>
          <w:tcPr>
            <w:tcW w:w="3686" w:type="dxa"/>
            <w:tcMar>
              <w:top w:w="80" w:type="dxa"/>
              <w:left w:w="100" w:type="dxa"/>
              <w:bottom w:w="80" w:type="dxa"/>
              <w:right w:w="100" w:type="dxa"/>
            </w:tcMar>
            <w:vAlign w:val="center"/>
          </w:tcPr>
          <w:p w14:paraId="2979C861"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Lập</w:t>
            </w:r>
            <w:proofErr w:type="spellEnd"/>
            <w:r w:rsidRPr="00CB4E16">
              <w:rPr>
                <w:color w:val="000000" w:themeColor="text1"/>
                <w:sz w:val="26"/>
                <w:szCs w:val="26"/>
              </w:rPr>
              <w:t xml:space="preserve"> </w:t>
            </w:r>
            <w:proofErr w:type="spellStart"/>
            <w:r w:rsidRPr="00CB4E16">
              <w:rPr>
                <w:color w:val="000000" w:themeColor="text1"/>
                <w:sz w:val="26"/>
                <w:szCs w:val="26"/>
              </w:rPr>
              <w:t>trình</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module CSDL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cổng</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tin,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cung</w:t>
            </w:r>
            <w:proofErr w:type="spellEnd"/>
            <w:r w:rsidRPr="00CB4E16">
              <w:rPr>
                <w:color w:val="000000" w:themeColor="text1"/>
                <w:sz w:val="26"/>
                <w:szCs w:val="26"/>
              </w:rPr>
              <w:t xml:space="preserve"> </w:t>
            </w:r>
            <w:r w:rsidR="005B481C" w:rsidRPr="00CB4E16">
              <w:rPr>
                <w:color w:val="000000" w:themeColor="text1"/>
                <w:sz w:val="26"/>
                <w:szCs w:val="26"/>
              </w:rPr>
              <w:t>-</w:t>
            </w:r>
            <w:r w:rsidRPr="00CB4E16">
              <w:rPr>
                <w:color w:val="000000" w:themeColor="text1"/>
                <w:sz w:val="26"/>
                <w:szCs w:val="26"/>
              </w:rPr>
              <w:t xml:space="preserve"> </w:t>
            </w:r>
            <w:proofErr w:type="spellStart"/>
            <w:r w:rsidRPr="00CB4E16">
              <w:rPr>
                <w:color w:val="000000" w:themeColor="text1"/>
                <w:sz w:val="26"/>
                <w:szCs w:val="26"/>
              </w:rPr>
              <w:t>cầu</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hạ</w:t>
            </w:r>
            <w:proofErr w:type="spellEnd"/>
            <w:r w:rsidRPr="00CB4E16">
              <w:rPr>
                <w:color w:val="000000" w:themeColor="text1"/>
                <w:sz w:val="26"/>
                <w:szCs w:val="26"/>
              </w:rPr>
              <w:t xml:space="preserve"> </w:t>
            </w:r>
            <w:proofErr w:type="spellStart"/>
            <w:r w:rsidRPr="00CB4E16">
              <w:rPr>
                <w:color w:val="000000" w:themeColor="text1"/>
                <w:sz w:val="26"/>
                <w:szCs w:val="26"/>
              </w:rPr>
              <w:t>tầng</w:t>
            </w:r>
            <w:proofErr w:type="spellEnd"/>
            <w:r w:rsidRPr="00CB4E16">
              <w:rPr>
                <w:color w:val="000000" w:themeColor="text1"/>
                <w:sz w:val="26"/>
                <w:szCs w:val="26"/>
              </w:rPr>
              <w:t xml:space="preserve"> </w:t>
            </w:r>
            <w:proofErr w:type="spellStart"/>
            <w:r w:rsidRPr="00CB4E16">
              <w:rPr>
                <w:color w:val="000000" w:themeColor="text1"/>
                <w:sz w:val="26"/>
                <w:szCs w:val="26"/>
              </w:rPr>
              <w:t>điện</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đám</w:t>
            </w:r>
            <w:proofErr w:type="spellEnd"/>
            <w:r w:rsidRPr="00CB4E16">
              <w:rPr>
                <w:color w:val="000000" w:themeColor="text1"/>
                <w:sz w:val="26"/>
                <w:szCs w:val="26"/>
              </w:rPr>
              <w:t xml:space="preserve"> </w:t>
            </w:r>
            <w:proofErr w:type="spellStart"/>
            <w:r w:rsidRPr="00CB4E16">
              <w:rPr>
                <w:color w:val="000000" w:themeColor="text1"/>
                <w:sz w:val="26"/>
                <w:szCs w:val="26"/>
              </w:rPr>
              <w:t>mây</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mật</w:t>
            </w:r>
            <w:proofErr w:type="spellEnd"/>
            <w:r w:rsidRPr="00CB4E16">
              <w:rPr>
                <w:color w:val="000000" w:themeColor="text1"/>
                <w:sz w:val="26"/>
                <w:szCs w:val="26"/>
              </w:rPr>
              <w:t>.</w:t>
            </w:r>
          </w:p>
        </w:tc>
        <w:tc>
          <w:tcPr>
            <w:tcW w:w="1842" w:type="dxa"/>
            <w:tcMar>
              <w:top w:w="80" w:type="dxa"/>
              <w:left w:w="100" w:type="dxa"/>
              <w:bottom w:w="80" w:type="dxa"/>
              <w:right w:w="100" w:type="dxa"/>
            </w:tcMar>
            <w:vAlign w:val="center"/>
          </w:tcPr>
          <w:p w14:paraId="4008FF17"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3.500</w:t>
            </w:r>
          </w:p>
        </w:tc>
        <w:tc>
          <w:tcPr>
            <w:tcW w:w="993" w:type="dxa"/>
            <w:tcMar>
              <w:top w:w="80" w:type="dxa"/>
              <w:left w:w="100" w:type="dxa"/>
              <w:bottom w:w="80" w:type="dxa"/>
              <w:right w:w="100" w:type="dxa"/>
            </w:tcMar>
            <w:vAlign w:val="center"/>
          </w:tcPr>
          <w:p w14:paraId="342EE4A1"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ETV</w:t>
            </w:r>
          </w:p>
        </w:tc>
      </w:tr>
      <w:tr w:rsidR="008C4A44" w:rsidRPr="00CB4E16" w14:paraId="394D2E5A" w14:textId="77777777" w:rsidTr="006432D6">
        <w:tc>
          <w:tcPr>
            <w:tcW w:w="2405" w:type="dxa"/>
            <w:tcMar>
              <w:top w:w="80" w:type="dxa"/>
              <w:left w:w="100" w:type="dxa"/>
              <w:bottom w:w="80" w:type="dxa"/>
              <w:right w:w="100" w:type="dxa"/>
            </w:tcMar>
            <w:vAlign w:val="center"/>
          </w:tcPr>
          <w:p w14:paraId="28CBF28D" w14:textId="77777777" w:rsidR="008C4A44" w:rsidRPr="00CB4E16" w:rsidRDefault="00000000" w:rsidP="00CA545F">
            <w:pPr>
              <w:spacing w:line="276" w:lineRule="auto"/>
              <w:jc w:val="both"/>
              <w:rPr>
                <w:color w:val="000000" w:themeColor="text1"/>
                <w:sz w:val="26"/>
                <w:szCs w:val="26"/>
              </w:rPr>
            </w:pPr>
            <w:r w:rsidRPr="00CB4E16">
              <w:rPr>
                <w:color w:val="000000" w:themeColor="text1"/>
                <w:sz w:val="26"/>
                <w:szCs w:val="26"/>
              </w:rPr>
              <w:t xml:space="preserve">Đào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p>
        </w:tc>
        <w:tc>
          <w:tcPr>
            <w:tcW w:w="3686" w:type="dxa"/>
            <w:tcMar>
              <w:top w:w="80" w:type="dxa"/>
              <w:left w:w="100" w:type="dxa"/>
              <w:bottom w:w="80" w:type="dxa"/>
              <w:right w:w="100" w:type="dxa"/>
            </w:tcMar>
            <w:vAlign w:val="center"/>
          </w:tcPr>
          <w:p w14:paraId="3324CAFD"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Tập</w:t>
            </w:r>
            <w:proofErr w:type="spellEnd"/>
            <w:r w:rsidRPr="00CB4E16">
              <w:rPr>
                <w:color w:val="000000" w:themeColor="text1"/>
                <w:sz w:val="26"/>
                <w:szCs w:val="26"/>
              </w:rPr>
              <w:t xml:space="preserve"> </w:t>
            </w:r>
            <w:proofErr w:type="spellStart"/>
            <w:r w:rsidRPr="00CB4E16">
              <w:rPr>
                <w:color w:val="000000" w:themeColor="text1"/>
                <w:sz w:val="26"/>
                <w:szCs w:val="26"/>
              </w:rPr>
              <w:t>huấn</w:t>
            </w:r>
            <w:proofErr w:type="spellEnd"/>
            <w:r w:rsidRPr="00CB4E16">
              <w:rPr>
                <w:color w:val="000000" w:themeColor="text1"/>
                <w:sz w:val="26"/>
                <w:szCs w:val="26"/>
              </w:rPr>
              <w:t xml:space="preserve"> </w:t>
            </w:r>
            <w:proofErr w:type="spellStart"/>
            <w:r w:rsidRPr="00CB4E16">
              <w:rPr>
                <w:color w:val="000000" w:themeColor="text1"/>
                <w:sz w:val="26"/>
                <w:szCs w:val="26"/>
              </w:rPr>
              <w:t>cán</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mối</w:t>
            </w:r>
            <w:proofErr w:type="spellEnd"/>
            <w:r w:rsidRPr="00CB4E16">
              <w:rPr>
                <w:color w:val="000000" w:themeColor="text1"/>
                <w:sz w:val="26"/>
                <w:szCs w:val="26"/>
              </w:rPr>
              <w:t xml:space="preserve"> </w:t>
            </w:r>
            <w:proofErr w:type="spellStart"/>
            <w:r w:rsidRPr="00CB4E16">
              <w:rPr>
                <w:color w:val="000000" w:themeColor="text1"/>
                <w:sz w:val="26"/>
                <w:szCs w:val="26"/>
              </w:rPr>
              <w:t>tại</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thử</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hiệu</w:t>
            </w:r>
            <w:proofErr w:type="spellEnd"/>
            <w:r w:rsidRPr="00CB4E16">
              <w:rPr>
                <w:color w:val="000000" w:themeColor="text1"/>
                <w:sz w:val="26"/>
                <w:szCs w:val="26"/>
              </w:rPr>
              <w:t xml:space="preserve"> </w:t>
            </w:r>
            <w:proofErr w:type="spellStart"/>
            <w:r w:rsidRPr="00CB4E16">
              <w:rPr>
                <w:color w:val="000000" w:themeColor="text1"/>
                <w:sz w:val="26"/>
                <w:szCs w:val="26"/>
              </w:rPr>
              <w:t>chỉnh</w:t>
            </w:r>
            <w:proofErr w:type="spellEnd"/>
            <w:r w:rsidRPr="00CB4E16">
              <w:rPr>
                <w:color w:val="000000" w:themeColor="text1"/>
                <w:sz w:val="26"/>
                <w:szCs w:val="26"/>
              </w:rPr>
              <w:t xml:space="preserve"> </w:t>
            </w:r>
            <w:proofErr w:type="spellStart"/>
            <w:r w:rsidRPr="00CB4E16">
              <w:rPr>
                <w:color w:val="000000" w:themeColor="text1"/>
                <w:sz w:val="26"/>
                <w:szCs w:val="26"/>
              </w:rPr>
              <w:t>hệ</w:t>
            </w:r>
            <w:proofErr w:type="spellEnd"/>
            <w:r w:rsidRPr="00CB4E16">
              <w:rPr>
                <w:color w:val="000000" w:themeColor="text1"/>
                <w:sz w:val="26"/>
                <w:szCs w:val="26"/>
              </w:rPr>
              <w:t xml:space="preserve"> </w:t>
            </w:r>
            <w:proofErr w:type="spellStart"/>
            <w:r w:rsidRPr="00CB4E16">
              <w:rPr>
                <w:color w:val="000000" w:themeColor="text1"/>
                <w:sz w:val="26"/>
                <w:szCs w:val="26"/>
              </w:rPr>
              <w:t>thống</w:t>
            </w:r>
            <w:proofErr w:type="spellEnd"/>
            <w:r w:rsidRPr="00CB4E16">
              <w:rPr>
                <w:color w:val="000000" w:themeColor="text1"/>
                <w:sz w:val="26"/>
                <w:szCs w:val="26"/>
              </w:rPr>
              <w:t>.</w:t>
            </w:r>
          </w:p>
        </w:tc>
        <w:tc>
          <w:tcPr>
            <w:tcW w:w="1842" w:type="dxa"/>
            <w:tcMar>
              <w:top w:w="80" w:type="dxa"/>
              <w:left w:w="100" w:type="dxa"/>
              <w:bottom w:w="80" w:type="dxa"/>
              <w:right w:w="100" w:type="dxa"/>
            </w:tcMar>
            <w:vAlign w:val="center"/>
          </w:tcPr>
          <w:p w14:paraId="258C157E"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400</w:t>
            </w:r>
          </w:p>
        </w:tc>
        <w:tc>
          <w:tcPr>
            <w:tcW w:w="993" w:type="dxa"/>
            <w:tcMar>
              <w:top w:w="80" w:type="dxa"/>
              <w:left w:w="100" w:type="dxa"/>
              <w:bottom w:w="80" w:type="dxa"/>
              <w:right w:w="100" w:type="dxa"/>
            </w:tcMar>
            <w:vAlign w:val="center"/>
          </w:tcPr>
          <w:p w14:paraId="0A21447D"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ETV</w:t>
            </w:r>
          </w:p>
        </w:tc>
      </w:tr>
      <w:tr w:rsidR="008C4A44" w:rsidRPr="00CB4E16" w14:paraId="2DCBF1D8" w14:textId="77777777" w:rsidTr="006432D6">
        <w:tc>
          <w:tcPr>
            <w:tcW w:w="2405" w:type="dxa"/>
            <w:tcMar>
              <w:top w:w="80" w:type="dxa"/>
              <w:left w:w="100" w:type="dxa"/>
              <w:bottom w:w="80" w:type="dxa"/>
              <w:right w:w="100" w:type="dxa"/>
            </w:tcMar>
            <w:vAlign w:val="center"/>
          </w:tcPr>
          <w:p w14:paraId="60F7FC59"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Truyền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ra</w:t>
            </w:r>
            <w:proofErr w:type="spellEnd"/>
            <w:r w:rsidRPr="00CB4E16">
              <w:rPr>
                <w:color w:val="000000" w:themeColor="text1"/>
                <w:sz w:val="26"/>
                <w:szCs w:val="26"/>
              </w:rPr>
              <w:t xml:space="preserve"> </w:t>
            </w:r>
            <w:proofErr w:type="spellStart"/>
            <w:r w:rsidRPr="00CB4E16">
              <w:rPr>
                <w:color w:val="000000" w:themeColor="text1"/>
                <w:sz w:val="26"/>
                <w:szCs w:val="26"/>
              </w:rPr>
              <w:t>mắt</w:t>
            </w:r>
            <w:proofErr w:type="spellEnd"/>
            <w:r w:rsidRPr="00CB4E16">
              <w:rPr>
                <w:color w:val="000000" w:themeColor="text1"/>
                <w:sz w:val="26"/>
                <w:szCs w:val="26"/>
              </w:rPr>
              <w:t xml:space="preserve"> </w:t>
            </w:r>
            <w:proofErr w:type="spellStart"/>
            <w:r w:rsidRPr="00CB4E16">
              <w:rPr>
                <w:color w:val="000000" w:themeColor="text1"/>
                <w:sz w:val="26"/>
                <w:szCs w:val="26"/>
              </w:rPr>
              <w:t>thương</w:t>
            </w:r>
            <w:proofErr w:type="spellEnd"/>
            <w:r w:rsidRPr="00CB4E16">
              <w:rPr>
                <w:color w:val="000000" w:themeColor="text1"/>
                <w:sz w:val="26"/>
                <w:szCs w:val="26"/>
              </w:rPr>
              <w:t xml:space="preserve"> </w:t>
            </w:r>
            <w:proofErr w:type="spellStart"/>
            <w:r w:rsidRPr="00CB4E16">
              <w:rPr>
                <w:color w:val="000000" w:themeColor="text1"/>
                <w:sz w:val="26"/>
                <w:szCs w:val="26"/>
              </w:rPr>
              <w:t>hiệu</w:t>
            </w:r>
            <w:proofErr w:type="spellEnd"/>
          </w:p>
        </w:tc>
        <w:tc>
          <w:tcPr>
            <w:tcW w:w="3686" w:type="dxa"/>
            <w:tcMar>
              <w:top w:w="80" w:type="dxa"/>
              <w:left w:w="100" w:type="dxa"/>
              <w:bottom w:w="80" w:type="dxa"/>
              <w:right w:w="100" w:type="dxa"/>
            </w:tcMar>
            <w:vAlign w:val="center"/>
          </w:tcPr>
          <w:p w14:paraId="2498D161"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nhận</w:t>
            </w:r>
            <w:proofErr w:type="spellEnd"/>
            <w:r w:rsidRPr="00CB4E16">
              <w:rPr>
                <w:color w:val="000000" w:themeColor="text1"/>
                <w:sz w:val="26"/>
                <w:szCs w:val="26"/>
              </w:rPr>
              <w:t xml:space="preserve"> </w:t>
            </w:r>
            <w:proofErr w:type="spellStart"/>
            <w:r w:rsidRPr="00CB4E16">
              <w:rPr>
                <w:color w:val="000000" w:themeColor="text1"/>
                <w:sz w:val="26"/>
                <w:szCs w:val="26"/>
              </w:rPr>
              <w:t>diện</w:t>
            </w:r>
            <w:proofErr w:type="spellEnd"/>
            <w:r w:rsidRPr="00CB4E16">
              <w:rPr>
                <w:color w:val="000000" w:themeColor="text1"/>
                <w:sz w:val="26"/>
                <w:szCs w:val="26"/>
              </w:rPr>
              <w:t xml:space="preserve"> </w:t>
            </w:r>
            <w:r w:rsidR="00BF230E" w:rsidRPr="00CB4E16">
              <w:rPr>
                <w:color w:val="000000" w:themeColor="text1"/>
                <w:sz w:val="26"/>
                <w:szCs w:val="26"/>
              </w:rPr>
              <w:t>VI CONNECT</w:t>
            </w:r>
            <w:r w:rsidRPr="00CB4E16">
              <w:rPr>
                <w:color w:val="000000" w:themeColor="text1"/>
                <w:sz w:val="26"/>
                <w:szCs w:val="26"/>
              </w:rPr>
              <w:t xml:space="preserve">; </w:t>
            </w:r>
            <w:proofErr w:type="spellStart"/>
            <w:r w:rsidRPr="00CB4E16">
              <w:rPr>
                <w:color w:val="000000" w:themeColor="text1"/>
                <w:sz w:val="26"/>
                <w:szCs w:val="26"/>
              </w:rPr>
              <w:t>truyền</w:t>
            </w:r>
            <w:proofErr w:type="spellEnd"/>
            <w:r w:rsidRPr="00CB4E16">
              <w:rPr>
                <w:color w:val="000000" w:themeColor="text1"/>
                <w:sz w:val="26"/>
                <w:szCs w:val="26"/>
              </w:rPr>
              <w:t xml:space="preserve"> </w:t>
            </w:r>
            <w:proofErr w:type="spellStart"/>
            <w:r w:rsidRPr="00CB4E16">
              <w:rPr>
                <w:color w:val="000000" w:themeColor="text1"/>
                <w:sz w:val="26"/>
                <w:szCs w:val="26"/>
              </w:rPr>
              <w:t>thông</w:t>
            </w:r>
            <w:proofErr w:type="spellEnd"/>
            <w:r w:rsidRPr="00CB4E16">
              <w:rPr>
                <w:color w:val="000000" w:themeColor="text1"/>
                <w:sz w:val="26"/>
                <w:szCs w:val="26"/>
              </w:rPr>
              <w:t xml:space="preserve"> </w:t>
            </w:r>
            <w:proofErr w:type="spellStart"/>
            <w:r w:rsidRPr="00CB4E16">
              <w:rPr>
                <w:color w:val="000000" w:themeColor="text1"/>
                <w:sz w:val="26"/>
                <w:szCs w:val="26"/>
              </w:rPr>
              <w:t>ra</w:t>
            </w:r>
            <w:proofErr w:type="spellEnd"/>
            <w:r w:rsidRPr="00CB4E16">
              <w:rPr>
                <w:color w:val="000000" w:themeColor="text1"/>
                <w:sz w:val="26"/>
                <w:szCs w:val="26"/>
              </w:rPr>
              <w:t xml:space="preserve"> </w:t>
            </w:r>
            <w:proofErr w:type="spellStart"/>
            <w:r w:rsidRPr="00CB4E16">
              <w:rPr>
                <w:color w:val="000000" w:themeColor="text1"/>
                <w:sz w:val="26"/>
                <w:szCs w:val="26"/>
              </w:rPr>
              <w:t>mắt</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w:t>
            </w:r>
          </w:p>
        </w:tc>
        <w:tc>
          <w:tcPr>
            <w:tcW w:w="1842" w:type="dxa"/>
            <w:tcMar>
              <w:top w:w="80" w:type="dxa"/>
              <w:left w:w="100" w:type="dxa"/>
              <w:bottom w:w="80" w:type="dxa"/>
              <w:right w:w="100" w:type="dxa"/>
            </w:tcMar>
            <w:vAlign w:val="center"/>
          </w:tcPr>
          <w:p w14:paraId="15A5310F"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200</w:t>
            </w:r>
          </w:p>
        </w:tc>
        <w:tc>
          <w:tcPr>
            <w:tcW w:w="993" w:type="dxa"/>
            <w:tcMar>
              <w:top w:w="80" w:type="dxa"/>
              <w:left w:w="100" w:type="dxa"/>
              <w:bottom w:w="80" w:type="dxa"/>
              <w:right w:w="100" w:type="dxa"/>
            </w:tcMar>
            <w:vAlign w:val="center"/>
          </w:tcPr>
          <w:p w14:paraId="7D57D67A"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ETV</w:t>
            </w:r>
          </w:p>
        </w:tc>
      </w:tr>
      <w:tr w:rsidR="008C4A44" w:rsidRPr="00CB4E16" w14:paraId="057D1C41" w14:textId="77777777" w:rsidTr="006432D6">
        <w:tc>
          <w:tcPr>
            <w:tcW w:w="2405" w:type="dxa"/>
            <w:tcMar>
              <w:top w:w="80" w:type="dxa"/>
              <w:left w:w="100" w:type="dxa"/>
              <w:bottom w:w="80" w:type="dxa"/>
              <w:right w:w="100" w:type="dxa"/>
            </w:tcMar>
            <w:vAlign w:val="center"/>
          </w:tcPr>
          <w:p w14:paraId="0409B820"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phòng</w:t>
            </w:r>
            <w:proofErr w:type="spellEnd"/>
            <w:r w:rsidRPr="00CB4E16">
              <w:rPr>
                <w:color w:val="000000" w:themeColor="text1"/>
                <w:sz w:val="26"/>
                <w:szCs w:val="26"/>
              </w:rPr>
              <w:t xml:space="preserve"> (~9%)</w:t>
            </w:r>
          </w:p>
        </w:tc>
        <w:tc>
          <w:tcPr>
            <w:tcW w:w="3686" w:type="dxa"/>
            <w:tcMar>
              <w:top w:w="80" w:type="dxa"/>
              <w:left w:w="100" w:type="dxa"/>
              <w:bottom w:w="80" w:type="dxa"/>
              <w:right w:w="100" w:type="dxa"/>
            </w:tcMar>
            <w:vAlign w:val="center"/>
          </w:tcPr>
          <w:p w14:paraId="03E95023" w14:textId="77777777" w:rsidR="008C4A44" w:rsidRPr="00CB4E16" w:rsidRDefault="00000000" w:rsidP="00CA545F">
            <w:pPr>
              <w:spacing w:line="276" w:lineRule="auto"/>
              <w:jc w:val="both"/>
              <w:rPr>
                <w:color w:val="000000" w:themeColor="text1"/>
                <w:sz w:val="26"/>
                <w:szCs w:val="26"/>
              </w:rPr>
            </w:pP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phòng</w:t>
            </w:r>
            <w:proofErr w:type="spellEnd"/>
            <w:r w:rsidRPr="00CB4E16">
              <w:rPr>
                <w:color w:val="000000" w:themeColor="text1"/>
                <w:sz w:val="26"/>
                <w:szCs w:val="26"/>
              </w:rPr>
              <w:t xml:space="preserve"> </w:t>
            </w:r>
            <w:proofErr w:type="spellStart"/>
            <w:r w:rsidRPr="00CB4E16">
              <w:rPr>
                <w:color w:val="000000" w:themeColor="text1"/>
                <w:sz w:val="26"/>
                <w:szCs w:val="26"/>
              </w:rPr>
              <w:t>rủi</w:t>
            </w:r>
            <w:proofErr w:type="spellEnd"/>
            <w:r w:rsidRPr="00CB4E16">
              <w:rPr>
                <w:color w:val="000000" w:themeColor="text1"/>
                <w:sz w:val="26"/>
                <w:szCs w:val="26"/>
              </w:rPr>
              <w:t xml:space="preserve"> </w:t>
            </w:r>
            <w:proofErr w:type="spellStart"/>
            <w:r w:rsidRPr="00CB4E16">
              <w:rPr>
                <w:color w:val="000000" w:themeColor="text1"/>
                <w:sz w:val="26"/>
                <w:szCs w:val="26"/>
              </w:rPr>
              <w:t>ro</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sinh</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quá</w:t>
            </w:r>
            <w:proofErr w:type="spellEnd"/>
            <w:r w:rsidRPr="00CB4E16">
              <w:rPr>
                <w:color w:val="000000" w:themeColor="text1"/>
                <w:sz w:val="26"/>
                <w:szCs w:val="26"/>
              </w:rPr>
              <w:t xml:space="preserve"> </w:t>
            </w:r>
            <w:proofErr w:type="spellStart"/>
            <w:r w:rsidRPr="00CB4E16">
              <w:rPr>
                <w:color w:val="000000" w:themeColor="text1"/>
                <w:sz w:val="26"/>
                <w:szCs w:val="26"/>
              </w:rPr>
              <w:t>trình</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w:t>
            </w:r>
          </w:p>
        </w:tc>
        <w:tc>
          <w:tcPr>
            <w:tcW w:w="1842" w:type="dxa"/>
            <w:tcMar>
              <w:top w:w="80" w:type="dxa"/>
              <w:left w:w="100" w:type="dxa"/>
              <w:bottom w:w="80" w:type="dxa"/>
              <w:right w:w="100" w:type="dxa"/>
            </w:tcMar>
            <w:vAlign w:val="center"/>
          </w:tcPr>
          <w:p w14:paraId="28B3FE25"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400</w:t>
            </w:r>
          </w:p>
        </w:tc>
        <w:tc>
          <w:tcPr>
            <w:tcW w:w="993" w:type="dxa"/>
            <w:tcMar>
              <w:top w:w="80" w:type="dxa"/>
              <w:left w:w="100" w:type="dxa"/>
              <w:bottom w:w="80" w:type="dxa"/>
              <w:right w:w="100" w:type="dxa"/>
            </w:tcMar>
            <w:vAlign w:val="center"/>
          </w:tcPr>
          <w:p w14:paraId="1C29AA75" w14:textId="77777777" w:rsidR="008C4A44" w:rsidRPr="00CB4E16" w:rsidRDefault="00000000">
            <w:pPr>
              <w:spacing w:line="276" w:lineRule="auto"/>
              <w:jc w:val="center"/>
              <w:rPr>
                <w:color w:val="000000" w:themeColor="text1"/>
                <w:sz w:val="26"/>
                <w:szCs w:val="26"/>
              </w:rPr>
            </w:pPr>
            <w:r w:rsidRPr="00CB4E16">
              <w:rPr>
                <w:color w:val="000000" w:themeColor="text1"/>
                <w:sz w:val="26"/>
                <w:szCs w:val="26"/>
              </w:rPr>
              <w:t>ETV</w:t>
            </w:r>
          </w:p>
        </w:tc>
      </w:tr>
      <w:tr w:rsidR="00E36B6F" w:rsidRPr="00CB4E16" w14:paraId="204386B1" w14:textId="77777777" w:rsidTr="006432D6">
        <w:tc>
          <w:tcPr>
            <w:tcW w:w="6091" w:type="dxa"/>
            <w:gridSpan w:val="2"/>
            <w:tcMar>
              <w:top w:w="80" w:type="dxa"/>
              <w:left w:w="100" w:type="dxa"/>
              <w:bottom w:w="80" w:type="dxa"/>
              <w:right w:w="100" w:type="dxa"/>
            </w:tcMar>
            <w:vAlign w:val="center"/>
          </w:tcPr>
          <w:p w14:paraId="2BB1A39C" w14:textId="77777777" w:rsidR="00E36B6F" w:rsidRPr="00CB4E16" w:rsidRDefault="00E36B6F" w:rsidP="00E36B6F">
            <w:pPr>
              <w:spacing w:line="276" w:lineRule="auto"/>
              <w:jc w:val="right"/>
              <w:rPr>
                <w:b/>
                <w:bCs/>
                <w:color w:val="000000" w:themeColor="text1"/>
                <w:sz w:val="26"/>
                <w:szCs w:val="26"/>
              </w:rPr>
            </w:pPr>
            <w:proofErr w:type="spellStart"/>
            <w:r w:rsidRPr="00CB4E16">
              <w:rPr>
                <w:b/>
                <w:bCs/>
                <w:color w:val="000000" w:themeColor="text1"/>
                <w:sz w:val="26"/>
                <w:szCs w:val="26"/>
              </w:rPr>
              <w:t>Tổng</w:t>
            </w:r>
            <w:proofErr w:type="spellEnd"/>
            <w:r w:rsidRPr="00CB4E16">
              <w:rPr>
                <w:b/>
                <w:bCs/>
                <w:color w:val="000000" w:themeColor="text1"/>
                <w:sz w:val="26"/>
                <w:szCs w:val="26"/>
              </w:rPr>
              <w:t xml:space="preserve"> </w:t>
            </w:r>
            <w:proofErr w:type="spellStart"/>
            <w:r w:rsidRPr="00CB4E16">
              <w:rPr>
                <w:b/>
                <w:bCs/>
                <w:color w:val="000000" w:themeColor="text1"/>
                <w:sz w:val="26"/>
                <w:szCs w:val="26"/>
              </w:rPr>
              <w:t>cộng</w:t>
            </w:r>
            <w:proofErr w:type="spellEnd"/>
            <w:r w:rsidRPr="00CB4E16">
              <w:rPr>
                <w:b/>
                <w:bCs/>
                <w:color w:val="000000" w:themeColor="text1"/>
                <w:sz w:val="26"/>
                <w:szCs w:val="26"/>
              </w:rPr>
              <w:t xml:space="preserve"> Giai </w:t>
            </w:r>
            <w:proofErr w:type="spellStart"/>
            <w:r w:rsidRPr="00CB4E16">
              <w:rPr>
                <w:b/>
                <w:bCs/>
                <w:color w:val="000000" w:themeColor="text1"/>
                <w:sz w:val="26"/>
                <w:szCs w:val="26"/>
              </w:rPr>
              <w:t>đoạn</w:t>
            </w:r>
            <w:proofErr w:type="spellEnd"/>
            <w:r w:rsidRPr="00CB4E16">
              <w:rPr>
                <w:b/>
                <w:bCs/>
                <w:color w:val="000000" w:themeColor="text1"/>
                <w:sz w:val="26"/>
                <w:szCs w:val="26"/>
              </w:rPr>
              <w:t xml:space="preserve"> 1</w:t>
            </w:r>
          </w:p>
        </w:tc>
        <w:tc>
          <w:tcPr>
            <w:tcW w:w="1842" w:type="dxa"/>
            <w:tcMar>
              <w:top w:w="80" w:type="dxa"/>
              <w:left w:w="100" w:type="dxa"/>
              <w:bottom w:w="80" w:type="dxa"/>
              <w:right w:w="100" w:type="dxa"/>
            </w:tcMar>
            <w:vAlign w:val="center"/>
          </w:tcPr>
          <w:p w14:paraId="58DE61C6" w14:textId="77777777" w:rsidR="00E36B6F" w:rsidRPr="00CB4E16" w:rsidRDefault="00E36B6F">
            <w:pPr>
              <w:spacing w:line="276" w:lineRule="auto"/>
              <w:jc w:val="center"/>
              <w:rPr>
                <w:b/>
                <w:bCs/>
                <w:color w:val="000000" w:themeColor="text1"/>
                <w:sz w:val="26"/>
                <w:szCs w:val="26"/>
              </w:rPr>
            </w:pPr>
            <w:r w:rsidRPr="00CB4E16">
              <w:rPr>
                <w:b/>
                <w:bCs/>
                <w:color w:val="000000" w:themeColor="text1"/>
                <w:sz w:val="26"/>
                <w:szCs w:val="26"/>
              </w:rPr>
              <w:t>5.000</w:t>
            </w:r>
          </w:p>
        </w:tc>
        <w:tc>
          <w:tcPr>
            <w:tcW w:w="993" w:type="dxa"/>
            <w:tcMar>
              <w:top w:w="80" w:type="dxa"/>
              <w:left w:w="100" w:type="dxa"/>
              <w:bottom w:w="80" w:type="dxa"/>
              <w:right w:w="100" w:type="dxa"/>
            </w:tcMar>
            <w:vAlign w:val="center"/>
          </w:tcPr>
          <w:p w14:paraId="6659DB6B" w14:textId="77777777" w:rsidR="00E36B6F" w:rsidRPr="00CB4E16" w:rsidRDefault="00E36B6F">
            <w:pPr>
              <w:spacing w:line="276" w:lineRule="auto"/>
              <w:jc w:val="center"/>
              <w:rPr>
                <w:b/>
                <w:bCs/>
                <w:color w:val="000000" w:themeColor="text1"/>
                <w:sz w:val="26"/>
                <w:szCs w:val="26"/>
              </w:rPr>
            </w:pPr>
            <w:r w:rsidRPr="00CB4E16">
              <w:rPr>
                <w:b/>
                <w:bCs/>
                <w:color w:val="000000" w:themeColor="text1"/>
                <w:sz w:val="26"/>
                <w:szCs w:val="26"/>
              </w:rPr>
              <w:t>ETV</w:t>
            </w:r>
          </w:p>
        </w:tc>
      </w:tr>
    </w:tbl>
    <w:p w14:paraId="21D4BEDD" w14:textId="77777777" w:rsidR="00CB4E16" w:rsidRPr="00CB4E16" w:rsidRDefault="00CB4E16">
      <w:pPr>
        <w:rPr>
          <w:color w:val="000000" w:themeColor="text1"/>
          <w:sz w:val="26"/>
          <w:szCs w:val="26"/>
        </w:rPr>
      </w:pPr>
      <w:bookmarkStart w:id="2756" w:name="_Toc237786570"/>
      <w:bookmarkStart w:id="2757" w:name="_Toc237789050"/>
      <w:r w:rsidRPr="00CB4E16">
        <w:rPr>
          <w:color w:val="000000" w:themeColor="text1"/>
          <w:sz w:val="26"/>
          <w:szCs w:val="26"/>
        </w:rPr>
        <w:br w:type="page"/>
      </w:r>
    </w:p>
    <w:p w14:paraId="66B970DF" w14:textId="75DC5C7B" w:rsidR="00CB4E16" w:rsidRPr="00CB4E16" w:rsidRDefault="00CB4E16" w:rsidP="00CB4E16">
      <w:pPr>
        <w:spacing w:after="120" w:line="276" w:lineRule="auto"/>
        <w:ind w:firstLine="567"/>
        <w:jc w:val="both"/>
        <w:rPr>
          <w:color w:val="000000" w:themeColor="text1"/>
          <w:sz w:val="26"/>
          <w:szCs w:val="26"/>
        </w:rPr>
      </w:pPr>
      <w:r w:rsidRPr="00CB4E16">
        <w:rPr>
          <w:color w:val="000000" w:themeColor="text1"/>
          <w:sz w:val="26"/>
          <w:szCs w:val="26"/>
        </w:rPr>
        <w:lastRenderedPageBreak/>
        <w:t xml:space="preserve">Kinh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dự</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ETV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bố</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nhân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kế</w:t>
      </w:r>
      <w:proofErr w:type="spellEnd"/>
      <w:r w:rsidRPr="00CB4E16">
        <w:rPr>
          <w:color w:val="000000" w:themeColor="text1"/>
          <w:sz w:val="26"/>
          <w:szCs w:val="26"/>
        </w:rPr>
        <w:t xml:space="preserve"> </w:t>
      </w:r>
      <w:proofErr w:type="spellStart"/>
      <w:r w:rsidRPr="00CB4E16">
        <w:rPr>
          <w:color w:val="000000" w:themeColor="text1"/>
          <w:sz w:val="26"/>
          <w:szCs w:val="26"/>
        </w:rPr>
        <w:t>hoạch</w:t>
      </w:r>
      <w:proofErr w:type="spellEnd"/>
      <w:r w:rsidRPr="00CB4E16">
        <w:rPr>
          <w:color w:val="000000" w:themeColor="text1"/>
          <w:sz w:val="26"/>
          <w:szCs w:val="26"/>
        </w:rPr>
        <w:t xml:space="preserve"> chi </w:t>
      </w:r>
      <w:proofErr w:type="spellStart"/>
      <w:r w:rsidRPr="00CB4E16">
        <w:rPr>
          <w:color w:val="000000" w:themeColor="text1"/>
          <w:sz w:val="26"/>
          <w:szCs w:val="26"/>
        </w:rPr>
        <w:t>tiết</w:t>
      </w:r>
      <w:proofErr w:type="spellEnd"/>
      <w:r w:rsidRPr="00CB4E16">
        <w:rPr>
          <w:color w:val="000000" w:themeColor="text1"/>
          <w:sz w:val="26"/>
          <w:szCs w:val="26"/>
        </w:rPr>
        <w:t xml:space="preserve"> </w:t>
      </w:r>
      <w:proofErr w:type="spellStart"/>
      <w:r w:rsidRPr="00CB4E16">
        <w:rPr>
          <w:color w:val="000000" w:themeColor="text1"/>
          <w:sz w:val="26"/>
          <w:szCs w:val="26"/>
        </w:rPr>
        <w:t>để</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 xml:space="preserve">, </w:t>
      </w:r>
      <w:proofErr w:type="spellStart"/>
      <w:r w:rsidRPr="00CB4E16">
        <w:rPr>
          <w:color w:val="000000" w:themeColor="text1"/>
          <w:sz w:val="26"/>
          <w:szCs w:val="26"/>
        </w:rPr>
        <w:t>hoàn</w:t>
      </w:r>
      <w:proofErr w:type="spellEnd"/>
      <w:r w:rsidRPr="00CB4E16">
        <w:rPr>
          <w:color w:val="000000" w:themeColor="text1"/>
          <w:sz w:val="26"/>
          <w:szCs w:val="26"/>
        </w:rPr>
        <w:t xml:space="preserve"> </w:t>
      </w:r>
      <w:proofErr w:type="spellStart"/>
      <w:r w:rsidRPr="00CB4E16">
        <w:rPr>
          <w:color w:val="000000" w:themeColor="text1"/>
          <w:sz w:val="26"/>
          <w:szCs w:val="26"/>
        </w:rPr>
        <w:t>thiện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bàn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VI CONNECT </w:t>
      </w:r>
      <w:proofErr w:type="spellStart"/>
      <w:r w:rsidRPr="00CB4E16">
        <w:rPr>
          <w:color w:val="000000" w:themeColor="text1"/>
          <w:sz w:val="26"/>
          <w:szCs w:val="26"/>
        </w:rPr>
        <w:t>cho</w:t>
      </w:r>
      <w:proofErr w:type="spellEnd"/>
      <w:r w:rsidRPr="00CB4E16">
        <w:rPr>
          <w:color w:val="000000" w:themeColor="text1"/>
          <w:sz w:val="26"/>
          <w:szCs w:val="26"/>
        </w:rPr>
        <w:t xml:space="preserve"> VUSTA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sử</w:t>
      </w:r>
      <w:proofErr w:type="spellEnd"/>
      <w:r w:rsidRPr="00CB4E16">
        <w:rPr>
          <w:color w:val="000000" w:themeColor="text1"/>
          <w:sz w:val="26"/>
          <w:szCs w:val="26"/>
        </w:rPr>
        <w:t xml:space="preserve"> </w:t>
      </w:r>
      <w:proofErr w:type="spellStart"/>
      <w:r w:rsidRPr="00CB4E16">
        <w:rPr>
          <w:color w:val="000000" w:themeColor="text1"/>
          <w:sz w:val="26"/>
          <w:szCs w:val="26"/>
        </w:rPr>
        <w:t>dụng</w:t>
      </w:r>
      <w:proofErr w:type="spellEnd"/>
      <w:r w:rsidRPr="00CB4E16">
        <w:rPr>
          <w:color w:val="000000" w:themeColor="text1"/>
          <w:sz w:val="26"/>
          <w:szCs w:val="26"/>
        </w:rPr>
        <w:t xml:space="preserve"> </w:t>
      </w:r>
      <w:proofErr w:type="spellStart"/>
      <w:r w:rsidRPr="00CB4E16">
        <w:rPr>
          <w:color w:val="000000" w:themeColor="text1"/>
          <w:sz w:val="26"/>
          <w:szCs w:val="26"/>
        </w:rPr>
        <w:t>sau</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Kinh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giai</w:t>
      </w:r>
      <w:proofErr w:type="spellEnd"/>
      <w:r w:rsidRPr="00CB4E16">
        <w:rPr>
          <w:color w:val="000000" w:themeColor="text1"/>
          <w:sz w:val="26"/>
          <w:szCs w:val="26"/>
        </w:rPr>
        <w:t xml:space="preserve"> </w:t>
      </w:r>
      <w:proofErr w:type="spellStart"/>
      <w:r w:rsidRPr="00CB4E16">
        <w:rPr>
          <w:color w:val="000000" w:themeColor="text1"/>
          <w:sz w:val="26"/>
          <w:szCs w:val="26"/>
        </w:rPr>
        <w:t>đoạn</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căn</w:t>
      </w:r>
      <w:proofErr w:type="spellEnd"/>
      <w:r w:rsidRPr="00CB4E16">
        <w:rPr>
          <w:color w:val="000000" w:themeColor="text1"/>
          <w:sz w:val="26"/>
          <w:szCs w:val="26"/>
        </w:rPr>
        <w:t xml:space="preserve"> </w:t>
      </w:r>
      <w:proofErr w:type="spellStart"/>
      <w:r w:rsidRPr="00CB4E16">
        <w:rPr>
          <w:color w:val="000000" w:themeColor="text1"/>
          <w:sz w:val="26"/>
          <w:szCs w:val="26"/>
        </w:rPr>
        <w:t>cứ</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thí</w:t>
      </w:r>
      <w:proofErr w:type="spellEnd"/>
      <w:r w:rsidRPr="00CB4E16">
        <w:rPr>
          <w:color w:val="000000" w:themeColor="text1"/>
          <w:sz w:val="26"/>
          <w:szCs w:val="26"/>
        </w:rPr>
        <w:t xml:space="preserve"> </w:t>
      </w:r>
      <w:proofErr w:type="spellStart"/>
      <w:r w:rsidRPr="00CB4E16">
        <w:rPr>
          <w:color w:val="000000" w:themeColor="text1"/>
          <w:sz w:val="26"/>
          <w:szCs w:val="26"/>
        </w:rPr>
        <w:t>điểm</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thỏa</w:t>
      </w:r>
      <w:proofErr w:type="spellEnd"/>
      <w:r w:rsidRPr="00CB4E16">
        <w:rPr>
          <w:color w:val="000000" w:themeColor="text1"/>
          <w:sz w:val="26"/>
          <w:szCs w:val="26"/>
        </w:rPr>
        <w:t xml:space="preserve"> </w:t>
      </w:r>
      <w:proofErr w:type="spellStart"/>
      <w:r w:rsidRPr="00CB4E16">
        <w:rPr>
          <w:color w:val="000000" w:themeColor="text1"/>
          <w:sz w:val="26"/>
          <w:szCs w:val="26"/>
        </w:rPr>
        <w:t>thuận</w:t>
      </w:r>
      <w:proofErr w:type="spellEnd"/>
      <w:r w:rsidRPr="00CB4E16">
        <w:rPr>
          <w:color w:val="000000" w:themeColor="text1"/>
          <w:sz w:val="26"/>
          <w:szCs w:val="26"/>
        </w:rPr>
        <w:t xml:space="preserve"> </w:t>
      </w:r>
      <w:proofErr w:type="spellStart"/>
      <w:r w:rsidRPr="00CB4E16">
        <w:rPr>
          <w:color w:val="000000" w:themeColor="text1"/>
          <w:sz w:val="26"/>
          <w:szCs w:val="26"/>
        </w:rPr>
        <w:t>giữa</w:t>
      </w:r>
      <w:proofErr w:type="spellEnd"/>
      <w:r w:rsidRPr="00CB4E16">
        <w:rPr>
          <w:color w:val="000000" w:themeColor="text1"/>
          <w:sz w:val="26"/>
          <w:szCs w:val="26"/>
        </w:rPr>
        <w:t xml:space="preserve"> </w:t>
      </w:r>
      <w:proofErr w:type="spellStart"/>
      <w:r w:rsidRPr="00CB4E16">
        <w:rPr>
          <w:color w:val="000000" w:themeColor="text1"/>
          <w:sz w:val="26"/>
          <w:szCs w:val="26"/>
        </w:rPr>
        <w:t>hai</w:t>
      </w:r>
      <w:proofErr w:type="spellEnd"/>
      <w:r w:rsidRPr="00CB4E16">
        <w:rPr>
          <w:color w:val="000000" w:themeColor="text1"/>
          <w:sz w:val="26"/>
          <w:szCs w:val="26"/>
        </w:rPr>
        <w:t xml:space="preserve"> </w:t>
      </w:r>
      <w:proofErr w:type="spellStart"/>
      <w:r w:rsidRPr="00CB4E16">
        <w:rPr>
          <w:color w:val="000000" w:themeColor="text1"/>
          <w:sz w:val="26"/>
          <w:szCs w:val="26"/>
        </w:rPr>
        <w:t>bên</w:t>
      </w:r>
      <w:proofErr w:type="spellEnd"/>
      <w:r w:rsidRPr="00CB4E16">
        <w:rPr>
          <w:color w:val="000000" w:themeColor="text1"/>
          <w:sz w:val="26"/>
          <w:szCs w:val="26"/>
        </w:rPr>
        <w:t>.</w:t>
      </w:r>
    </w:p>
    <w:p w14:paraId="732C05DB" w14:textId="77777777" w:rsidR="00CB4E16" w:rsidRPr="00CB4E16" w:rsidRDefault="00CB4E16" w:rsidP="00CB4E16">
      <w:pPr>
        <w:spacing w:after="120" w:line="276" w:lineRule="auto"/>
        <w:ind w:firstLine="567"/>
        <w:jc w:val="both"/>
        <w:rPr>
          <w:color w:val="000000" w:themeColor="text1"/>
          <w:sz w:val="26"/>
          <w:szCs w:val="26"/>
        </w:rPr>
      </w:pPr>
      <w:r w:rsidRPr="00CB4E16">
        <w:rPr>
          <w:color w:val="000000" w:themeColor="text1"/>
          <w:sz w:val="26"/>
          <w:szCs w:val="26"/>
        </w:rPr>
        <w:t xml:space="preserve">Trong Giai </w:t>
      </w:r>
      <w:proofErr w:type="spellStart"/>
      <w:r w:rsidRPr="00CB4E16">
        <w:rPr>
          <w:color w:val="000000" w:themeColor="text1"/>
          <w:sz w:val="26"/>
          <w:szCs w:val="26"/>
        </w:rPr>
        <w:t>đoạn</w:t>
      </w:r>
      <w:proofErr w:type="spellEnd"/>
      <w:r w:rsidRPr="00CB4E16">
        <w:rPr>
          <w:color w:val="000000" w:themeColor="text1"/>
          <w:sz w:val="26"/>
          <w:szCs w:val="26"/>
        </w:rPr>
        <w:t xml:space="preserve"> 1, ETV </w:t>
      </w:r>
      <w:proofErr w:type="spellStart"/>
      <w:r w:rsidRPr="00CB4E16">
        <w:rPr>
          <w:color w:val="000000" w:themeColor="text1"/>
          <w:sz w:val="26"/>
          <w:szCs w:val="26"/>
        </w:rPr>
        <w:t>chịu</w:t>
      </w:r>
      <w:proofErr w:type="spellEnd"/>
      <w:r w:rsidRPr="00CB4E16">
        <w:rPr>
          <w:color w:val="000000" w:themeColor="text1"/>
          <w:sz w:val="26"/>
          <w:szCs w:val="26"/>
        </w:rPr>
        <w:t xml:space="preserve"> </w:t>
      </w:r>
      <w:proofErr w:type="spellStart"/>
      <w:r w:rsidRPr="00CB4E16">
        <w:rPr>
          <w:color w:val="000000" w:themeColor="text1"/>
          <w:sz w:val="26"/>
          <w:szCs w:val="26"/>
        </w:rPr>
        <w:t>trách</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biểu</w:t>
      </w:r>
      <w:proofErr w:type="spellEnd"/>
      <w:r w:rsidRPr="00CB4E16">
        <w:rPr>
          <w:color w:val="000000" w:themeColor="text1"/>
          <w:sz w:val="26"/>
          <w:szCs w:val="26"/>
        </w:rPr>
        <w:t xml:space="preserve"> </w:t>
      </w:r>
      <w:proofErr w:type="spellStart"/>
      <w:r w:rsidRPr="00CB4E16">
        <w:rPr>
          <w:color w:val="000000" w:themeColor="text1"/>
          <w:sz w:val="26"/>
          <w:szCs w:val="26"/>
        </w:rPr>
        <w:t>mẫu</w:t>
      </w:r>
      <w:proofErr w:type="spellEnd"/>
      <w:r w:rsidRPr="00CB4E16">
        <w:rPr>
          <w:color w:val="000000" w:themeColor="text1"/>
          <w:sz w:val="26"/>
          <w:szCs w:val="26"/>
        </w:rPr>
        <w:t xml:space="preserve">, </w:t>
      </w:r>
      <w:proofErr w:type="spellStart"/>
      <w:r w:rsidRPr="00CB4E16">
        <w:rPr>
          <w:color w:val="000000" w:themeColor="text1"/>
          <w:sz w:val="26"/>
          <w:szCs w:val="26"/>
        </w:rPr>
        <w:t>chuẩn</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cụ</w:t>
      </w:r>
      <w:proofErr w:type="spellEnd"/>
      <w:r w:rsidRPr="00CB4E16">
        <w:rPr>
          <w:color w:val="000000" w:themeColor="text1"/>
          <w:sz w:val="26"/>
          <w:szCs w:val="26"/>
        </w:rPr>
        <w:t xml:space="preserve"> </w:t>
      </w:r>
      <w:proofErr w:type="spellStart"/>
      <w:r w:rsidRPr="00CB4E16">
        <w:rPr>
          <w:color w:val="000000" w:themeColor="text1"/>
          <w:sz w:val="26"/>
          <w:szCs w:val="26"/>
        </w:rPr>
        <w:t>nhập</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quyền</w:t>
      </w:r>
      <w:proofErr w:type="spellEnd"/>
      <w:r w:rsidRPr="00CB4E16">
        <w:rPr>
          <w:color w:val="000000" w:themeColor="text1"/>
          <w:sz w:val="26"/>
          <w:szCs w:val="26"/>
        </w:rPr>
        <w:t xml:space="preserve">, </w:t>
      </w:r>
      <w:proofErr w:type="spellStart"/>
      <w:r w:rsidRPr="00CB4E16">
        <w:rPr>
          <w:color w:val="000000" w:themeColor="text1"/>
          <w:sz w:val="26"/>
          <w:szCs w:val="26"/>
        </w:rPr>
        <w:t>rà</w:t>
      </w:r>
      <w:proofErr w:type="spellEnd"/>
      <w:r w:rsidRPr="00CB4E16">
        <w:rPr>
          <w:color w:val="000000" w:themeColor="text1"/>
          <w:sz w:val="26"/>
          <w:szCs w:val="26"/>
        </w:rPr>
        <w:t xml:space="preserve"> </w:t>
      </w:r>
      <w:proofErr w:type="spellStart"/>
      <w:r w:rsidRPr="00CB4E16">
        <w:rPr>
          <w:color w:val="000000" w:themeColor="text1"/>
          <w:sz w:val="26"/>
          <w:szCs w:val="26"/>
        </w:rPr>
        <w:t>soát</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thời</w:t>
      </w:r>
      <w:proofErr w:type="spellEnd"/>
      <w:r w:rsidRPr="00CB4E16">
        <w:rPr>
          <w:color w:val="000000" w:themeColor="text1"/>
          <w:sz w:val="26"/>
          <w:szCs w:val="26"/>
        </w:rPr>
        <w:t xml:space="preserve"> </w:t>
      </w:r>
      <w:proofErr w:type="spellStart"/>
      <w:r w:rsidRPr="00CB4E16">
        <w:rPr>
          <w:color w:val="000000" w:themeColor="text1"/>
          <w:sz w:val="26"/>
          <w:szCs w:val="26"/>
        </w:rPr>
        <w:t>hướng</w:t>
      </w:r>
      <w:proofErr w:type="spellEnd"/>
      <w:r w:rsidRPr="00CB4E16">
        <w:rPr>
          <w:color w:val="000000" w:themeColor="text1"/>
          <w:sz w:val="26"/>
          <w:szCs w:val="26"/>
        </w:rPr>
        <w:t xml:space="preserve"> </w:t>
      </w:r>
      <w:proofErr w:type="spellStart"/>
      <w:r w:rsidRPr="00CB4E16">
        <w:rPr>
          <w:color w:val="000000" w:themeColor="text1"/>
          <w:sz w:val="26"/>
          <w:szCs w:val="26"/>
        </w:rPr>
        <w:t>dẫn</w:t>
      </w:r>
      <w:proofErr w:type="spellEnd"/>
      <w:r w:rsidRPr="00CB4E16">
        <w:rPr>
          <w:color w:val="000000" w:themeColor="text1"/>
          <w:sz w:val="26"/>
          <w:szCs w:val="26"/>
        </w:rPr>
        <w:t xml:space="preserve"> </w:t>
      </w:r>
      <w:proofErr w:type="spellStart"/>
      <w:r w:rsidRPr="00CB4E16">
        <w:rPr>
          <w:color w:val="000000" w:themeColor="text1"/>
          <w:sz w:val="26"/>
          <w:szCs w:val="26"/>
        </w:rPr>
        <w:t>cán</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mối</w:t>
      </w:r>
      <w:proofErr w:type="spellEnd"/>
      <w:r w:rsidRPr="00CB4E16">
        <w:rPr>
          <w:color w:val="000000" w:themeColor="text1"/>
          <w:sz w:val="26"/>
          <w:szCs w:val="26"/>
        </w:rPr>
        <w:t xml:space="preserve">, </w:t>
      </w:r>
      <w:proofErr w:type="spellStart"/>
      <w:r w:rsidRPr="00CB4E16">
        <w:rPr>
          <w:color w:val="000000" w:themeColor="text1"/>
          <w:sz w:val="26"/>
          <w:szCs w:val="26"/>
        </w:rPr>
        <w:t>hội</w:t>
      </w:r>
      <w:proofErr w:type="spellEnd"/>
      <w:r w:rsidRPr="00CB4E16">
        <w:rPr>
          <w:color w:val="000000" w:themeColor="text1"/>
          <w:sz w:val="26"/>
          <w:szCs w:val="26"/>
        </w:rPr>
        <w:t xml:space="preserve"> </w:t>
      </w:r>
      <w:proofErr w:type="spellStart"/>
      <w:r w:rsidRPr="00CB4E16">
        <w:rPr>
          <w:color w:val="000000" w:themeColor="text1"/>
          <w:sz w:val="26"/>
          <w:szCs w:val="26"/>
        </w:rPr>
        <w:t>thành</w:t>
      </w:r>
      <w:proofErr w:type="spellEnd"/>
      <w:r w:rsidRPr="00CB4E16">
        <w:rPr>
          <w:color w:val="000000" w:themeColor="text1"/>
          <w:sz w:val="26"/>
          <w:szCs w:val="26"/>
        </w:rPr>
        <w:t xml:space="preserve"> </w:t>
      </w:r>
      <w:proofErr w:type="spellStart"/>
      <w:r w:rsidRPr="00CB4E16">
        <w:rPr>
          <w:color w:val="000000" w:themeColor="text1"/>
          <w:sz w:val="26"/>
          <w:szCs w:val="26"/>
        </w:rPr>
        <w:t>viên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tiếp</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báo</w:t>
      </w:r>
      <w:proofErr w:type="spellEnd"/>
      <w:r w:rsidRPr="00CB4E16">
        <w:rPr>
          <w:color w:val="000000" w:themeColor="text1"/>
          <w:sz w:val="26"/>
          <w:szCs w:val="26"/>
        </w:rPr>
        <w:t xml:space="preserve">, </w:t>
      </w:r>
      <w:proofErr w:type="spellStart"/>
      <w:r w:rsidRPr="00CB4E16">
        <w:rPr>
          <w:color w:val="000000" w:themeColor="text1"/>
          <w:sz w:val="26"/>
          <w:szCs w:val="26"/>
        </w:rPr>
        <w:t>cập</w:t>
      </w:r>
      <w:proofErr w:type="spellEnd"/>
      <w:r w:rsidRPr="00CB4E16">
        <w:rPr>
          <w:color w:val="000000" w:themeColor="text1"/>
          <w:sz w:val="26"/>
          <w:szCs w:val="26"/>
        </w:rPr>
        <w:t xml:space="preserve"> </w:t>
      </w:r>
      <w:proofErr w:type="spellStart"/>
      <w:r w:rsidRPr="00CB4E16">
        <w:rPr>
          <w:color w:val="000000" w:themeColor="text1"/>
          <w:sz w:val="26"/>
          <w:szCs w:val="26"/>
        </w:rPr>
        <w:t>nhật</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phải</w:t>
      </w:r>
      <w:proofErr w:type="spellEnd"/>
      <w:r w:rsidRPr="00CB4E16">
        <w:rPr>
          <w:color w:val="000000" w:themeColor="text1"/>
          <w:sz w:val="26"/>
          <w:szCs w:val="26"/>
        </w:rPr>
        <w:t xml:space="preserve"> </w:t>
      </w:r>
      <w:proofErr w:type="spellStart"/>
      <w:r w:rsidRPr="00CB4E16">
        <w:rPr>
          <w:color w:val="000000" w:themeColor="text1"/>
          <w:sz w:val="26"/>
          <w:szCs w:val="26"/>
        </w:rPr>
        <w:t>hỗ</w:t>
      </w:r>
      <w:proofErr w:type="spellEnd"/>
      <w:r w:rsidRPr="00CB4E16">
        <w:rPr>
          <w:color w:val="000000" w:themeColor="text1"/>
          <w:sz w:val="26"/>
          <w:szCs w:val="26"/>
        </w:rPr>
        <w:t xml:space="preserve"> </w:t>
      </w:r>
      <w:proofErr w:type="spellStart"/>
      <w:r w:rsidRPr="00CB4E16">
        <w:rPr>
          <w:color w:val="000000" w:themeColor="text1"/>
          <w:sz w:val="26"/>
          <w:szCs w:val="26"/>
        </w:rPr>
        <w:t>trợ</w:t>
      </w:r>
      <w:proofErr w:type="spellEnd"/>
      <w:r w:rsidRPr="00CB4E16">
        <w:rPr>
          <w:color w:val="000000" w:themeColor="text1"/>
          <w:sz w:val="26"/>
          <w:szCs w:val="26"/>
        </w:rPr>
        <w:t xml:space="preserve"> </w:t>
      </w:r>
      <w:proofErr w:type="spellStart"/>
      <w:r w:rsidRPr="00CB4E16">
        <w:rPr>
          <w:color w:val="000000" w:themeColor="text1"/>
          <w:sz w:val="26"/>
          <w:szCs w:val="26"/>
        </w:rPr>
        <w:t>biểu</w:t>
      </w:r>
      <w:proofErr w:type="spellEnd"/>
      <w:r w:rsidRPr="00CB4E16">
        <w:rPr>
          <w:color w:val="000000" w:themeColor="text1"/>
          <w:sz w:val="26"/>
          <w:szCs w:val="26"/>
        </w:rPr>
        <w:t xml:space="preserve"> </w:t>
      </w:r>
      <w:proofErr w:type="spellStart"/>
      <w:r w:rsidRPr="00CB4E16">
        <w:rPr>
          <w:color w:val="000000" w:themeColor="text1"/>
          <w:sz w:val="26"/>
          <w:szCs w:val="26"/>
        </w:rPr>
        <w:t>mẫu</w:t>
      </w:r>
      <w:proofErr w:type="spellEnd"/>
      <w:r w:rsidRPr="00CB4E16">
        <w:rPr>
          <w:color w:val="000000" w:themeColor="text1"/>
          <w:sz w:val="26"/>
          <w:szCs w:val="26"/>
        </w:rPr>
        <w:t xml:space="preserve"> </w:t>
      </w:r>
      <w:proofErr w:type="spellStart"/>
      <w:r w:rsidRPr="00CB4E16">
        <w:rPr>
          <w:color w:val="000000" w:themeColor="text1"/>
          <w:sz w:val="26"/>
          <w:szCs w:val="26"/>
        </w:rPr>
        <w:t>trực</w:t>
      </w:r>
      <w:proofErr w:type="spellEnd"/>
      <w:r w:rsidRPr="00CB4E16">
        <w:rPr>
          <w:color w:val="000000" w:themeColor="text1"/>
          <w:sz w:val="26"/>
          <w:szCs w:val="26"/>
        </w:rPr>
        <w:t xml:space="preserve"> </w:t>
      </w:r>
      <w:proofErr w:type="spellStart"/>
      <w:r w:rsidRPr="00CB4E16">
        <w:rPr>
          <w:color w:val="000000" w:themeColor="text1"/>
          <w:sz w:val="26"/>
          <w:szCs w:val="26"/>
        </w:rPr>
        <w:t>tuyến</w:t>
      </w:r>
      <w:proofErr w:type="spellEnd"/>
      <w:r w:rsidRPr="00CB4E16">
        <w:rPr>
          <w:color w:val="000000" w:themeColor="text1"/>
          <w:sz w:val="26"/>
          <w:szCs w:val="26"/>
        </w:rPr>
        <w:t xml:space="preserve">, </w:t>
      </w:r>
      <w:proofErr w:type="spellStart"/>
      <w:r w:rsidRPr="00CB4E16">
        <w:rPr>
          <w:color w:val="000000" w:themeColor="text1"/>
          <w:sz w:val="26"/>
          <w:szCs w:val="26"/>
        </w:rPr>
        <w:t>nhập</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hàng</w:t>
      </w:r>
      <w:proofErr w:type="spellEnd"/>
      <w:r w:rsidRPr="00CB4E16">
        <w:rPr>
          <w:color w:val="000000" w:themeColor="text1"/>
          <w:sz w:val="26"/>
          <w:szCs w:val="26"/>
        </w:rPr>
        <w:t xml:space="preserve"> </w:t>
      </w:r>
      <w:proofErr w:type="spellStart"/>
      <w:r w:rsidRPr="00CB4E16">
        <w:rPr>
          <w:color w:val="000000" w:themeColor="text1"/>
          <w:sz w:val="26"/>
          <w:szCs w:val="26"/>
        </w:rPr>
        <w:t>loạt</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sự</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ý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kiểm</w:t>
      </w:r>
      <w:proofErr w:type="spellEnd"/>
      <w:r w:rsidRPr="00CB4E16">
        <w:rPr>
          <w:color w:val="000000" w:themeColor="text1"/>
          <w:sz w:val="26"/>
          <w:szCs w:val="26"/>
        </w:rPr>
        <w:t xml:space="preserve"> </w:t>
      </w:r>
      <w:proofErr w:type="spellStart"/>
      <w:r w:rsidRPr="00CB4E16">
        <w:rPr>
          <w:color w:val="000000" w:themeColor="text1"/>
          <w:sz w:val="26"/>
          <w:szCs w:val="26"/>
        </w:rPr>
        <w:t>soát</w:t>
      </w:r>
      <w:proofErr w:type="spellEnd"/>
      <w:r w:rsidRPr="00CB4E16">
        <w:rPr>
          <w:color w:val="000000" w:themeColor="text1"/>
          <w:sz w:val="26"/>
          <w:szCs w:val="26"/>
        </w:rPr>
        <w:t xml:space="preserve"> </w:t>
      </w:r>
      <w:proofErr w:type="spellStart"/>
      <w:r w:rsidRPr="00CB4E16">
        <w:rPr>
          <w:color w:val="000000" w:themeColor="text1"/>
          <w:sz w:val="26"/>
          <w:szCs w:val="26"/>
        </w:rPr>
        <w:t>chất</w:t>
      </w:r>
      <w:proofErr w:type="spellEnd"/>
      <w:r w:rsidRPr="00CB4E16">
        <w:rPr>
          <w:color w:val="000000" w:themeColor="text1"/>
          <w:sz w:val="26"/>
          <w:szCs w:val="26"/>
        </w:rPr>
        <w:t xml:space="preserve"> </w:t>
      </w:r>
      <w:proofErr w:type="spellStart"/>
      <w:r w:rsidRPr="00CB4E16">
        <w:rPr>
          <w:color w:val="000000" w:themeColor="text1"/>
          <w:sz w:val="26"/>
          <w:szCs w:val="26"/>
        </w:rPr>
        <w:t>lượng</w:t>
      </w:r>
      <w:proofErr w:type="spellEnd"/>
      <w:r w:rsidRPr="00CB4E16">
        <w:rPr>
          <w:color w:val="000000" w:themeColor="text1"/>
          <w:sz w:val="26"/>
          <w:szCs w:val="26"/>
        </w:rPr>
        <w:t xml:space="preserve"> </w:t>
      </w:r>
      <w:proofErr w:type="spellStart"/>
      <w:r w:rsidRPr="00CB4E16">
        <w:rPr>
          <w:color w:val="000000" w:themeColor="text1"/>
          <w:sz w:val="26"/>
          <w:szCs w:val="26"/>
        </w:rPr>
        <w:t>trước</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đưa</w:t>
      </w:r>
      <w:proofErr w:type="spellEnd"/>
      <w:r w:rsidRPr="00CB4E16">
        <w:rPr>
          <w:color w:val="000000" w:themeColor="text1"/>
          <w:sz w:val="26"/>
          <w:szCs w:val="26"/>
        </w:rPr>
        <w:t xml:space="preserve"> </w:t>
      </w:r>
      <w:proofErr w:type="spellStart"/>
      <w:r w:rsidRPr="00CB4E16">
        <w:rPr>
          <w:color w:val="000000" w:themeColor="text1"/>
          <w:sz w:val="26"/>
          <w:szCs w:val="26"/>
        </w:rPr>
        <w:t>hồ</w:t>
      </w:r>
      <w:proofErr w:type="spellEnd"/>
      <w:r w:rsidRPr="00CB4E16">
        <w:rPr>
          <w:color w:val="000000" w:themeColor="text1"/>
          <w:sz w:val="26"/>
          <w:szCs w:val="26"/>
        </w:rPr>
        <w:t xml:space="preserve"> </w:t>
      </w:r>
      <w:proofErr w:type="spellStart"/>
      <w:r w:rsidRPr="00CB4E16">
        <w:rPr>
          <w:color w:val="000000" w:themeColor="text1"/>
          <w:sz w:val="26"/>
          <w:szCs w:val="26"/>
        </w:rPr>
        <w:t>sơ</w:t>
      </w:r>
      <w:proofErr w:type="spellEnd"/>
      <w:r w:rsidRPr="00CB4E16">
        <w:rPr>
          <w:color w:val="000000" w:themeColor="text1"/>
          <w:sz w:val="26"/>
          <w:szCs w:val="26"/>
        </w:rPr>
        <w:t xml:space="preserve"> </w:t>
      </w:r>
      <w:proofErr w:type="spellStart"/>
      <w:r w:rsidRPr="00CB4E16">
        <w:rPr>
          <w:color w:val="000000" w:themeColor="text1"/>
          <w:sz w:val="26"/>
          <w:szCs w:val="26"/>
        </w:rPr>
        <w:t>vào</w:t>
      </w:r>
      <w:proofErr w:type="spellEnd"/>
      <w:r w:rsidRPr="00CB4E16">
        <w:rPr>
          <w:color w:val="000000" w:themeColor="text1"/>
          <w:sz w:val="26"/>
          <w:szCs w:val="26"/>
        </w:rPr>
        <w:t xml:space="preserve"> </w:t>
      </w:r>
      <w:proofErr w:type="spellStart"/>
      <w:r w:rsidRPr="00CB4E16">
        <w:rPr>
          <w:color w:val="000000" w:themeColor="text1"/>
          <w:sz w:val="26"/>
          <w:szCs w:val="26"/>
        </w:rPr>
        <w:t>sử</w:t>
      </w:r>
      <w:proofErr w:type="spellEnd"/>
      <w:r w:rsidRPr="00CB4E16">
        <w:rPr>
          <w:color w:val="000000" w:themeColor="text1"/>
          <w:sz w:val="26"/>
          <w:szCs w:val="26"/>
        </w:rPr>
        <w:t xml:space="preserve"> </w:t>
      </w:r>
      <w:proofErr w:type="spellStart"/>
      <w:r w:rsidRPr="00CB4E16">
        <w:rPr>
          <w:color w:val="000000" w:themeColor="text1"/>
          <w:sz w:val="26"/>
          <w:szCs w:val="26"/>
        </w:rPr>
        <w:t>dụng</w:t>
      </w:r>
      <w:proofErr w:type="spellEnd"/>
      <w:r w:rsidRPr="00CB4E16">
        <w:rPr>
          <w:color w:val="000000" w:themeColor="text1"/>
          <w:sz w:val="26"/>
          <w:szCs w:val="26"/>
        </w:rPr>
        <w:t xml:space="preserve">. Phạm vi </w:t>
      </w:r>
      <w:proofErr w:type="spellStart"/>
      <w:r w:rsidRPr="00CB4E16">
        <w:rPr>
          <w:color w:val="000000" w:themeColor="text1"/>
          <w:sz w:val="26"/>
          <w:szCs w:val="26"/>
        </w:rPr>
        <w:t>bàn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quyền</w:t>
      </w:r>
      <w:proofErr w:type="spellEnd"/>
      <w:r w:rsidRPr="00CB4E16">
        <w:rPr>
          <w:color w:val="000000" w:themeColor="text1"/>
          <w:sz w:val="26"/>
          <w:szCs w:val="26"/>
        </w:rPr>
        <w:t xml:space="preserve"> </w:t>
      </w:r>
      <w:proofErr w:type="spellStart"/>
      <w:r w:rsidRPr="00CB4E16">
        <w:rPr>
          <w:color w:val="000000" w:themeColor="text1"/>
          <w:sz w:val="26"/>
          <w:szCs w:val="26"/>
        </w:rPr>
        <w:t>quản</w:t>
      </w:r>
      <w:proofErr w:type="spellEnd"/>
      <w:r w:rsidRPr="00CB4E16">
        <w:rPr>
          <w:color w:val="000000" w:themeColor="text1"/>
          <w:sz w:val="26"/>
          <w:szCs w:val="26"/>
        </w:rPr>
        <w:t xml:space="preserve"> </w:t>
      </w:r>
      <w:proofErr w:type="spellStart"/>
      <w:r w:rsidRPr="00CB4E16">
        <w:rPr>
          <w:color w:val="000000" w:themeColor="text1"/>
          <w:sz w:val="26"/>
          <w:szCs w:val="26"/>
        </w:rPr>
        <w:t>lý</w:t>
      </w:r>
      <w:proofErr w:type="spellEnd"/>
      <w:r w:rsidRPr="00CB4E16">
        <w:rPr>
          <w:color w:val="000000" w:themeColor="text1"/>
          <w:sz w:val="26"/>
          <w:szCs w:val="26"/>
        </w:rPr>
        <w:t xml:space="preserve"> </w:t>
      </w:r>
      <w:proofErr w:type="spellStart"/>
      <w:r w:rsidRPr="00CB4E16">
        <w:rPr>
          <w:color w:val="000000" w:themeColor="text1"/>
          <w:sz w:val="26"/>
          <w:szCs w:val="26"/>
        </w:rPr>
        <w:t>sản</w:t>
      </w:r>
      <w:proofErr w:type="spellEnd"/>
      <w:r w:rsidRPr="00CB4E16">
        <w:rPr>
          <w:color w:val="000000" w:themeColor="text1"/>
          <w:sz w:val="26"/>
          <w:szCs w:val="26"/>
        </w:rPr>
        <w:t xml:space="preserve"> </w:t>
      </w:r>
      <w:proofErr w:type="spellStart"/>
      <w:r w:rsidRPr="00CB4E16">
        <w:rPr>
          <w:color w:val="000000" w:themeColor="text1"/>
          <w:sz w:val="26"/>
          <w:szCs w:val="26"/>
        </w:rPr>
        <w:t>phẩm</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trách</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trì</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nâng</w:t>
      </w:r>
      <w:proofErr w:type="spellEnd"/>
      <w:r w:rsidRPr="00CB4E16">
        <w:rPr>
          <w:color w:val="000000" w:themeColor="text1"/>
          <w:sz w:val="26"/>
          <w:szCs w:val="26"/>
        </w:rPr>
        <w:t xml:space="preserve"> </w:t>
      </w:r>
      <w:proofErr w:type="spellStart"/>
      <w:r w:rsidRPr="00CB4E16">
        <w:rPr>
          <w:color w:val="000000" w:themeColor="text1"/>
          <w:sz w:val="26"/>
          <w:szCs w:val="26"/>
        </w:rPr>
        <w:t>cấp</w:t>
      </w:r>
      <w:proofErr w:type="spellEnd"/>
      <w:r w:rsidRPr="00CB4E16">
        <w:rPr>
          <w:color w:val="000000" w:themeColor="text1"/>
          <w:sz w:val="26"/>
          <w:szCs w:val="26"/>
        </w:rPr>
        <w:t xml:space="preserve"> </w:t>
      </w:r>
      <w:proofErr w:type="spellStart"/>
      <w:r w:rsidRPr="00CB4E16">
        <w:rPr>
          <w:color w:val="000000" w:themeColor="text1"/>
          <w:sz w:val="26"/>
          <w:szCs w:val="26"/>
        </w:rPr>
        <w:t>sau</w:t>
      </w:r>
      <w:proofErr w:type="spellEnd"/>
      <w:r w:rsidRPr="00CB4E16">
        <w:rPr>
          <w:color w:val="000000" w:themeColor="text1"/>
          <w:sz w:val="26"/>
          <w:szCs w:val="26"/>
        </w:rPr>
        <w:t xml:space="preserve"> </w:t>
      </w:r>
      <w:proofErr w:type="spellStart"/>
      <w:r w:rsidRPr="00CB4E16">
        <w:rPr>
          <w:color w:val="000000" w:themeColor="text1"/>
          <w:sz w:val="26"/>
          <w:szCs w:val="26"/>
        </w:rPr>
        <w:t>bàn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quy</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bằng</w:t>
      </w:r>
      <w:proofErr w:type="spellEnd"/>
      <w:r w:rsidRPr="00CB4E16">
        <w:rPr>
          <w:color w:val="000000" w:themeColor="text1"/>
          <w:sz w:val="26"/>
          <w:szCs w:val="26"/>
        </w:rPr>
        <w:t xml:space="preserve"> </w:t>
      </w:r>
      <w:proofErr w:type="spellStart"/>
      <w:r w:rsidRPr="00CB4E16">
        <w:rPr>
          <w:color w:val="000000" w:themeColor="text1"/>
          <w:sz w:val="26"/>
          <w:szCs w:val="26"/>
        </w:rPr>
        <w:t>văn</w:t>
      </w:r>
      <w:proofErr w:type="spellEnd"/>
      <w:r w:rsidRPr="00CB4E16">
        <w:rPr>
          <w:color w:val="000000" w:themeColor="text1"/>
          <w:sz w:val="26"/>
          <w:szCs w:val="26"/>
        </w:rPr>
        <w:t xml:space="preserve"> </w:t>
      </w:r>
      <w:proofErr w:type="spellStart"/>
      <w:r w:rsidRPr="00CB4E16">
        <w:rPr>
          <w:color w:val="000000" w:themeColor="text1"/>
          <w:sz w:val="26"/>
          <w:szCs w:val="26"/>
        </w:rPr>
        <w:t>bản</w:t>
      </w:r>
      <w:proofErr w:type="spellEnd"/>
      <w:r w:rsidRPr="00CB4E16">
        <w:rPr>
          <w:color w:val="000000" w:themeColor="text1"/>
          <w:sz w:val="26"/>
          <w:szCs w:val="26"/>
        </w:rPr>
        <w:t xml:space="preserve"> </w:t>
      </w:r>
      <w:proofErr w:type="spellStart"/>
      <w:r w:rsidRPr="00CB4E16">
        <w:rPr>
          <w:color w:val="000000" w:themeColor="text1"/>
          <w:sz w:val="26"/>
          <w:szCs w:val="26"/>
        </w:rPr>
        <w:t>giữa</w:t>
      </w:r>
      <w:proofErr w:type="spellEnd"/>
      <w:r w:rsidRPr="00CB4E16">
        <w:rPr>
          <w:color w:val="000000" w:themeColor="text1"/>
          <w:sz w:val="26"/>
          <w:szCs w:val="26"/>
        </w:rPr>
        <w:t xml:space="preserve"> ETV </w:t>
      </w:r>
      <w:proofErr w:type="spellStart"/>
      <w:r w:rsidRPr="00CB4E16">
        <w:rPr>
          <w:color w:val="000000" w:themeColor="text1"/>
          <w:sz w:val="26"/>
          <w:szCs w:val="26"/>
        </w:rPr>
        <w:t>và</w:t>
      </w:r>
      <w:proofErr w:type="spellEnd"/>
      <w:r w:rsidRPr="00CB4E16">
        <w:rPr>
          <w:color w:val="000000" w:themeColor="text1"/>
          <w:sz w:val="26"/>
          <w:szCs w:val="26"/>
        </w:rPr>
        <w:t xml:space="preserve"> VUSTA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quy</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w:t>
      </w:r>
    </w:p>
    <w:p w14:paraId="69B4CDE1" w14:textId="37EF33AE" w:rsidR="008C4A44" w:rsidRPr="00CB4E16" w:rsidRDefault="00000000">
      <w:pPr>
        <w:pStyle w:val="Heading2"/>
        <w:keepNext/>
        <w:spacing w:before="240" w:after="120" w:line="276" w:lineRule="auto"/>
        <w:rPr>
          <w:color w:val="000000" w:themeColor="text1"/>
        </w:rPr>
      </w:pPr>
      <w:r w:rsidRPr="00CB4E16">
        <w:rPr>
          <w:bCs/>
          <w:color w:val="000000" w:themeColor="text1"/>
        </w:rPr>
        <w:t xml:space="preserve">3. </w:t>
      </w:r>
      <w:proofErr w:type="spellStart"/>
      <w:r w:rsidRPr="00CB4E16">
        <w:rPr>
          <w:bCs/>
          <w:color w:val="000000" w:themeColor="text1"/>
        </w:rPr>
        <w:t>Mô</w:t>
      </w:r>
      <w:proofErr w:type="spellEnd"/>
      <w:r w:rsidRPr="00CB4E16">
        <w:rPr>
          <w:bCs/>
          <w:color w:val="000000" w:themeColor="text1"/>
        </w:rPr>
        <w:t xml:space="preserve"> </w:t>
      </w:r>
      <w:proofErr w:type="spellStart"/>
      <w:r w:rsidRPr="00CB4E16">
        <w:rPr>
          <w:bCs/>
          <w:color w:val="000000" w:themeColor="text1"/>
        </w:rPr>
        <w:t>hình</w:t>
      </w:r>
      <w:proofErr w:type="spellEnd"/>
      <w:r w:rsidRPr="00CB4E16">
        <w:rPr>
          <w:bCs/>
          <w:color w:val="000000" w:themeColor="text1"/>
        </w:rPr>
        <w:t xml:space="preserve"> </w:t>
      </w:r>
      <w:proofErr w:type="spellStart"/>
      <w:r w:rsidRPr="00CB4E16">
        <w:rPr>
          <w:bCs/>
          <w:color w:val="000000" w:themeColor="text1"/>
        </w:rPr>
        <w:t>doanh</w:t>
      </w:r>
      <w:proofErr w:type="spellEnd"/>
      <w:r w:rsidRPr="00CB4E16">
        <w:rPr>
          <w:bCs/>
          <w:color w:val="000000" w:themeColor="text1"/>
        </w:rPr>
        <w:t xml:space="preserve"> </w:t>
      </w:r>
      <w:proofErr w:type="spellStart"/>
      <w:r w:rsidRPr="00CB4E16">
        <w:rPr>
          <w:bCs/>
          <w:color w:val="000000" w:themeColor="text1"/>
        </w:rPr>
        <w:t>thu</w:t>
      </w:r>
      <w:proofErr w:type="spellEnd"/>
      <w:r w:rsidRPr="00CB4E16">
        <w:rPr>
          <w:bCs/>
          <w:color w:val="000000" w:themeColor="text1"/>
        </w:rPr>
        <w:t xml:space="preserve"> </w:t>
      </w:r>
      <w:proofErr w:type="spellStart"/>
      <w:r w:rsidRPr="00CB4E16">
        <w:rPr>
          <w:bCs/>
          <w:color w:val="000000" w:themeColor="text1"/>
        </w:rPr>
        <w:t>và</w:t>
      </w:r>
      <w:proofErr w:type="spellEnd"/>
      <w:r w:rsidRPr="00CB4E16">
        <w:rPr>
          <w:bCs/>
          <w:color w:val="000000" w:themeColor="text1"/>
        </w:rPr>
        <w:t xml:space="preserve"> </w:t>
      </w:r>
      <w:proofErr w:type="spellStart"/>
      <w:r w:rsidRPr="00CB4E16">
        <w:rPr>
          <w:bCs/>
          <w:color w:val="000000" w:themeColor="text1"/>
        </w:rPr>
        <w:t>nguyên</w:t>
      </w:r>
      <w:proofErr w:type="spellEnd"/>
      <w:r w:rsidRPr="00CB4E16">
        <w:rPr>
          <w:bCs/>
          <w:color w:val="000000" w:themeColor="text1"/>
        </w:rPr>
        <w:t xml:space="preserve"> </w:t>
      </w:r>
      <w:proofErr w:type="spellStart"/>
      <w:r w:rsidRPr="00CB4E16">
        <w:rPr>
          <w:bCs/>
          <w:color w:val="000000" w:themeColor="text1"/>
        </w:rPr>
        <w:t>tắc</w:t>
      </w:r>
      <w:proofErr w:type="spellEnd"/>
      <w:r w:rsidRPr="00CB4E16">
        <w:rPr>
          <w:bCs/>
          <w:color w:val="000000" w:themeColor="text1"/>
        </w:rPr>
        <w:t xml:space="preserve"> </w:t>
      </w:r>
      <w:proofErr w:type="spellStart"/>
      <w:r w:rsidRPr="00CB4E16">
        <w:rPr>
          <w:bCs/>
          <w:color w:val="000000" w:themeColor="text1"/>
        </w:rPr>
        <w:t>dòng</w:t>
      </w:r>
      <w:proofErr w:type="spellEnd"/>
      <w:r w:rsidRPr="00CB4E16">
        <w:rPr>
          <w:bCs/>
          <w:color w:val="000000" w:themeColor="text1"/>
        </w:rPr>
        <w:t xml:space="preserve"> </w:t>
      </w:r>
      <w:proofErr w:type="spellStart"/>
      <w:r w:rsidRPr="00CB4E16">
        <w:rPr>
          <w:bCs/>
          <w:color w:val="000000" w:themeColor="text1"/>
        </w:rPr>
        <w:t>tiền</w:t>
      </w:r>
      <w:bookmarkEnd w:id="2756"/>
      <w:bookmarkEnd w:id="2757"/>
      <w:proofErr w:type="spellEnd"/>
    </w:p>
    <w:p w14:paraId="116476AE" w14:textId="77777777" w:rsidR="00CB4E16" w:rsidRPr="00CB4E16" w:rsidRDefault="00CB4E16" w:rsidP="00CB4E16">
      <w:pPr>
        <w:pStyle w:val="NormalWeb"/>
        <w:rPr>
          <w:color w:val="000000" w:themeColor="text1"/>
        </w:rPr>
      </w:pPr>
      <w:r w:rsidRPr="00CB4E16">
        <w:rPr>
          <w:color w:val="000000" w:themeColor="text1"/>
        </w:rPr>
        <w:t xml:space="preserve">VI CONNECT </w:t>
      </w:r>
      <w:proofErr w:type="spellStart"/>
      <w:r w:rsidRPr="00CB4E16">
        <w:rPr>
          <w:color w:val="000000" w:themeColor="text1"/>
        </w:rPr>
        <w:t>tạo</w:t>
      </w:r>
      <w:proofErr w:type="spellEnd"/>
      <w:r w:rsidRPr="00CB4E16">
        <w:rPr>
          <w:color w:val="000000" w:themeColor="text1"/>
        </w:rPr>
        <w:t xml:space="preserve"> </w:t>
      </w:r>
      <w:proofErr w:type="spellStart"/>
      <w:r w:rsidRPr="00CB4E16">
        <w:rPr>
          <w:color w:val="000000" w:themeColor="text1"/>
        </w:rPr>
        <w:t>doanh</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hoạt</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mang</w:t>
      </w:r>
      <w:proofErr w:type="spellEnd"/>
      <w:r w:rsidRPr="00CB4E16">
        <w:rPr>
          <w:color w:val="000000" w:themeColor="text1"/>
        </w:rPr>
        <w:t xml:space="preserve"> </w:t>
      </w:r>
      <w:proofErr w:type="spellStart"/>
      <w:r w:rsidRPr="00CB4E16">
        <w:rPr>
          <w:color w:val="000000" w:themeColor="text1"/>
        </w:rPr>
        <w:t>lại</w:t>
      </w:r>
      <w:proofErr w:type="spellEnd"/>
      <w:r w:rsidRPr="00CB4E16">
        <w:rPr>
          <w:color w:val="000000" w:themeColor="text1"/>
        </w:rPr>
        <w:t xml:space="preserve"> </w:t>
      </w:r>
      <w:proofErr w:type="spellStart"/>
      <w:r w:rsidRPr="00CB4E16">
        <w:rPr>
          <w:color w:val="000000" w:themeColor="text1"/>
        </w:rPr>
        <w:t>giá</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gồm</w:t>
      </w:r>
      <w:proofErr w:type="spellEnd"/>
      <w:r w:rsidRPr="00CB4E16">
        <w:rPr>
          <w:color w:val="000000" w:themeColor="text1"/>
        </w:rPr>
        <w:t>:</w:t>
      </w:r>
    </w:p>
    <w:p w14:paraId="08DB8112" w14:textId="77777777" w:rsidR="00CB4E16" w:rsidRPr="00CB4E16" w:rsidRDefault="00CB4E16" w:rsidP="00CB4E16">
      <w:pPr>
        <w:pStyle w:val="ListParagraph"/>
        <w:numPr>
          <w:ilvl w:val="0"/>
          <w:numId w:val="1"/>
        </w:numPr>
        <w:spacing w:after="120"/>
        <w:jc w:val="both"/>
        <w:rPr>
          <w:color w:val="000000" w:themeColor="text1"/>
        </w:rPr>
      </w:pP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KH&amp;CN </w:t>
      </w:r>
      <w:proofErr w:type="spellStart"/>
      <w:r w:rsidRPr="00CB4E16">
        <w:rPr>
          <w:color w:val="000000" w:themeColor="text1"/>
        </w:rPr>
        <w:t>trên</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lang w:val="vi-VN"/>
        </w:rPr>
        <w:t>;</w:t>
      </w:r>
    </w:p>
    <w:p w14:paraId="16E7A261" w14:textId="77777777" w:rsidR="00CB4E16" w:rsidRPr="00CB4E16" w:rsidRDefault="00CB4E16" w:rsidP="00CB4E16">
      <w:pPr>
        <w:pStyle w:val="ListParagraph"/>
        <w:numPr>
          <w:ilvl w:val="0"/>
          <w:numId w:val="1"/>
        </w:numPr>
        <w:spacing w:after="120"/>
        <w:jc w:val="both"/>
        <w:rPr>
          <w:color w:val="000000" w:themeColor="text1"/>
        </w:rPr>
      </w:pP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tìm</w:t>
      </w:r>
      <w:proofErr w:type="spellEnd"/>
      <w:r w:rsidRPr="00CB4E16">
        <w:rPr>
          <w:color w:val="000000" w:themeColor="text1"/>
        </w:rPr>
        <w:t xml:space="preserve"> </w:t>
      </w:r>
      <w:proofErr w:type="spellStart"/>
      <w:r w:rsidRPr="00CB4E16">
        <w:rPr>
          <w:color w:val="000000" w:themeColor="text1"/>
        </w:rPr>
        <w:t>kiếm</w:t>
      </w:r>
      <w:proofErr w:type="spellEnd"/>
      <w:r w:rsidRPr="00CB4E16">
        <w:rPr>
          <w:color w:val="000000" w:themeColor="text1"/>
        </w:rPr>
        <w:t xml:space="preserve">, </w:t>
      </w:r>
      <w:proofErr w:type="spellStart"/>
      <w:r w:rsidRPr="00CB4E16">
        <w:rPr>
          <w:color w:val="000000" w:themeColor="text1"/>
        </w:rPr>
        <w:t>ghép</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đối</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w:t>
      </w:r>
    </w:p>
    <w:p w14:paraId="4F4D2254" w14:textId="77777777" w:rsidR="00CB4E16" w:rsidRPr="00CB4E16" w:rsidRDefault="00CB4E16" w:rsidP="00CB4E16">
      <w:pPr>
        <w:pStyle w:val="ListParagraph"/>
        <w:numPr>
          <w:ilvl w:val="0"/>
          <w:numId w:val="1"/>
        </w:numPr>
        <w:spacing w:after="120"/>
        <w:jc w:val="both"/>
        <w:rPr>
          <w:color w:val="000000" w:themeColor="text1"/>
        </w:rPr>
      </w:pP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dự</w:t>
      </w:r>
      <w:proofErr w:type="spellEnd"/>
      <w:r w:rsidRPr="00CB4E16">
        <w:rPr>
          <w:color w:val="000000" w:themeColor="text1"/>
        </w:rPr>
        <w:t xml:space="preserve"> </w:t>
      </w:r>
      <w:proofErr w:type="spellStart"/>
      <w:r w:rsidRPr="00CB4E16">
        <w:rPr>
          <w:color w:val="000000" w:themeColor="text1"/>
        </w:rPr>
        <w:t>án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w:t>
      </w:r>
    </w:p>
    <w:p w14:paraId="5D2AC81B" w14:textId="77777777" w:rsidR="00CB4E16" w:rsidRPr="00CB4E16" w:rsidRDefault="00CB4E16" w:rsidP="00CB4E16">
      <w:pPr>
        <w:pStyle w:val="ListParagraph"/>
        <w:numPr>
          <w:ilvl w:val="0"/>
          <w:numId w:val="1"/>
        </w:numPr>
        <w:spacing w:after="120"/>
        <w:jc w:val="both"/>
        <w:rPr>
          <w:color w:val="000000" w:themeColor="text1"/>
        </w:rPr>
      </w:pP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vấn</w:t>
      </w:r>
      <w:proofErr w:type="spellEnd"/>
      <w:r w:rsidRPr="00CB4E16">
        <w:rPr>
          <w:color w:val="000000" w:themeColor="text1"/>
        </w:rPr>
        <w:t xml:space="preserve">, </w:t>
      </w:r>
      <w:proofErr w:type="spellStart"/>
      <w:r w:rsidRPr="00CB4E16">
        <w:rPr>
          <w:color w:val="000000" w:themeColor="text1"/>
        </w:rPr>
        <w:t>thẩm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đào</w:t>
      </w:r>
      <w:proofErr w:type="spellEnd"/>
      <w:r w:rsidRPr="00CB4E16">
        <w:rPr>
          <w:color w:val="000000" w:themeColor="text1"/>
        </w:rPr>
        <w:t xml:space="preserve"> </w:t>
      </w:r>
      <w:proofErr w:type="spellStart"/>
      <w:r w:rsidRPr="00CB4E16">
        <w:rPr>
          <w:color w:val="000000" w:themeColor="text1"/>
        </w:rPr>
        <w:t>tạo</w:t>
      </w:r>
      <w:proofErr w:type="spellEnd"/>
      <w:r w:rsidRPr="00CB4E16">
        <w:rPr>
          <w:color w:val="000000" w:themeColor="text1"/>
        </w:rPr>
        <w:t xml:space="preserve">, AI,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API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phần</w:t>
      </w:r>
      <w:proofErr w:type="spellEnd"/>
      <w:r w:rsidRPr="00CB4E16">
        <w:rPr>
          <w:color w:val="000000" w:themeColor="text1"/>
        </w:rPr>
        <w:t xml:space="preserve"> </w:t>
      </w:r>
      <w:proofErr w:type="spellStart"/>
      <w:r w:rsidRPr="00CB4E16">
        <w:rPr>
          <w:color w:val="000000" w:themeColor="text1"/>
        </w:rPr>
        <w:t>mềm</w:t>
      </w:r>
      <w:proofErr w:type="spellEnd"/>
      <w:r w:rsidRPr="00CB4E16">
        <w:rPr>
          <w:color w:val="000000" w:themeColor="text1"/>
        </w:rPr>
        <w:t xml:space="preserve"> B2B;</w:t>
      </w:r>
    </w:p>
    <w:p w14:paraId="4D4B9A9C" w14:textId="77777777" w:rsidR="00CB4E16" w:rsidRPr="00CB4E16" w:rsidRDefault="00CB4E16" w:rsidP="00CB4E16">
      <w:pPr>
        <w:pStyle w:val="ListParagraph"/>
        <w:numPr>
          <w:ilvl w:val="0"/>
          <w:numId w:val="1"/>
        </w:numPr>
        <w:spacing w:after="120"/>
        <w:jc w:val="both"/>
        <w:rPr>
          <w:color w:val="000000" w:themeColor="text1"/>
        </w:rPr>
      </w:pP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huy</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vốn</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thương</w:t>
      </w:r>
      <w:proofErr w:type="spellEnd"/>
      <w:r w:rsidRPr="00CB4E16">
        <w:rPr>
          <w:color w:val="000000" w:themeColor="text1"/>
        </w:rPr>
        <w:t xml:space="preserve"> </w:t>
      </w:r>
      <w:proofErr w:type="spellStart"/>
      <w:r w:rsidRPr="00CB4E16">
        <w:rPr>
          <w:color w:val="000000" w:themeColor="text1"/>
        </w:rPr>
        <w:t>mại</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w:t>
      </w:r>
    </w:p>
    <w:p w14:paraId="22733730" w14:textId="7EE16323" w:rsidR="00CB4E16" w:rsidRPr="00CB4E16" w:rsidRDefault="00CB4E16" w:rsidP="00CB4E16">
      <w:pPr>
        <w:pStyle w:val="ListParagraph"/>
        <w:numPr>
          <w:ilvl w:val="0"/>
          <w:numId w:val="1"/>
        </w:numPr>
        <w:spacing w:after="120"/>
        <w:jc w:val="both"/>
        <w:rPr>
          <w:color w:val="000000" w:themeColor="text1"/>
        </w:rPr>
      </w:pP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gói</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nâng</w:t>
      </w:r>
      <w:proofErr w:type="spellEnd"/>
      <w:r w:rsidRPr="00CB4E16">
        <w:rPr>
          <w:color w:val="000000" w:themeColor="text1"/>
        </w:rPr>
        <w:t xml:space="preserve"> </w:t>
      </w:r>
      <w:proofErr w:type="spellStart"/>
      <w:r w:rsidRPr="00CB4E16">
        <w:rPr>
          <w:color w:val="000000" w:themeColor="text1"/>
        </w:rPr>
        <w:t>cao</w:t>
      </w:r>
      <w:proofErr w:type="spellEnd"/>
      <w:r w:rsidRPr="00CB4E16">
        <w:rPr>
          <w:color w:val="000000" w:themeColor="text1"/>
          <w:lang w:val="vi-VN"/>
        </w:rPr>
        <w:t>.</w:t>
      </w:r>
    </w:p>
    <w:p w14:paraId="0AC485E4" w14:textId="2EC0717A" w:rsidR="00436B3C" w:rsidRPr="00436B3C" w:rsidRDefault="00436B3C" w:rsidP="00CB4E16">
      <w:pPr>
        <w:spacing w:after="120" w:line="276" w:lineRule="auto"/>
        <w:ind w:firstLine="567"/>
        <w:jc w:val="both"/>
        <w:rPr>
          <w:ins w:id="2758" w:author="Administrator" w:date="2026-08-16T20:39:00Z" w16du:dateUtc="2026-08-16T13:39:00Z"/>
          <w:color w:val="EE0000"/>
          <w:sz w:val="26"/>
          <w:szCs w:val="26"/>
          <w:rPrChange w:id="2759" w:author="Administrator" w:date="2026-08-16T20:39:00Z" w16du:dateUtc="2026-08-16T13:39:00Z">
            <w:rPr>
              <w:ins w:id="2760" w:author="Administrator" w:date="2026-08-16T20:39:00Z" w16du:dateUtc="2026-08-16T13:39:00Z"/>
              <w:color w:val="000000" w:themeColor="text1"/>
              <w:sz w:val="26"/>
              <w:szCs w:val="26"/>
            </w:rPr>
          </w:rPrChange>
        </w:rPr>
      </w:pPr>
      <w:ins w:id="2761" w:author="Administrator" w:date="2026-08-16T20:39:00Z" w16du:dateUtc="2026-08-16T13:39:00Z">
        <w:r w:rsidRPr="00436B3C">
          <w:rPr>
            <w:color w:val="EE0000"/>
            <w:sz w:val="26"/>
            <w:szCs w:val="26"/>
            <w:rPrChange w:id="2762" w:author="Administrator" w:date="2026-08-16T20:39:00Z" w16du:dateUtc="2026-08-16T13:39:00Z">
              <w:rPr>
                <w:color w:val="000000" w:themeColor="text1"/>
                <w:sz w:val="26"/>
                <w:szCs w:val="26"/>
              </w:rPr>
            </w:rPrChange>
          </w:rPr>
          <w:t xml:space="preserve">Nguyên </w:t>
        </w:r>
        <w:proofErr w:type="spellStart"/>
        <w:r w:rsidRPr="00436B3C">
          <w:rPr>
            <w:color w:val="EE0000"/>
            <w:sz w:val="26"/>
            <w:szCs w:val="26"/>
            <w:rPrChange w:id="2763" w:author="Administrator" w:date="2026-08-16T20:39:00Z" w16du:dateUtc="2026-08-16T13:39:00Z">
              <w:rPr>
                <w:color w:val="000000" w:themeColor="text1"/>
                <w:sz w:val="26"/>
                <w:szCs w:val="26"/>
              </w:rPr>
            </w:rPrChange>
          </w:rPr>
          <w:t>tắc</w:t>
        </w:r>
        <w:proofErr w:type="spellEnd"/>
        <w:r w:rsidRPr="00436B3C">
          <w:rPr>
            <w:color w:val="EE0000"/>
            <w:sz w:val="26"/>
            <w:szCs w:val="26"/>
            <w:rPrChange w:id="2764"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65" w:author="Administrator" w:date="2026-08-16T20:39:00Z" w16du:dateUtc="2026-08-16T13:39:00Z">
              <w:rPr>
                <w:color w:val="000000" w:themeColor="text1"/>
                <w:sz w:val="26"/>
                <w:szCs w:val="26"/>
              </w:rPr>
            </w:rPrChange>
          </w:rPr>
          <w:t>kinh</w:t>
        </w:r>
        <w:proofErr w:type="spellEnd"/>
        <w:r w:rsidRPr="00436B3C">
          <w:rPr>
            <w:color w:val="EE0000"/>
            <w:sz w:val="26"/>
            <w:szCs w:val="26"/>
            <w:rPrChange w:id="2766"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67" w:author="Administrator" w:date="2026-08-16T20:39:00Z" w16du:dateUtc="2026-08-16T13:39:00Z">
              <w:rPr>
                <w:color w:val="000000" w:themeColor="text1"/>
                <w:sz w:val="26"/>
                <w:szCs w:val="26"/>
              </w:rPr>
            </w:rPrChange>
          </w:rPr>
          <w:t>tế</w:t>
        </w:r>
        <w:proofErr w:type="spellEnd"/>
        <w:r w:rsidRPr="00436B3C">
          <w:rPr>
            <w:color w:val="EE0000"/>
            <w:sz w:val="26"/>
            <w:szCs w:val="26"/>
            <w:rPrChange w:id="2768"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69" w:author="Administrator" w:date="2026-08-16T20:39:00Z" w16du:dateUtc="2026-08-16T13:39:00Z">
              <w:rPr>
                <w:color w:val="000000" w:themeColor="text1"/>
                <w:sz w:val="26"/>
                <w:szCs w:val="26"/>
              </w:rPr>
            </w:rPrChange>
          </w:rPr>
          <w:t>của</w:t>
        </w:r>
        <w:proofErr w:type="spellEnd"/>
        <w:r w:rsidRPr="00436B3C">
          <w:rPr>
            <w:color w:val="EE0000"/>
            <w:sz w:val="26"/>
            <w:szCs w:val="26"/>
            <w:rPrChange w:id="2770"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71" w:author="Administrator" w:date="2026-08-16T20:39:00Z" w16du:dateUtc="2026-08-16T13:39:00Z">
              <w:rPr>
                <w:color w:val="000000" w:themeColor="text1"/>
                <w:sz w:val="26"/>
                <w:szCs w:val="26"/>
              </w:rPr>
            </w:rPrChange>
          </w:rPr>
          <w:t>nền</w:t>
        </w:r>
        <w:proofErr w:type="spellEnd"/>
        <w:r w:rsidRPr="00436B3C">
          <w:rPr>
            <w:color w:val="EE0000"/>
            <w:sz w:val="26"/>
            <w:szCs w:val="26"/>
            <w:rPrChange w:id="2772"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73" w:author="Administrator" w:date="2026-08-16T20:39:00Z" w16du:dateUtc="2026-08-16T13:39:00Z">
              <w:rPr>
                <w:color w:val="000000" w:themeColor="text1"/>
                <w:sz w:val="26"/>
                <w:szCs w:val="26"/>
              </w:rPr>
            </w:rPrChange>
          </w:rPr>
          <w:t>tảng</w:t>
        </w:r>
        <w:proofErr w:type="spellEnd"/>
        <w:r w:rsidRPr="00436B3C">
          <w:rPr>
            <w:color w:val="EE0000"/>
            <w:sz w:val="26"/>
            <w:szCs w:val="26"/>
            <w:rPrChange w:id="2774"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75" w:author="Administrator" w:date="2026-08-16T20:39:00Z" w16du:dateUtc="2026-08-16T13:39:00Z">
              <w:rPr>
                <w:color w:val="000000" w:themeColor="text1"/>
                <w:sz w:val="26"/>
                <w:szCs w:val="26"/>
              </w:rPr>
            </w:rPrChange>
          </w:rPr>
          <w:t>là</w:t>
        </w:r>
        <w:proofErr w:type="spellEnd"/>
        <w:r w:rsidRPr="00436B3C">
          <w:rPr>
            <w:color w:val="EE0000"/>
            <w:sz w:val="26"/>
            <w:szCs w:val="26"/>
            <w:rPrChange w:id="2776" w:author="Administrator" w:date="2026-08-16T20:39:00Z" w16du:dateUtc="2026-08-16T13:39:00Z">
              <w:rPr>
                <w:color w:val="000000" w:themeColor="text1"/>
                <w:sz w:val="26"/>
                <w:szCs w:val="26"/>
              </w:rPr>
            </w:rPrChange>
          </w:rPr>
          <w:t xml:space="preserve"> transaction-based </w:t>
        </w:r>
        <w:proofErr w:type="spellStart"/>
        <w:r w:rsidRPr="00436B3C">
          <w:rPr>
            <w:color w:val="EE0000"/>
            <w:sz w:val="26"/>
            <w:szCs w:val="26"/>
            <w:rPrChange w:id="2777" w:author="Administrator" w:date="2026-08-16T20:39:00Z" w16du:dateUtc="2026-08-16T13:39:00Z">
              <w:rPr>
                <w:color w:val="000000" w:themeColor="text1"/>
                <w:sz w:val="26"/>
                <w:szCs w:val="26"/>
              </w:rPr>
            </w:rPrChange>
          </w:rPr>
          <w:t>và</w:t>
        </w:r>
        <w:proofErr w:type="spellEnd"/>
        <w:r w:rsidRPr="00436B3C">
          <w:rPr>
            <w:color w:val="EE0000"/>
            <w:sz w:val="26"/>
            <w:szCs w:val="26"/>
            <w:rPrChange w:id="2778" w:author="Administrator" w:date="2026-08-16T20:39:00Z" w16du:dateUtc="2026-08-16T13:39:00Z">
              <w:rPr>
                <w:color w:val="000000" w:themeColor="text1"/>
                <w:sz w:val="26"/>
                <w:szCs w:val="26"/>
              </w:rPr>
            </w:rPrChange>
          </w:rPr>
          <w:t xml:space="preserve"> value-based: VI CONNECT </w:t>
        </w:r>
        <w:proofErr w:type="spellStart"/>
        <w:r w:rsidRPr="00436B3C">
          <w:rPr>
            <w:color w:val="EE0000"/>
            <w:sz w:val="26"/>
            <w:szCs w:val="26"/>
            <w:rPrChange w:id="2779" w:author="Administrator" w:date="2026-08-16T20:39:00Z" w16du:dateUtc="2026-08-16T13:39:00Z">
              <w:rPr>
                <w:color w:val="000000" w:themeColor="text1"/>
                <w:sz w:val="26"/>
                <w:szCs w:val="26"/>
              </w:rPr>
            </w:rPrChange>
          </w:rPr>
          <w:t>không</w:t>
        </w:r>
        <w:proofErr w:type="spellEnd"/>
        <w:r w:rsidRPr="00436B3C">
          <w:rPr>
            <w:color w:val="EE0000"/>
            <w:sz w:val="26"/>
            <w:szCs w:val="26"/>
            <w:rPrChange w:id="2780"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81" w:author="Administrator" w:date="2026-08-16T20:39:00Z" w16du:dateUtc="2026-08-16T13:39:00Z">
              <w:rPr>
                <w:color w:val="000000" w:themeColor="text1"/>
                <w:sz w:val="26"/>
                <w:szCs w:val="26"/>
              </w:rPr>
            </w:rPrChange>
          </w:rPr>
          <w:t>lấy</w:t>
        </w:r>
        <w:proofErr w:type="spellEnd"/>
        <w:r w:rsidRPr="00436B3C">
          <w:rPr>
            <w:color w:val="EE0000"/>
            <w:sz w:val="26"/>
            <w:szCs w:val="26"/>
            <w:rPrChange w:id="2782"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83" w:author="Administrator" w:date="2026-08-16T20:39:00Z" w16du:dateUtc="2026-08-16T13:39:00Z">
              <w:rPr>
                <w:color w:val="000000" w:themeColor="text1"/>
                <w:sz w:val="26"/>
                <w:szCs w:val="26"/>
              </w:rPr>
            </w:rPrChange>
          </w:rPr>
          <w:t>số</w:t>
        </w:r>
        <w:proofErr w:type="spellEnd"/>
        <w:r w:rsidRPr="00436B3C">
          <w:rPr>
            <w:color w:val="EE0000"/>
            <w:sz w:val="26"/>
            <w:szCs w:val="26"/>
            <w:rPrChange w:id="2784"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85" w:author="Administrator" w:date="2026-08-16T20:39:00Z" w16du:dateUtc="2026-08-16T13:39:00Z">
              <w:rPr>
                <w:color w:val="000000" w:themeColor="text1"/>
                <w:sz w:val="26"/>
                <w:szCs w:val="26"/>
              </w:rPr>
            </w:rPrChange>
          </w:rPr>
          <w:t>lượng</w:t>
        </w:r>
        <w:proofErr w:type="spellEnd"/>
        <w:r w:rsidRPr="00436B3C">
          <w:rPr>
            <w:color w:val="EE0000"/>
            <w:sz w:val="26"/>
            <w:szCs w:val="26"/>
            <w:rPrChange w:id="2786"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87" w:author="Administrator" w:date="2026-08-16T20:39:00Z" w16du:dateUtc="2026-08-16T13:39:00Z">
              <w:rPr>
                <w:color w:val="000000" w:themeColor="text1"/>
                <w:sz w:val="26"/>
                <w:szCs w:val="26"/>
              </w:rPr>
            </w:rPrChange>
          </w:rPr>
          <w:t>tài</w:t>
        </w:r>
        <w:proofErr w:type="spellEnd"/>
        <w:r w:rsidRPr="00436B3C">
          <w:rPr>
            <w:color w:val="EE0000"/>
            <w:sz w:val="26"/>
            <w:szCs w:val="26"/>
            <w:rPrChange w:id="2788"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89" w:author="Administrator" w:date="2026-08-16T20:39:00Z" w16du:dateUtc="2026-08-16T13:39:00Z">
              <w:rPr>
                <w:color w:val="000000" w:themeColor="text1"/>
                <w:sz w:val="26"/>
                <w:szCs w:val="26"/>
              </w:rPr>
            </w:rPrChange>
          </w:rPr>
          <w:t>khoản</w:t>
        </w:r>
        <w:proofErr w:type="spellEnd"/>
        <w:r w:rsidRPr="00436B3C">
          <w:rPr>
            <w:color w:val="EE0000"/>
            <w:sz w:val="26"/>
            <w:szCs w:val="26"/>
            <w:rPrChange w:id="2790"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91" w:author="Administrator" w:date="2026-08-16T20:39:00Z" w16du:dateUtc="2026-08-16T13:39:00Z">
              <w:rPr>
                <w:color w:val="000000" w:themeColor="text1"/>
                <w:sz w:val="26"/>
                <w:szCs w:val="26"/>
              </w:rPr>
            </w:rPrChange>
          </w:rPr>
          <w:t>hoặc</w:t>
        </w:r>
        <w:proofErr w:type="spellEnd"/>
        <w:r w:rsidRPr="00436B3C">
          <w:rPr>
            <w:color w:val="EE0000"/>
            <w:sz w:val="26"/>
            <w:szCs w:val="26"/>
            <w:rPrChange w:id="2792"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93" w:author="Administrator" w:date="2026-08-16T20:39:00Z" w16du:dateUtc="2026-08-16T13:39:00Z">
              <w:rPr>
                <w:color w:val="000000" w:themeColor="text1"/>
                <w:sz w:val="26"/>
                <w:szCs w:val="26"/>
              </w:rPr>
            </w:rPrChange>
          </w:rPr>
          <w:t>lượt</w:t>
        </w:r>
        <w:proofErr w:type="spellEnd"/>
        <w:r w:rsidRPr="00436B3C">
          <w:rPr>
            <w:color w:val="EE0000"/>
            <w:sz w:val="26"/>
            <w:szCs w:val="26"/>
            <w:rPrChange w:id="2794"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95" w:author="Administrator" w:date="2026-08-16T20:39:00Z" w16du:dateUtc="2026-08-16T13:39:00Z">
              <w:rPr>
                <w:color w:val="000000" w:themeColor="text1"/>
                <w:sz w:val="26"/>
                <w:szCs w:val="26"/>
              </w:rPr>
            </w:rPrChange>
          </w:rPr>
          <w:t>truy</w:t>
        </w:r>
        <w:proofErr w:type="spellEnd"/>
        <w:r w:rsidRPr="00436B3C">
          <w:rPr>
            <w:color w:val="EE0000"/>
            <w:sz w:val="26"/>
            <w:szCs w:val="26"/>
            <w:rPrChange w:id="2796"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97" w:author="Administrator" w:date="2026-08-16T20:39:00Z" w16du:dateUtc="2026-08-16T13:39:00Z">
              <w:rPr>
                <w:color w:val="000000" w:themeColor="text1"/>
                <w:sz w:val="26"/>
                <w:szCs w:val="26"/>
              </w:rPr>
            </w:rPrChange>
          </w:rPr>
          <w:t>cập</w:t>
        </w:r>
        <w:proofErr w:type="spellEnd"/>
        <w:r w:rsidRPr="00436B3C">
          <w:rPr>
            <w:color w:val="EE0000"/>
            <w:sz w:val="26"/>
            <w:szCs w:val="26"/>
            <w:rPrChange w:id="2798"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799" w:author="Administrator" w:date="2026-08-16T20:39:00Z" w16du:dateUtc="2026-08-16T13:39:00Z">
              <w:rPr>
                <w:color w:val="000000" w:themeColor="text1"/>
                <w:sz w:val="26"/>
                <w:szCs w:val="26"/>
              </w:rPr>
            </w:rPrChange>
          </w:rPr>
          <w:t>làm</w:t>
        </w:r>
        <w:proofErr w:type="spellEnd"/>
        <w:r w:rsidRPr="00436B3C">
          <w:rPr>
            <w:color w:val="EE0000"/>
            <w:sz w:val="26"/>
            <w:szCs w:val="26"/>
            <w:rPrChange w:id="2800"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01" w:author="Administrator" w:date="2026-08-16T20:39:00Z" w16du:dateUtc="2026-08-16T13:39:00Z">
              <w:rPr>
                <w:color w:val="000000" w:themeColor="text1"/>
                <w:sz w:val="26"/>
                <w:szCs w:val="26"/>
              </w:rPr>
            </w:rPrChange>
          </w:rPr>
          <w:t>nguồn</w:t>
        </w:r>
        <w:proofErr w:type="spellEnd"/>
        <w:r w:rsidRPr="00436B3C">
          <w:rPr>
            <w:color w:val="EE0000"/>
            <w:sz w:val="26"/>
            <w:szCs w:val="26"/>
            <w:rPrChange w:id="2802"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03" w:author="Administrator" w:date="2026-08-16T20:39:00Z" w16du:dateUtc="2026-08-16T13:39:00Z">
              <w:rPr>
                <w:color w:val="000000" w:themeColor="text1"/>
                <w:sz w:val="26"/>
                <w:szCs w:val="26"/>
              </w:rPr>
            </w:rPrChange>
          </w:rPr>
          <w:t>thu</w:t>
        </w:r>
        <w:proofErr w:type="spellEnd"/>
        <w:r w:rsidRPr="00436B3C">
          <w:rPr>
            <w:color w:val="EE0000"/>
            <w:sz w:val="26"/>
            <w:szCs w:val="26"/>
            <w:rPrChange w:id="2804"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05" w:author="Administrator" w:date="2026-08-16T20:39:00Z" w16du:dateUtc="2026-08-16T13:39:00Z">
              <w:rPr>
                <w:color w:val="000000" w:themeColor="text1"/>
                <w:sz w:val="26"/>
                <w:szCs w:val="26"/>
              </w:rPr>
            </w:rPrChange>
          </w:rPr>
          <w:t>chính</w:t>
        </w:r>
        <w:proofErr w:type="spellEnd"/>
        <w:r w:rsidRPr="00436B3C">
          <w:rPr>
            <w:color w:val="EE0000"/>
            <w:sz w:val="26"/>
            <w:szCs w:val="26"/>
            <w:rPrChange w:id="2806"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07" w:author="Administrator" w:date="2026-08-16T20:39:00Z" w16du:dateUtc="2026-08-16T13:39:00Z">
              <w:rPr>
                <w:color w:val="000000" w:themeColor="text1"/>
                <w:sz w:val="26"/>
                <w:szCs w:val="26"/>
              </w:rPr>
            </w:rPrChange>
          </w:rPr>
          <w:t>doanh</w:t>
        </w:r>
        <w:proofErr w:type="spellEnd"/>
        <w:r w:rsidRPr="00436B3C">
          <w:rPr>
            <w:color w:val="EE0000"/>
            <w:sz w:val="26"/>
            <w:szCs w:val="26"/>
            <w:rPrChange w:id="2808"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09" w:author="Administrator" w:date="2026-08-16T20:39:00Z" w16du:dateUtc="2026-08-16T13:39:00Z">
              <w:rPr>
                <w:color w:val="000000" w:themeColor="text1"/>
                <w:sz w:val="26"/>
                <w:szCs w:val="26"/>
              </w:rPr>
            </w:rPrChange>
          </w:rPr>
          <w:t>thu</w:t>
        </w:r>
        <w:proofErr w:type="spellEnd"/>
        <w:r w:rsidRPr="00436B3C">
          <w:rPr>
            <w:color w:val="EE0000"/>
            <w:sz w:val="26"/>
            <w:szCs w:val="26"/>
            <w:rPrChange w:id="2810"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11" w:author="Administrator" w:date="2026-08-16T20:39:00Z" w16du:dateUtc="2026-08-16T13:39:00Z">
              <w:rPr>
                <w:color w:val="000000" w:themeColor="text1"/>
                <w:sz w:val="26"/>
                <w:szCs w:val="26"/>
              </w:rPr>
            </w:rPrChange>
          </w:rPr>
          <w:t>ưu</w:t>
        </w:r>
        <w:proofErr w:type="spellEnd"/>
        <w:r w:rsidRPr="00436B3C">
          <w:rPr>
            <w:color w:val="EE0000"/>
            <w:sz w:val="26"/>
            <w:szCs w:val="26"/>
            <w:rPrChange w:id="2812"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13" w:author="Administrator" w:date="2026-08-16T20:39:00Z" w16du:dateUtc="2026-08-16T13:39:00Z">
              <w:rPr>
                <w:color w:val="000000" w:themeColor="text1"/>
                <w:sz w:val="26"/>
                <w:szCs w:val="26"/>
              </w:rPr>
            </w:rPrChange>
          </w:rPr>
          <w:t>tiên</w:t>
        </w:r>
        <w:proofErr w:type="spellEnd"/>
        <w:r w:rsidRPr="00436B3C">
          <w:rPr>
            <w:color w:val="EE0000"/>
            <w:sz w:val="26"/>
            <w:szCs w:val="26"/>
            <w:rPrChange w:id="2814"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15" w:author="Administrator" w:date="2026-08-16T20:39:00Z" w16du:dateUtc="2026-08-16T13:39:00Z">
              <w:rPr>
                <w:color w:val="000000" w:themeColor="text1"/>
                <w:sz w:val="26"/>
                <w:szCs w:val="26"/>
              </w:rPr>
            </w:rPrChange>
          </w:rPr>
          <w:t>hình</w:t>
        </w:r>
        <w:proofErr w:type="spellEnd"/>
        <w:r w:rsidRPr="00436B3C">
          <w:rPr>
            <w:color w:val="EE0000"/>
            <w:sz w:val="26"/>
            <w:szCs w:val="26"/>
            <w:rPrChange w:id="2816"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17" w:author="Administrator" w:date="2026-08-16T20:39:00Z" w16du:dateUtc="2026-08-16T13:39:00Z">
              <w:rPr>
                <w:color w:val="000000" w:themeColor="text1"/>
                <w:sz w:val="26"/>
                <w:szCs w:val="26"/>
              </w:rPr>
            </w:rPrChange>
          </w:rPr>
          <w:t>thành</w:t>
        </w:r>
        <w:proofErr w:type="spellEnd"/>
        <w:r w:rsidRPr="00436B3C">
          <w:rPr>
            <w:color w:val="EE0000"/>
            <w:sz w:val="26"/>
            <w:szCs w:val="26"/>
            <w:rPrChange w:id="2818"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19" w:author="Administrator" w:date="2026-08-16T20:39:00Z" w16du:dateUtc="2026-08-16T13:39:00Z">
              <w:rPr>
                <w:color w:val="000000" w:themeColor="text1"/>
                <w:sz w:val="26"/>
                <w:szCs w:val="26"/>
              </w:rPr>
            </w:rPrChange>
          </w:rPr>
          <w:t>khi</w:t>
        </w:r>
        <w:proofErr w:type="spellEnd"/>
        <w:r w:rsidRPr="00436B3C">
          <w:rPr>
            <w:color w:val="EE0000"/>
            <w:sz w:val="26"/>
            <w:szCs w:val="26"/>
            <w:rPrChange w:id="2820"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21" w:author="Administrator" w:date="2026-08-16T20:39:00Z" w16du:dateUtc="2026-08-16T13:39:00Z">
              <w:rPr>
                <w:color w:val="000000" w:themeColor="text1"/>
                <w:sz w:val="26"/>
                <w:szCs w:val="26"/>
              </w:rPr>
            </w:rPrChange>
          </w:rPr>
          <w:t>nền</w:t>
        </w:r>
        <w:proofErr w:type="spellEnd"/>
        <w:r w:rsidRPr="00436B3C">
          <w:rPr>
            <w:color w:val="EE0000"/>
            <w:sz w:val="26"/>
            <w:szCs w:val="26"/>
            <w:rPrChange w:id="2822"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23" w:author="Administrator" w:date="2026-08-16T20:39:00Z" w16du:dateUtc="2026-08-16T13:39:00Z">
              <w:rPr>
                <w:color w:val="000000" w:themeColor="text1"/>
                <w:sz w:val="26"/>
                <w:szCs w:val="26"/>
              </w:rPr>
            </w:rPrChange>
          </w:rPr>
          <w:t>tảng</w:t>
        </w:r>
        <w:proofErr w:type="spellEnd"/>
        <w:r w:rsidRPr="00436B3C">
          <w:rPr>
            <w:color w:val="EE0000"/>
            <w:sz w:val="26"/>
            <w:szCs w:val="26"/>
            <w:rPrChange w:id="2824"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25" w:author="Administrator" w:date="2026-08-16T20:39:00Z" w16du:dateUtc="2026-08-16T13:39:00Z">
              <w:rPr>
                <w:color w:val="000000" w:themeColor="text1"/>
                <w:sz w:val="26"/>
                <w:szCs w:val="26"/>
              </w:rPr>
            </w:rPrChange>
          </w:rPr>
          <w:t>tạo</w:t>
        </w:r>
        <w:proofErr w:type="spellEnd"/>
        <w:r w:rsidRPr="00436B3C">
          <w:rPr>
            <w:color w:val="EE0000"/>
            <w:sz w:val="26"/>
            <w:szCs w:val="26"/>
            <w:rPrChange w:id="2826"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27" w:author="Administrator" w:date="2026-08-16T20:39:00Z" w16du:dateUtc="2026-08-16T13:39:00Z">
              <w:rPr>
                <w:color w:val="000000" w:themeColor="text1"/>
                <w:sz w:val="26"/>
                <w:szCs w:val="26"/>
              </w:rPr>
            </w:rPrChange>
          </w:rPr>
          <w:t>ra</w:t>
        </w:r>
        <w:proofErr w:type="spellEnd"/>
        <w:r w:rsidRPr="00436B3C">
          <w:rPr>
            <w:color w:val="EE0000"/>
            <w:sz w:val="26"/>
            <w:szCs w:val="26"/>
            <w:rPrChange w:id="2828"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29" w:author="Administrator" w:date="2026-08-16T20:39:00Z" w16du:dateUtc="2026-08-16T13:39:00Z">
              <w:rPr>
                <w:color w:val="000000" w:themeColor="text1"/>
                <w:sz w:val="26"/>
                <w:szCs w:val="26"/>
              </w:rPr>
            </w:rPrChange>
          </w:rPr>
          <w:t>giá</w:t>
        </w:r>
        <w:proofErr w:type="spellEnd"/>
        <w:r w:rsidRPr="00436B3C">
          <w:rPr>
            <w:color w:val="EE0000"/>
            <w:sz w:val="26"/>
            <w:szCs w:val="26"/>
            <w:rPrChange w:id="2830"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31" w:author="Administrator" w:date="2026-08-16T20:39:00Z" w16du:dateUtc="2026-08-16T13:39:00Z">
              <w:rPr>
                <w:color w:val="000000" w:themeColor="text1"/>
                <w:sz w:val="26"/>
                <w:szCs w:val="26"/>
              </w:rPr>
            </w:rPrChange>
          </w:rPr>
          <w:t>trị</w:t>
        </w:r>
        <w:proofErr w:type="spellEnd"/>
        <w:r w:rsidRPr="00436B3C">
          <w:rPr>
            <w:color w:val="EE0000"/>
            <w:sz w:val="26"/>
            <w:szCs w:val="26"/>
            <w:rPrChange w:id="2832"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33" w:author="Administrator" w:date="2026-08-16T20:39:00Z" w16du:dateUtc="2026-08-16T13:39:00Z">
              <w:rPr>
                <w:color w:val="000000" w:themeColor="text1"/>
                <w:sz w:val="26"/>
                <w:szCs w:val="26"/>
              </w:rPr>
            </w:rPrChange>
          </w:rPr>
          <w:t>thực</w:t>
        </w:r>
        <w:proofErr w:type="spellEnd"/>
        <w:r w:rsidRPr="00436B3C">
          <w:rPr>
            <w:color w:val="EE0000"/>
            <w:sz w:val="26"/>
            <w:szCs w:val="26"/>
            <w:rPrChange w:id="2834"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35" w:author="Administrator" w:date="2026-08-16T20:39:00Z" w16du:dateUtc="2026-08-16T13:39:00Z">
              <w:rPr>
                <w:color w:val="000000" w:themeColor="text1"/>
                <w:sz w:val="26"/>
                <w:szCs w:val="26"/>
              </w:rPr>
            </w:rPrChange>
          </w:rPr>
          <w:t>thông</w:t>
        </w:r>
        <w:proofErr w:type="spellEnd"/>
        <w:r w:rsidRPr="00436B3C">
          <w:rPr>
            <w:color w:val="EE0000"/>
            <w:sz w:val="26"/>
            <w:szCs w:val="26"/>
            <w:rPrChange w:id="2836" w:author="Administrator" w:date="2026-08-16T20:39:00Z" w16du:dateUtc="2026-08-16T13:39:00Z">
              <w:rPr>
                <w:color w:val="000000" w:themeColor="text1"/>
                <w:sz w:val="26"/>
                <w:szCs w:val="26"/>
              </w:rPr>
            </w:rPrChange>
          </w:rPr>
          <w:t xml:space="preserve"> qua </w:t>
        </w:r>
        <w:proofErr w:type="spellStart"/>
        <w:r w:rsidRPr="00436B3C">
          <w:rPr>
            <w:color w:val="EE0000"/>
            <w:sz w:val="26"/>
            <w:szCs w:val="26"/>
            <w:rPrChange w:id="2837" w:author="Administrator" w:date="2026-08-16T20:39:00Z" w16du:dateUtc="2026-08-16T13:39:00Z">
              <w:rPr>
                <w:color w:val="000000" w:themeColor="text1"/>
                <w:sz w:val="26"/>
                <w:szCs w:val="26"/>
              </w:rPr>
            </w:rPrChange>
          </w:rPr>
          <w:t>chuỗi</w:t>
        </w:r>
        <w:proofErr w:type="spellEnd"/>
        <w:r w:rsidRPr="00436B3C">
          <w:rPr>
            <w:color w:val="EE0000"/>
            <w:sz w:val="26"/>
            <w:szCs w:val="26"/>
            <w:rPrChange w:id="2838" w:author="Administrator" w:date="2026-08-16T20:39:00Z" w16du:dateUtc="2026-08-16T13:39:00Z">
              <w:rPr>
                <w:color w:val="000000" w:themeColor="text1"/>
                <w:sz w:val="26"/>
                <w:szCs w:val="26"/>
              </w:rPr>
            </w:rPrChange>
          </w:rPr>
          <w:t xml:space="preserve"> Challenge Fee → Matching Fee → Project Management Fee → Technology Transfer Fee → Data/AI/API Fee → Success Fee </w:t>
        </w:r>
        <w:proofErr w:type="spellStart"/>
        <w:r w:rsidRPr="00436B3C">
          <w:rPr>
            <w:color w:val="EE0000"/>
            <w:sz w:val="26"/>
            <w:szCs w:val="26"/>
            <w:rPrChange w:id="2839" w:author="Administrator" w:date="2026-08-16T20:39:00Z" w16du:dateUtc="2026-08-16T13:39:00Z">
              <w:rPr>
                <w:color w:val="000000" w:themeColor="text1"/>
                <w:sz w:val="26"/>
                <w:szCs w:val="26"/>
              </w:rPr>
            </w:rPrChange>
          </w:rPr>
          <w:t>khi</w:t>
        </w:r>
        <w:proofErr w:type="spellEnd"/>
        <w:r w:rsidRPr="00436B3C">
          <w:rPr>
            <w:color w:val="EE0000"/>
            <w:sz w:val="26"/>
            <w:szCs w:val="26"/>
            <w:rPrChange w:id="2840"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41" w:author="Administrator" w:date="2026-08-16T20:39:00Z" w16du:dateUtc="2026-08-16T13:39:00Z">
              <w:rPr>
                <w:color w:val="000000" w:themeColor="text1"/>
                <w:sz w:val="26"/>
                <w:szCs w:val="26"/>
              </w:rPr>
            </w:rPrChange>
          </w:rPr>
          <w:t>đủ</w:t>
        </w:r>
        <w:proofErr w:type="spellEnd"/>
        <w:r w:rsidRPr="00436B3C">
          <w:rPr>
            <w:color w:val="EE0000"/>
            <w:sz w:val="26"/>
            <w:szCs w:val="26"/>
            <w:rPrChange w:id="2842"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43" w:author="Administrator" w:date="2026-08-16T20:39:00Z" w16du:dateUtc="2026-08-16T13:39:00Z">
              <w:rPr>
                <w:color w:val="000000" w:themeColor="text1"/>
                <w:sz w:val="26"/>
                <w:szCs w:val="26"/>
              </w:rPr>
            </w:rPrChange>
          </w:rPr>
          <w:t>căn</w:t>
        </w:r>
        <w:proofErr w:type="spellEnd"/>
        <w:r w:rsidRPr="00436B3C">
          <w:rPr>
            <w:color w:val="EE0000"/>
            <w:sz w:val="26"/>
            <w:szCs w:val="26"/>
            <w:rPrChange w:id="2844"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45" w:author="Administrator" w:date="2026-08-16T20:39:00Z" w16du:dateUtc="2026-08-16T13:39:00Z">
              <w:rPr>
                <w:color w:val="000000" w:themeColor="text1"/>
                <w:sz w:val="26"/>
                <w:szCs w:val="26"/>
              </w:rPr>
            </w:rPrChange>
          </w:rPr>
          <w:t>cứ</w:t>
        </w:r>
        <w:proofErr w:type="spellEnd"/>
        <w:r w:rsidRPr="00436B3C">
          <w:rPr>
            <w:color w:val="EE0000"/>
            <w:sz w:val="26"/>
            <w:szCs w:val="26"/>
            <w:rPrChange w:id="2846"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47" w:author="Administrator" w:date="2026-08-16T20:39:00Z" w16du:dateUtc="2026-08-16T13:39:00Z">
              <w:rPr>
                <w:color w:val="000000" w:themeColor="text1"/>
                <w:sz w:val="26"/>
                <w:szCs w:val="26"/>
              </w:rPr>
            </w:rPrChange>
          </w:rPr>
          <w:t>pháp</w:t>
        </w:r>
        <w:proofErr w:type="spellEnd"/>
        <w:r w:rsidRPr="00436B3C">
          <w:rPr>
            <w:color w:val="EE0000"/>
            <w:sz w:val="26"/>
            <w:szCs w:val="26"/>
            <w:rPrChange w:id="2848" w:author="Administrator" w:date="2026-08-16T20:39:00Z" w16du:dateUtc="2026-08-16T13:39:00Z">
              <w:rPr>
                <w:color w:val="000000" w:themeColor="text1"/>
                <w:sz w:val="26"/>
                <w:szCs w:val="26"/>
              </w:rPr>
            </w:rPrChange>
          </w:rPr>
          <w:t xml:space="preserve"> </w:t>
        </w:r>
        <w:proofErr w:type="spellStart"/>
        <w:r w:rsidRPr="00436B3C">
          <w:rPr>
            <w:color w:val="EE0000"/>
            <w:sz w:val="26"/>
            <w:szCs w:val="26"/>
            <w:rPrChange w:id="2849" w:author="Administrator" w:date="2026-08-16T20:39:00Z" w16du:dateUtc="2026-08-16T13:39:00Z">
              <w:rPr>
                <w:color w:val="000000" w:themeColor="text1"/>
                <w:sz w:val="26"/>
                <w:szCs w:val="26"/>
              </w:rPr>
            </w:rPrChange>
          </w:rPr>
          <w:t>lý</w:t>
        </w:r>
        <w:proofErr w:type="spellEnd"/>
        <w:r w:rsidRPr="00436B3C">
          <w:rPr>
            <w:color w:val="EE0000"/>
            <w:sz w:val="26"/>
            <w:szCs w:val="26"/>
            <w:rPrChange w:id="2850" w:author="Administrator" w:date="2026-08-16T20:39:00Z" w16du:dateUtc="2026-08-16T13:39:00Z">
              <w:rPr>
                <w:color w:val="000000" w:themeColor="text1"/>
                <w:sz w:val="26"/>
                <w:szCs w:val="26"/>
              </w:rPr>
            </w:rPrChange>
          </w:rPr>
          <w:t>.</w:t>
        </w:r>
      </w:ins>
    </w:p>
    <w:p w14:paraId="4029E14B" w14:textId="30997905" w:rsidR="00CB4E16" w:rsidRPr="00CB4E16" w:rsidRDefault="00CB4E16" w:rsidP="00CB4E16">
      <w:pPr>
        <w:spacing w:after="120" w:line="276" w:lineRule="auto"/>
        <w:ind w:firstLine="567"/>
        <w:jc w:val="both"/>
        <w:rPr>
          <w:color w:val="000000" w:themeColor="text1"/>
          <w:sz w:val="26"/>
          <w:szCs w:val="26"/>
        </w:rPr>
      </w:pPr>
      <w:proofErr w:type="spellStart"/>
      <w:r w:rsidRPr="00CB4E16">
        <w:rPr>
          <w:color w:val="000000" w:themeColor="text1"/>
          <w:sz w:val="26"/>
          <w:szCs w:val="26"/>
        </w:rPr>
        <w:t>Bên</w:t>
      </w:r>
      <w:proofErr w:type="spellEnd"/>
      <w:r w:rsidRPr="00CB4E16">
        <w:rPr>
          <w:color w:val="000000" w:themeColor="text1"/>
          <w:sz w:val="26"/>
          <w:szCs w:val="26"/>
        </w:rPr>
        <w:t xml:space="preserve"> </w:t>
      </w:r>
      <w:proofErr w:type="spellStart"/>
      <w:r w:rsidRPr="00CB4E16">
        <w:rPr>
          <w:color w:val="000000" w:themeColor="text1"/>
          <w:sz w:val="26"/>
          <w:szCs w:val="26"/>
        </w:rPr>
        <w:t>đặt</w:t>
      </w:r>
      <w:proofErr w:type="spellEnd"/>
      <w:r w:rsidRPr="00CB4E16">
        <w:rPr>
          <w:color w:val="000000" w:themeColor="text1"/>
          <w:sz w:val="26"/>
          <w:szCs w:val="26"/>
        </w:rPr>
        <w:t xml:space="preserve"> </w:t>
      </w:r>
      <w:proofErr w:type="spellStart"/>
      <w:r w:rsidRPr="00CB4E16">
        <w:rPr>
          <w:color w:val="000000" w:themeColor="text1"/>
          <w:sz w:val="26"/>
          <w:szCs w:val="26"/>
        </w:rPr>
        <w:t>hàng</w:t>
      </w:r>
      <w:proofErr w:type="spellEnd"/>
      <w:r w:rsidRPr="00CB4E16">
        <w:rPr>
          <w:color w:val="000000" w:themeColor="text1"/>
          <w:sz w:val="26"/>
          <w:szCs w:val="26"/>
        </w:rPr>
        <w:t xml:space="preserve"> </w:t>
      </w:r>
      <w:proofErr w:type="spellStart"/>
      <w:r w:rsidRPr="00CB4E16">
        <w:rPr>
          <w:color w:val="000000" w:themeColor="text1"/>
          <w:sz w:val="26"/>
          <w:szCs w:val="26"/>
        </w:rPr>
        <w:t>thanh</w:t>
      </w:r>
      <w:proofErr w:type="spellEnd"/>
      <w:r w:rsidRPr="00CB4E16">
        <w:rPr>
          <w:color w:val="000000" w:themeColor="text1"/>
          <w:sz w:val="26"/>
          <w:szCs w:val="26"/>
        </w:rPr>
        <w:t xml:space="preserve"> </w:t>
      </w:r>
      <w:proofErr w:type="spellStart"/>
      <w:r w:rsidRPr="00CB4E16">
        <w:rPr>
          <w:color w:val="000000" w:themeColor="text1"/>
          <w:sz w:val="26"/>
          <w:szCs w:val="26"/>
        </w:rPr>
        <w:t>toán</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tiến</w:t>
      </w:r>
      <w:proofErr w:type="spellEnd"/>
      <w:r w:rsidRPr="00CB4E16">
        <w:rPr>
          <w:color w:val="000000" w:themeColor="text1"/>
          <w:sz w:val="26"/>
          <w:szCs w:val="26"/>
        </w:rPr>
        <w:t xml:space="preserve"> </w:t>
      </w:r>
      <w:proofErr w:type="spellStart"/>
      <w:r w:rsidRPr="00CB4E16">
        <w:rPr>
          <w:color w:val="000000" w:themeColor="text1"/>
          <w:sz w:val="26"/>
          <w:szCs w:val="26"/>
        </w:rPr>
        <w:t>độ</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Kinh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chuyên</w:t>
      </w:r>
      <w:proofErr w:type="spellEnd"/>
      <w:r w:rsidRPr="00CB4E16">
        <w:rPr>
          <w:color w:val="000000" w:themeColor="text1"/>
          <w:sz w:val="26"/>
          <w:szCs w:val="26"/>
        </w:rPr>
        <w:t xml:space="preserve"> </w:t>
      </w:r>
      <w:proofErr w:type="spellStart"/>
      <w:r w:rsidRPr="00CB4E16">
        <w:rPr>
          <w:color w:val="000000" w:themeColor="text1"/>
          <w:sz w:val="26"/>
          <w:szCs w:val="26"/>
        </w:rPr>
        <w:t>môn</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tách</w:t>
      </w:r>
      <w:proofErr w:type="spellEnd"/>
      <w:r w:rsidRPr="00CB4E16">
        <w:rPr>
          <w:color w:val="000000" w:themeColor="text1"/>
          <w:sz w:val="26"/>
          <w:szCs w:val="26"/>
        </w:rPr>
        <w:t xml:space="preserve"> </w:t>
      </w:r>
      <w:proofErr w:type="spellStart"/>
      <w:r w:rsidRPr="00CB4E16">
        <w:rPr>
          <w:color w:val="000000" w:themeColor="text1"/>
          <w:sz w:val="26"/>
          <w:szCs w:val="26"/>
        </w:rPr>
        <w:t>biệt</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giải</w:t>
      </w:r>
      <w:proofErr w:type="spellEnd"/>
      <w:r w:rsidRPr="00CB4E16">
        <w:rPr>
          <w:color w:val="000000" w:themeColor="text1"/>
          <w:sz w:val="26"/>
          <w:szCs w:val="26"/>
        </w:rPr>
        <w:t xml:space="preserve"> </w:t>
      </w:r>
      <w:proofErr w:type="spellStart"/>
      <w:r w:rsidRPr="00CB4E16">
        <w:rPr>
          <w:color w:val="000000" w:themeColor="text1"/>
          <w:sz w:val="26"/>
          <w:szCs w:val="26"/>
        </w:rPr>
        <w:t>ngân</w:t>
      </w:r>
      <w:proofErr w:type="spellEnd"/>
      <w:r w:rsidRPr="00CB4E16">
        <w:rPr>
          <w:color w:val="000000" w:themeColor="text1"/>
          <w:sz w:val="26"/>
          <w:szCs w:val="26"/>
        </w:rPr>
        <w:t xml:space="preserve"> </w:t>
      </w:r>
      <w:proofErr w:type="spellStart"/>
      <w:r w:rsidRPr="00CB4E16">
        <w:rPr>
          <w:color w:val="000000" w:themeColor="text1"/>
          <w:sz w:val="26"/>
          <w:szCs w:val="26"/>
        </w:rPr>
        <w:t>gắn</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sản</w:t>
      </w:r>
      <w:proofErr w:type="spellEnd"/>
      <w:r w:rsidRPr="00CB4E16">
        <w:rPr>
          <w:color w:val="000000" w:themeColor="text1"/>
          <w:sz w:val="26"/>
          <w:szCs w:val="26"/>
        </w:rPr>
        <w:t xml:space="preserve"> </w:t>
      </w:r>
      <w:proofErr w:type="spellStart"/>
      <w:r w:rsidRPr="00CB4E16">
        <w:rPr>
          <w:color w:val="000000" w:themeColor="text1"/>
          <w:sz w:val="26"/>
          <w:szCs w:val="26"/>
        </w:rPr>
        <w:t>phẩm</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Chuyên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đơn</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giới</w:t>
      </w:r>
      <w:proofErr w:type="spellEnd"/>
      <w:r w:rsidRPr="00CB4E16">
        <w:rPr>
          <w:color w:val="000000" w:themeColor="text1"/>
          <w:sz w:val="26"/>
          <w:szCs w:val="26"/>
        </w:rPr>
        <w:t xml:space="preserve"> </w:t>
      </w:r>
      <w:proofErr w:type="spellStart"/>
      <w:r w:rsidRPr="00CB4E16">
        <w:rPr>
          <w:color w:val="000000" w:themeColor="text1"/>
          <w:sz w:val="26"/>
          <w:szCs w:val="26"/>
        </w:rPr>
        <w:t>thiệu</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đơn</w:t>
      </w:r>
      <w:proofErr w:type="spellEnd"/>
      <w:r w:rsidRPr="00CB4E16">
        <w:rPr>
          <w:color w:val="000000" w:themeColor="text1"/>
          <w:sz w:val="26"/>
          <w:szCs w:val="26"/>
        </w:rPr>
        <w:t xml:space="preserve"> </w:t>
      </w:r>
      <w:proofErr w:type="spellStart"/>
      <w:r w:rsidRPr="00CB4E16">
        <w:rPr>
          <w:color w:val="000000" w:themeColor="text1"/>
          <w:sz w:val="26"/>
          <w:szCs w:val="26"/>
        </w:rPr>
        <w:t>vị</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hưởng</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nhập</w:t>
      </w:r>
      <w:proofErr w:type="spellEnd"/>
      <w:r w:rsidRPr="00CB4E16">
        <w:rPr>
          <w:color w:val="000000" w:themeColor="text1"/>
          <w:sz w:val="26"/>
          <w:szCs w:val="26"/>
        </w:rPr>
        <w:t xml:space="preserve"> </w:t>
      </w:r>
      <w:proofErr w:type="spellStart"/>
      <w:r w:rsidRPr="00CB4E16">
        <w:rPr>
          <w:color w:val="000000" w:themeColor="text1"/>
          <w:sz w:val="26"/>
          <w:szCs w:val="26"/>
        </w:rPr>
        <w:t>tương</w:t>
      </w:r>
      <w:proofErr w:type="spellEnd"/>
      <w:r w:rsidRPr="00CB4E16">
        <w:rPr>
          <w:color w:val="000000" w:themeColor="text1"/>
          <w:sz w:val="26"/>
          <w:szCs w:val="26"/>
        </w:rPr>
        <w:t xml:space="preserve"> </w:t>
      </w:r>
      <w:proofErr w:type="spellStart"/>
      <w:r w:rsidRPr="00CB4E16">
        <w:rPr>
          <w:color w:val="000000" w:themeColor="text1"/>
          <w:sz w:val="26"/>
          <w:szCs w:val="26"/>
        </w:rPr>
        <w:t>ứng</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w:t>
      </w:r>
      <w:proofErr w:type="spellStart"/>
      <w:r w:rsidRPr="00CB4E16">
        <w:rPr>
          <w:color w:val="000000" w:themeColor="text1"/>
          <w:sz w:val="26"/>
          <w:szCs w:val="26"/>
        </w:rPr>
        <w:t>đóng</w:t>
      </w:r>
      <w:proofErr w:type="spellEnd"/>
      <w:r w:rsidRPr="00CB4E16">
        <w:rPr>
          <w:color w:val="000000" w:themeColor="text1"/>
          <w:sz w:val="26"/>
          <w:szCs w:val="26"/>
        </w:rPr>
        <w:t xml:space="preserve"> </w:t>
      </w:r>
      <w:proofErr w:type="spellStart"/>
      <w:r w:rsidRPr="00CB4E16">
        <w:rPr>
          <w:color w:val="000000" w:themeColor="text1"/>
          <w:sz w:val="26"/>
          <w:szCs w:val="26"/>
        </w:rPr>
        <w:t>góp</w:t>
      </w:r>
      <w:proofErr w:type="spellEnd"/>
      <w:r w:rsidRPr="00CB4E16">
        <w:rPr>
          <w:color w:val="000000" w:themeColor="text1"/>
          <w:sz w:val="26"/>
          <w:szCs w:val="26"/>
        </w:rPr>
        <w:t xml:space="preserve"> </w:t>
      </w:r>
      <w:proofErr w:type="spellStart"/>
      <w:r w:rsidRPr="00CB4E16">
        <w:rPr>
          <w:color w:val="000000" w:themeColor="text1"/>
          <w:sz w:val="26"/>
          <w:szCs w:val="26"/>
        </w:rPr>
        <w:t>đã</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xác</w:t>
      </w:r>
      <w:proofErr w:type="spellEnd"/>
      <w:r w:rsidRPr="00CB4E16">
        <w:rPr>
          <w:color w:val="000000" w:themeColor="text1"/>
          <w:sz w:val="26"/>
          <w:szCs w:val="26"/>
        </w:rPr>
        <w:t xml:space="preserve"> </w:t>
      </w:r>
      <w:proofErr w:type="spellStart"/>
      <w:r w:rsidRPr="00CB4E16">
        <w:rPr>
          <w:color w:val="000000" w:themeColor="text1"/>
          <w:sz w:val="26"/>
          <w:szCs w:val="26"/>
        </w:rPr>
        <w:t>nhận</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chi </w:t>
      </w:r>
      <w:proofErr w:type="spellStart"/>
      <w:r w:rsidRPr="00CB4E16">
        <w:rPr>
          <w:color w:val="000000" w:themeColor="text1"/>
          <w:sz w:val="26"/>
          <w:szCs w:val="26"/>
        </w:rPr>
        <w:t>trả</w:t>
      </w:r>
      <w:proofErr w:type="spellEnd"/>
      <w:r w:rsidRPr="00CB4E16">
        <w:rPr>
          <w:color w:val="000000" w:themeColor="text1"/>
          <w:sz w:val="26"/>
          <w:szCs w:val="26"/>
        </w:rPr>
        <w:t xml:space="preserve"> </w:t>
      </w:r>
      <w:proofErr w:type="spellStart"/>
      <w:r w:rsidRPr="00CB4E16">
        <w:rPr>
          <w:color w:val="000000" w:themeColor="text1"/>
          <w:sz w:val="26"/>
          <w:szCs w:val="26"/>
        </w:rPr>
        <w:t>đơn</w:t>
      </w:r>
      <w:proofErr w:type="spellEnd"/>
      <w:r w:rsidRPr="00CB4E16">
        <w:rPr>
          <w:color w:val="000000" w:themeColor="text1"/>
          <w:sz w:val="26"/>
          <w:szCs w:val="26"/>
        </w:rPr>
        <w:t xml:space="preserve"> </w:t>
      </w:r>
      <w:proofErr w:type="spellStart"/>
      <w:r w:rsidRPr="00CB4E16">
        <w:rPr>
          <w:color w:val="000000" w:themeColor="text1"/>
          <w:sz w:val="26"/>
          <w:szCs w:val="26"/>
        </w:rPr>
        <w:t>thuần</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lượt</w:t>
      </w:r>
      <w:proofErr w:type="spellEnd"/>
      <w:r w:rsidRPr="00CB4E16">
        <w:rPr>
          <w:color w:val="000000" w:themeColor="text1"/>
          <w:sz w:val="26"/>
          <w:szCs w:val="26"/>
        </w:rPr>
        <w:t xml:space="preserve"> </w:t>
      </w:r>
      <w:proofErr w:type="spellStart"/>
      <w:r w:rsidRPr="00CB4E16">
        <w:rPr>
          <w:color w:val="000000" w:themeColor="text1"/>
          <w:sz w:val="26"/>
          <w:szCs w:val="26"/>
        </w:rPr>
        <w:t>đăng</w:t>
      </w:r>
      <w:proofErr w:type="spellEnd"/>
      <w:r w:rsidRPr="00CB4E16">
        <w:rPr>
          <w:color w:val="000000" w:themeColor="text1"/>
          <w:sz w:val="26"/>
          <w:szCs w:val="26"/>
        </w:rPr>
        <w:t xml:space="preserve"> </w:t>
      </w:r>
      <w:proofErr w:type="spellStart"/>
      <w:r w:rsidRPr="00CB4E16">
        <w:rPr>
          <w:color w:val="000000" w:themeColor="text1"/>
          <w:sz w:val="26"/>
          <w:szCs w:val="26"/>
        </w:rPr>
        <w:t>ký</w:t>
      </w:r>
      <w:proofErr w:type="spellEnd"/>
      <w:r w:rsidRPr="00CB4E16">
        <w:rPr>
          <w:color w:val="000000" w:themeColor="text1"/>
          <w:sz w:val="26"/>
          <w:szCs w:val="26"/>
        </w:rPr>
        <w:t xml:space="preserve">, </w:t>
      </w:r>
      <w:proofErr w:type="spellStart"/>
      <w:r w:rsidRPr="00CB4E16">
        <w:rPr>
          <w:color w:val="000000" w:themeColor="text1"/>
          <w:sz w:val="26"/>
          <w:szCs w:val="26"/>
        </w:rPr>
        <w:t>truy</w:t>
      </w:r>
      <w:proofErr w:type="spellEnd"/>
      <w:r w:rsidRPr="00CB4E16">
        <w:rPr>
          <w:color w:val="000000" w:themeColor="text1"/>
          <w:sz w:val="26"/>
          <w:szCs w:val="26"/>
        </w:rPr>
        <w:t xml:space="preserve"> </w:t>
      </w:r>
      <w:proofErr w:type="spellStart"/>
      <w:r w:rsidRPr="00CB4E16">
        <w:rPr>
          <w:color w:val="000000" w:themeColor="text1"/>
          <w:sz w:val="26"/>
          <w:szCs w:val="26"/>
        </w:rPr>
        <w:t>cập</w:t>
      </w:r>
      <w:proofErr w:type="spellEnd"/>
      <w:r w:rsidRPr="00CB4E16">
        <w:rPr>
          <w:color w:val="000000" w:themeColor="text1"/>
          <w:sz w:val="26"/>
          <w:szCs w:val="26"/>
        </w:rPr>
        <w:t xml:space="preserve"> </w:t>
      </w:r>
      <w:proofErr w:type="spellStart"/>
      <w:r w:rsidRPr="00CB4E16">
        <w:rPr>
          <w:color w:val="000000" w:themeColor="text1"/>
          <w:sz w:val="26"/>
          <w:szCs w:val="26"/>
        </w:rPr>
        <w:t>hoặc</w:t>
      </w:r>
      <w:proofErr w:type="spellEnd"/>
      <w:r w:rsidRPr="00CB4E16">
        <w:rPr>
          <w:color w:val="000000" w:themeColor="text1"/>
          <w:sz w:val="26"/>
          <w:szCs w:val="26"/>
        </w:rPr>
        <w:t xml:space="preserve"> </w:t>
      </w:r>
      <w:proofErr w:type="spellStart"/>
      <w:r w:rsidRPr="00CB4E16">
        <w:rPr>
          <w:color w:val="000000" w:themeColor="text1"/>
          <w:sz w:val="26"/>
          <w:szCs w:val="26"/>
        </w:rPr>
        <w:t>tương</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w:t>
      </w:r>
    </w:p>
    <w:p w14:paraId="77ACCF08" w14:textId="3B0AD45E" w:rsidR="008C4A44" w:rsidRPr="00CB4E16" w:rsidRDefault="00CB4E16" w:rsidP="00CB4E16">
      <w:pPr>
        <w:spacing w:after="120" w:line="276" w:lineRule="auto"/>
        <w:ind w:firstLine="567"/>
        <w:jc w:val="both"/>
        <w:rPr>
          <w:color w:val="000000" w:themeColor="text1"/>
          <w:sz w:val="26"/>
          <w:szCs w:val="26"/>
          <w:lang w:val="vi-VN"/>
        </w:rPr>
      </w:pPr>
      <w:proofErr w:type="spellStart"/>
      <w:r w:rsidRPr="00CB4E16">
        <w:rPr>
          <w:color w:val="000000" w:themeColor="text1"/>
          <w:sz w:val="26"/>
          <w:szCs w:val="26"/>
        </w:rPr>
        <w:t>Mức</w:t>
      </w:r>
      <w:proofErr w:type="spellEnd"/>
      <w:r w:rsidRPr="00CB4E16">
        <w:rPr>
          <w:color w:val="000000" w:themeColor="text1"/>
          <w:sz w:val="26"/>
          <w:szCs w:val="26"/>
        </w:rPr>
        <w:t xml:space="preserve">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tỷ</w:t>
      </w:r>
      <w:proofErr w:type="spellEnd"/>
      <w:r w:rsidRPr="00CB4E16">
        <w:rPr>
          <w:color w:val="000000" w:themeColor="text1"/>
          <w:sz w:val="26"/>
          <w:szCs w:val="26"/>
        </w:rPr>
        <w:t xml:space="preserve"> </w:t>
      </w:r>
      <w:proofErr w:type="spellStart"/>
      <w:r w:rsidRPr="00CB4E16">
        <w:rPr>
          <w:color w:val="000000" w:themeColor="text1"/>
          <w:sz w:val="26"/>
          <w:szCs w:val="26"/>
        </w:rPr>
        <w:t>lệ</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chia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quy</w:t>
      </w:r>
      <w:proofErr w:type="spellEnd"/>
      <w:r w:rsidRPr="00CB4E16">
        <w:rPr>
          <w:color w:val="000000" w:themeColor="text1"/>
          <w:sz w:val="26"/>
          <w:szCs w:val="26"/>
        </w:rPr>
        <w:t xml:space="preserve"> </w:t>
      </w:r>
      <w:proofErr w:type="spellStart"/>
      <w:r w:rsidRPr="00CB4E16">
        <w:rPr>
          <w:color w:val="000000" w:themeColor="text1"/>
          <w:sz w:val="26"/>
          <w:szCs w:val="26"/>
        </w:rPr>
        <w:t>định</w:t>
      </w:r>
      <w:proofErr w:type="spellEnd"/>
      <w:r w:rsidRPr="00CB4E16">
        <w:rPr>
          <w:color w:val="000000" w:themeColor="text1"/>
          <w:sz w:val="26"/>
          <w:szCs w:val="26"/>
        </w:rPr>
        <w:t xml:space="preserve"> </w:t>
      </w:r>
      <w:proofErr w:type="spellStart"/>
      <w:r w:rsidRPr="00CB4E16">
        <w:rPr>
          <w:color w:val="000000" w:themeColor="text1"/>
          <w:sz w:val="26"/>
          <w:szCs w:val="26"/>
        </w:rPr>
        <w:t>trước</w:t>
      </w:r>
      <w:proofErr w:type="spellEnd"/>
      <w:r w:rsidRPr="00CB4E16">
        <w:rPr>
          <w:color w:val="000000" w:themeColor="text1"/>
          <w:sz w:val="26"/>
          <w:szCs w:val="26"/>
        </w:rPr>
        <w:t xml:space="preserve">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hoặc</w:t>
      </w:r>
      <w:proofErr w:type="spellEnd"/>
      <w:r w:rsidRPr="00CB4E16">
        <w:rPr>
          <w:color w:val="000000" w:themeColor="text1"/>
          <w:sz w:val="26"/>
          <w:szCs w:val="26"/>
        </w:rPr>
        <w:t xml:space="preserve"> </w:t>
      </w:r>
      <w:proofErr w:type="spellStart"/>
      <w:r w:rsidRPr="00CB4E16">
        <w:rPr>
          <w:color w:val="000000" w:themeColor="text1"/>
          <w:sz w:val="26"/>
          <w:szCs w:val="26"/>
        </w:rPr>
        <w:t>quy</w:t>
      </w:r>
      <w:proofErr w:type="spellEnd"/>
      <w:r w:rsidRPr="00CB4E16">
        <w:rPr>
          <w:color w:val="000000" w:themeColor="text1"/>
          <w:sz w:val="26"/>
          <w:szCs w:val="26"/>
        </w:rPr>
        <w:t xml:space="preserve"> </w:t>
      </w:r>
      <w:proofErr w:type="spellStart"/>
      <w:r w:rsidRPr="00CB4E16">
        <w:rPr>
          <w:color w:val="000000" w:themeColor="text1"/>
          <w:sz w:val="26"/>
          <w:szCs w:val="26"/>
        </w:rPr>
        <w:t>chế</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w:t>
      </w:r>
      <w:proofErr w:type="spellStart"/>
      <w:r w:rsidRPr="00CB4E16">
        <w:rPr>
          <w:color w:val="000000" w:themeColor="text1"/>
          <w:sz w:val="26"/>
          <w:szCs w:val="26"/>
        </w:rPr>
        <w:t>bảo</w:t>
      </w:r>
      <w:proofErr w:type="spellEnd"/>
      <w:r w:rsidRPr="00CB4E16">
        <w:rPr>
          <w:color w:val="000000" w:themeColor="text1"/>
          <w:sz w:val="26"/>
          <w:szCs w:val="26"/>
        </w:rPr>
        <w:t xml:space="preserve"> </w:t>
      </w:r>
      <w:proofErr w:type="spellStart"/>
      <w:r w:rsidRPr="00CB4E16">
        <w:rPr>
          <w:color w:val="000000" w:themeColor="text1"/>
          <w:sz w:val="26"/>
          <w:szCs w:val="26"/>
        </w:rPr>
        <w:t>đảm</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minh</w:t>
      </w:r>
      <w:proofErr w:type="spellEnd"/>
      <w:r w:rsidRPr="00CB4E16">
        <w:rPr>
          <w:color w:val="000000" w:themeColor="text1"/>
          <w:sz w:val="26"/>
          <w:szCs w:val="26"/>
        </w:rPr>
        <w:t xml:space="preserve"> </w:t>
      </w:r>
      <w:proofErr w:type="spellStart"/>
      <w:r w:rsidRPr="00CB4E16">
        <w:rPr>
          <w:color w:val="000000" w:themeColor="text1"/>
          <w:sz w:val="26"/>
          <w:szCs w:val="26"/>
        </w:rPr>
        <w:t>bạch</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chỉ</w:t>
      </w:r>
      <w:proofErr w:type="spellEnd"/>
      <w:r w:rsidRPr="00CB4E16">
        <w:rPr>
          <w:color w:val="000000" w:themeColor="text1"/>
          <w:sz w:val="26"/>
          <w:szCs w:val="26"/>
        </w:rPr>
        <w:t xml:space="preserve"> </w:t>
      </w:r>
      <w:proofErr w:type="spellStart"/>
      <w:r w:rsidRPr="00CB4E16">
        <w:rPr>
          <w:color w:val="000000" w:themeColor="text1"/>
          <w:sz w:val="26"/>
          <w:szCs w:val="26"/>
        </w:rPr>
        <w:t>tính</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phần</w:t>
      </w:r>
      <w:proofErr w:type="spellEnd"/>
      <w:r w:rsidRPr="00CB4E16">
        <w:rPr>
          <w:color w:val="000000" w:themeColor="text1"/>
          <w:sz w:val="26"/>
          <w:szCs w:val="26"/>
        </w:rPr>
        <w:t xml:space="preserve"> </w:t>
      </w:r>
      <w:proofErr w:type="spellStart"/>
      <w:r w:rsidRPr="00CB4E16">
        <w:rPr>
          <w:color w:val="000000" w:themeColor="text1"/>
          <w:sz w:val="26"/>
          <w:szCs w:val="26"/>
        </w:rPr>
        <w:t>doanh</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mặc</w:t>
      </w:r>
      <w:proofErr w:type="spellEnd"/>
      <w:r w:rsidRPr="00CB4E16">
        <w:rPr>
          <w:color w:val="000000" w:themeColor="text1"/>
          <w:sz w:val="26"/>
          <w:szCs w:val="26"/>
        </w:rPr>
        <w:t xml:space="preserve"> </w:t>
      </w:r>
      <w:proofErr w:type="spellStart"/>
      <w:r w:rsidRPr="00CB4E16">
        <w:rPr>
          <w:color w:val="000000" w:themeColor="text1"/>
          <w:sz w:val="26"/>
          <w:szCs w:val="26"/>
        </w:rPr>
        <w:t>nhiên</w:t>
      </w:r>
      <w:proofErr w:type="spellEnd"/>
      <w:r w:rsidRPr="00CB4E16">
        <w:rPr>
          <w:color w:val="000000" w:themeColor="text1"/>
          <w:sz w:val="26"/>
          <w:szCs w:val="26"/>
        </w:rPr>
        <w:t xml:space="preserve"> </w:t>
      </w:r>
      <w:proofErr w:type="spellStart"/>
      <w:r w:rsidRPr="00CB4E16">
        <w:rPr>
          <w:color w:val="000000" w:themeColor="text1"/>
          <w:sz w:val="26"/>
          <w:szCs w:val="26"/>
        </w:rPr>
        <w:t>tính</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toàn</w:t>
      </w:r>
      <w:proofErr w:type="spellEnd"/>
      <w:r w:rsidRPr="00CB4E16">
        <w:rPr>
          <w:color w:val="000000" w:themeColor="text1"/>
          <w:sz w:val="26"/>
          <w:szCs w:val="26"/>
        </w:rPr>
        <w:t xml:space="preserve"> </w:t>
      </w:r>
      <w:proofErr w:type="spellStart"/>
      <w:r w:rsidRPr="00CB4E16">
        <w:rPr>
          <w:color w:val="000000" w:themeColor="text1"/>
          <w:sz w:val="26"/>
          <w:szCs w:val="26"/>
        </w:rPr>
        <w:t>bộ</w:t>
      </w:r>
      <w:proofErr w:type="spellEnd"/>
      <w:r w:rsidRPr="00CB4E16">
        <w:rPr>
          <w:color w:val="000000" w:themeColor="text1"/>
          <w:sz w:val="26"/>
          <w:szCs w:val="26"/>
        </w:rPr>
        <w:t xml:space="preserve"> </w:t>
      </w: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Doanh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sau</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nghĩa</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tài</w:t>
      </w:r>
      <w:proofErr w:type="spellEnd"/>
      <w:r w:rsidRPr="00CB4E16">
        <w:rPr>
          <w:color w:val="000000" w:themeColor="text1"/>
          <w:sz w:val="26"/>
          <w:szCs w:val="26"/>
        </w:rPr>
        <w:t xml:space="preserve"> </w:t>
      </w:r>
      <w:proofErr w:type="spellStart"/>
      <w:r w:rsidRPr="00CB4E16">
        <w:rPr>
          <w:color w:val="000000" w:themeColor="text1"/>
          <w:sz w:val="26"/>
          <w:szCs w:val="26"/>
        </w:rPr>
        <w:t>chính</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ưu</w:t>
      </w:r>
      <w:proofErr w:type="spellEnd"/>
      <w:r w:rsidRPr="00CB4E16">
        <w:rPr>
          <w:color w:val="000000" w:themeColor="text1"/>
          <w:sz w:val="26"/>
          <w:szCs w:val="26"/>
        </w:rPr>
        <w:t xml:space="preserve"> </w:t>
      </w:r>
      <w:proofErr w:type="spellStart"/>
      <w:r w:rsidRPr="00CB4E16">
        <w:rPr>
          <w:color w:val="000000" w:themeColor="text1"/>
          <w:sz w:val="26"/>
          <w:szCs w:val="26"/>
        </w:rPr>
        <w:t>tiên</w:t>
      </w:r>
      <w:proofErr w:type="spellEnd"/>
      <w:r w:rsidRPr="00CB4E16">
        <w:rPr>
          <w:color w:val="000000" w:themeColor="text1"/>
          <w:sz w:val="26"/>
          <w:szCs w:val="26"/>
        </w:rPr>
        <w:t xml:space="preserve"> </w:t>
      </w:r>
      <w:proofErr w:type="spellStart"/>
      <w:r w:rsidRPr="00CB4E16">
        <w:rPr>
          <w:color w:val="000000" w:themeColor="text1"/>
          <w:sz w:val="26"/>
          <w:szCs w:val="26"/>
        </w:rPr>
        <w:t>bù</w:t>
      </w:r>
      <w:proofErr w:type="spellEnd"/>
      <w:r w:rsidRPr="00CB4E16">
        <w:rPr>
          <w:color w:val="000000" w:themeColor="text1"/>
          <w:sz w:val="26"/>
          <w:szCs w:val="26"/>
        </w:rPr>
        <w:t xml:space="preserve"> </w:t>
      </w:r>
      <w:proofErr w:type="spellStart"/>
      <w:r w:rsidRPr="00CB4E16">
        <w:rPr>
          <w:color w:val="000000" w:themeColor="text1"/>
          <w:sz w:val="26"/>
          <w:szCs w:val="26"/>
        </w:rPr>
        <w:t>đắp</w:t>
      </w:r>
      <w:proofErr w:type="spellEnd"/>
      <w:r w:rsidRPr="00CB4E16">
        <w:rPr>
          <w:color w:val="000000" w:themeColor="text1"/>
          <w:sz w:val="26"/>
          <w:szCs w:val="26"/>
        </w:rPr>
        <w:t xml:space="preserve"> chi </w:t>
      </w:r>
      <w:proofErr w:type="spellStart"/>
      <w:r w:rsidRPr="00CB4E16">
        <w:rPr>
          <w:color w:val="000000" w:themeColor="text1"/>
          <w:sz w:val="26"/>
          <w:szCs w:val="26"/>
        </w:rPr>
        <w:t>phí</w:t>
      </w:r>
      <w:proofErr w:type="spellEnd"/>
      <w:r w:rsidRPr="00CB4E16">
        <w:rPr>
          <w:color w:val="000000" w:themeColor="text1"/>
          <w:sz w:val="26"/>
          <w:szCs w:val="26"/>
        </w:rPr>
        <w:t xml:space="preserve"> </w:t>
      </w:r>
      <w:proofErr w:type="spellStart"/>
      <w:r w:rsidRPr="00CB4E16">
        <w:rPr>
          <w:color w:val="000000" w:themeColor="text1"/>
          <w:sz w:val="26"/>
          <w:szCs w:val="26"/>
        </w:rPr>
        <w:t>vận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 xml:space="preserve">, chi </w:t>
      </w:r>
      <w:proofErr w:type="spellStart"/>
      <w:r w:rsidRPr="00CB4E16">
        <w:rPr>
          <w:color w:val="000000" w:themeColor="text1"/>
          <w:sz w:val="26"/>
          <w:szCs w:val="26"/>
        </w:rPr>
        <w:t>trả</w:t>
      </w:r>
      <w:proofErr w:type="spellEnd"/>
      <w:r w:rsidRPr="00CB4E16">
        <w:rPr>
          <w:color w:val="000000" w:themeColor="text1"/>
          <w:sz w:val="26"/>
          <w:szCs w:val="26"/>
        </w:rPr>
        <w:t xml:space="preserve"> </w:t>
      </w:r>
      <w:proofErr w:type="spellStart"/>
      <w:r w:rsidRPr="00CB4E16">
        <w:rPr>
          <w:color w:val="000000" w:themeColor="text1"/>
          <w:sz w:val="26"/>
          <w:szCs w:val="26"/>
        </w:rPr>
        <w:t>cho</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bên</w:t>
      </w:r>
      <w:proofErr w:type="spellEnd"/>
      <w:r w:rsidRPr="00CB4E16">
        <w:rPr>
          <w:color w:val="000000" w:themeColor="text1"/>
          <w:sz w:val="26"/>
          <w:szCs w:val="26"/>
        </w:rPr>
        <w:t xml:space="preserve"> </w:t>
      </w:r>
      <w:proofErr w:type="spellStart"/>
      <w:r w:rsidRPr="00CB4E16">
        <w:rPr>
          <w:color w:val="000000" w:themeColor="text1"/>
          <w:sz w:val="26"/>
          <w:szCs w:val="26"/>
        </w:rPr>
        <w:t>tham</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tái</w:t>
      </w:r>
      <w:proofErr w:type="spellEnd"/>
      <w:r w:rsidRPr="00CB4E16">
        <w:rPr>
          <w:color w:val="000000" w:themeColor="text1"/>
          <w:sz w:val="26"/>
          <w:szCs w:val="26"/>
        </w:rPr>
        <w:t xml:space="preserve"> </w:t>
      </w:r>
      <w:proofErr w:type="spellStart"/>
      <w:r w:rsidRPr="00CB4E16">
        <w:rPr>
          <w:color w:val="000000" w:themeColor="text1"/>
          <w:sz w:val="26"/>
          <w:szCs w:val="26"/>
        </w:rPr>
        <w:t>đầu</w:t>
      </w:r>
      <w:proofErr w:type="spellEnd"/>
      <w:r w:rsidRPr="00CB4E16">
        <w:rPr>
          <w:color w:val="000000" w:themeColor="text1"/>
          <w:sz w:val="26"/>
          <w:szCs w:val="26"/>
        </w:rPr>
        <w:t xml:space="preserve"> </w:t>
      </w:r>
      <w:proofErr w:type="spellStart"/>
      <w:r w:rsidRPr="00CB4E16">
        <w:rPr>
          <w:color w:val="000000" w:themeColor="text1"/>
          <w:sz w:val="26"/>
          <w:szCs w:val="26"/>
        </w:rPr>
        <w:t>tư</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phân</w:t>
      </w:r>
      <w:proofErr w:type="spellEnd"/>
      <w:r w:rsidRPr="00CB4E16">
        <w:rPr>
          <w:color w:val="000000" w:themeColor="text1"/>
          <w:sz w:val="26"/>
          <w:szCs w:val="26"/>
        </w:rPr>
        <w:t xml:space="preserve"> </w:t>
      </w:r>
      <w:proofErr w:type="spellStart"/>
      <w:r w:rsidRPr="00CB4E16">
        <w:rPr>
          <w:color w:val="000000" w:themeColor="text1"/>
          <w:sz w:val="26"/>
          <w:szCs w:val="26"/>
        </w:rPr>
        <w:t>phối</w:t>
      </w:r>
      <w:proofErr w:type="spellEnd"/>
      <w:r w:rsidRPr="00CB4E16">
        <w:rPr>
          <w:color w:val="000000" w:themeColor="text1"/>
          <w:sz w:val="26"/>
          <w:szCs w:val="26"/>
        </w:rPr>
        <w:t xml:space="preserve"> </w:t>
      </w:r>
      <w:proofErr w:type="spellStart"/>
      <w:r w:rsidRPr="00CB4E16">
        <w:rPr>
          <w:color w:val="000000" w:themeColor="text1"/>
          <w:sz w:val="26"/>
          <w:szCs w:val="26"/>
        </w:rPr>
        <w:t>lợi</w:t>
      </w:r>
      <w:proofErr w:type="spellEnd"/>
      <w:r w:rsidRPr="00CB4E16">
        <w:rPr>
          <w:color w:val="000000" w:themeColor="text1"/>
          <w:sz w:val="26"/>
          <w:szCs w:val="26"/>
        </w:rPr>
        <w:t xml:space="preserve"> </w:t>
      </w:r>
      <w:proofErr w:type="spellStart"/>
      <w:r w:rsidRPr="00CB4E16">
        <w:rPr>
          <w:color w:val="000000" w:themeColor="text1"/>
          <w:sz w:val="26"/>
          <w:szCs w:val="26"/>
        </w:rPr>
        <w:t>ích</w:t>
      </w:r>
      <w:proofErr w:type="spellEnd"/>
      <w:r w:rsidRPr="00CB4E16">
        <w:rPr>
          <w:color w:val="000000" w:themeColor="text1"/>
          <w:sz w:val="26"/>
          <w:szCs w:val="26"/>
        </w:rPr>
        <w:t xml:space="preserve"> </w:t>
      </w:r>
      <w:proofErr w:type="spellStart"/>
      <w:r w:rsidRPr="00CB4E16">
        <w:rPr>
          <w:color w:val="000000" w:themeColor="text1"/>
          <w:sz w:val="26"/>
          <w:szCs w:val="26"/>
        </w:rPr>
        <w:t>giữa</w:t>
      </w:r>
      <w:proofErr w:type="spellEnd"/>
      <w:r w:rsidRPr="00CB4E16">
        <w:rPr>
          <w:color w:val="000000" w:themeColor="text1"/>
          <w:sz w:val="26"/>
          <w:szCs w:val="26"/>
        </w:rPr>
        <w:t xml:space="preserve"> VUSTA, ETV </w:t>
      </w:r>
      <w:proofErr w:type="spellStart"/>
      <w:r w:rsidRPr="00CB4E16">
        <w:rPr>
          <w:color w:val="000000" w:themeColor="text1"/>
          <w:sz w:val="26"/>
          <w:szCs w:val="26"/>
        </w:rPr>
        <w:t>cùng</w:t>
      </w:r>
      <w:proofErr w:type="spellEnd"/>
      <w:r w:rsidRPr="00CB4E16">
        <w:rPr>
          <w:color w:val="000000" w:themeColor="text1"/>
          <w:sz w:val="26"/>
          <w:szCs w:val="26"/>
        </w:rPr>
        <w:t xml:space="preserve"> </w:t>
      </w:r>
      <w:proofErr w:type="spellStart"/>
      <w:r w:rsidRPr="00CB4E16">
        <w:rPr>
          <w:color w:val="000000" w:themeColor="text1"/>
          <w:sz w:val="26"/>
          <w:szCs w:val="26"/>
        </w:rPr>
        <w:t>các</w:t>
      </w:r>
      <w:proofErr w:type="spellEnd"/>
      <w:r w:rsidRPr="00CB4E16">
        <w:rPr>
          <w:color w:val="000000" w:themeColor="text1"/>
          <w:sz w:val="26"/>
          <w:szCs w:val="26"/>
        </w:rPr>
        <w:t xml:space="preserve"> </w:t>
      </w:r>
      <w:proofErr w:type="spellStart"/>
      <w:r w:rsidRPr="00CB4E16">
        <w:rPr>
          <w:color w:val="000000" w:themeColor="text1"/>
          <w:sz w:val="26"/>
          <w:szCs w:val="26"/>
        </w:rPr>
        <w:t>đối</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thỏa</w:t>
      </w:r>
      <w:proofErr w:type="spellEnd"/>
      <w:r w:rsidRPr="00CB4E16">
        <w:rPr>
          <w:color w:val="000000" w:themeColor="text1"/>
          <w:sz w:val="26"/>
          <w:szCs w:val="26"/>
        </w:rPr>
        <w:t xml:space="preserve"> </w:t>
      </w:r>
      <w:proofErr w:type="spellStart"/>
      <w:r w:rsidRPr="00CB4E16">
        <w:rPr>
          <w:color w:val="000000" w:themeColor="text1"/>
          <w:sz w:val="26"/>
          <w:szCs w:val="26"/>
        </w:rPr>
        <w:t>thuận</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pháp</w:t>
      </w:r>
      <w:proofErr w:type="spellEnd"/>
      <w:r w:rsidRPr="00CB4E16">
        <w:rPr>
          <w:color w:val="000000" w:themeColor="text1"/>
          <w:sz w:val="26"/>
          <w:szCs w:val="26"/>
        </w:rPr>
        <w:t xml:space="preserve"> </w:t>
      </w:r>
      <w:proofErr w:type="spellStart"/>
      <w:r w:rsidRPr="00CB4E16">
        <w:rPr>
          <w:color w:val="000000" w:themeColor="text1"/>
          <w:sz w:val="26"/>
          <w:szCs w:val="26"/>
        </w:rPr>
        <w:t>luật</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hành</w:t>
      </w:r>
      <w:proofErr w:type="spellEnd"/>
      <w:r w:rsidRPr="00CB4E16">
        <w:rPr>
          <w:color w:val="000000" w:themeColor="text1"/>
          <w:sz w:val="26"/>
          <w:szCs w:val="26"/>
        </w:rPr>
        <w:t>.</w:t>
      </w:r>
    </w:p>
    <w:p w14:paraId="3B8F6150" w14:textId="77777777" w:rsidR="008C4A44" w:rsidRPr="000D6BC2" w:rsidRDefault="00000000" w:rsidP="00CA545F">
      <w:pPr>
        <w:pStyle w:val="Heading1"/>
        <w:keepNext/>
        <w:spacing w:before="360" w:after="120" w:line="276" w:lineRule="auto"/>
        <w:jc w:val="center"/>
        <w:rPr>
          <w:color w:val="000000" w:themeColor="text1"/>
          <w:sz w:val="26"/>
          <w:szCs w:val="26"/>
          <w:lang w:val="vi-VN"/>
          <w:rPrChange w:id="2851" w:author="Administrator" w:date="2026-08-16T18:42:00Z" w16du:dateUtc="2026-08-16T11:42:00Z">
            <w:rPr>
              <w:color w:val="000000" w:themeColor="text1"/>
              <w:sz w:val="26"/>
              <w:szCs w:val="26"/>
            </w:rPr>
          </w:rPrChange>
        </w:rPr>
      </w:pPr>
      <w:bookmarkStart w:id="2852" w:name="_Toc237786571"/>
      <w:bookmarkStart w:id="2853" w:name="_Toc237789051"/>
      <w:r w:rsidRPr="000D6BC2">
        <w:rPr>
          <w:bCs/>
          <w:color w:val="000000" w:themeColor="text1"/>
          <w:sz w:val="26"/>
          <w:szCs w:val="26"/>
          <w:lang w:val="vi-VN"/>
          <w:rPrChange w:id="2854" w:author="Administrator" w:date="2026-08-16T18:42:00Z" w16du:dateUtc="2026-08-16T11:42:00Z">
            <w:rPr>
              <w:bCs/>
              <w:color w:val="000000" w:themeColor="text1"/>
              <w:sz w:val="26"/>
              <w:szCs w:val="26"/>
            </w:rPr>
          </w:rPrChange>
        </w:rPr>
        <w:lastRenderedPageBreak/>
        <w:t>PHẦN VIII. HIỆU QUẢ VÀ RỦI RO</w:t>
      </w:r>
      <w:bookmarkEnd w:id="2852"/>
      <w:bookmarkEnd w:id="2853"/>
    </w:p>
    <w:p w14:paraId="06951A33" w14:textId="77777777" w:rsidR="008C4A44" w:rsidRPr="00CB4E16" w:rsidRDefault="00000000">
      <w:pPr>
        <w:pStyle w:val="Heading2"/>
        <w:keepNext/>
        <w:spacing w:before="240" w:after="120" w:line="276" w:lineRule="auto"/>
        <w:rPr>
          <w:color w:val="000000" w:themeColor="text1"/>
        </w:rPr>
      </w:pPr>
      <w:bookmarkStart w:id="2855" w:name="_Toc237786572"/>
      <w:bookmarkStart w:id="2856" w:name="_Toc237789052"/>
      <w:r w:rsidRPr="00CB4E16">
        <w:rPr>
          <w:bCs/>
          <w:color w:val="000000" w:themeColor="text1"/>
        </w:rPr>
        <w:t xml:space="preserve">1. Hiệu </w:t>
      </w:r>
      <w:proofErr w:type="spellStart"/>
      <w:r w:rsidRPr="00CB4E16">
        <w:rPr>
          <w:bCs/>
          <w:color w:val="000000" w:themeColor="text1"/>
        </w:rPr>
        <w:t>quả</w:t>
      </w:r>
      <w:proofErr w:type="spellEnd"/>
      <w:r w:rsidRPr="00CB4E16">
        <w:rPr>
          <w:bCs/>
          <w:color w:val="000000" w:themeColor="text1"/>
        </w:rPr>
        <w:t xml:space="preserve"> </w:t>
      </w:r>
      <w:proofErr w:type="spellStart"/>
      <w:r w:rsidRPr="00CB4E16">
        <w:rPr>
          <w:bCs/>
          <w:color w:val="000000" w:themeColor="text1"/>
        </w:rPr>
        <w:t>dự</w:t>
      </w:r>
      <w:proofErr w:type="spellEnd"/>
      <w:r w:rsidRPr="00CB4E16">
        <w:rPr>
          <w:bCs/>
          <w:color w:val="000000" w:themeColor="text1"/>
        </w:rPr>
        <w:t xml:space="preserve"> </w:t>
      </w:r>
      <w:proofErr w:type="spellStart"/>
      <w:r w:rsidRPr="00CB4E16">
        <w:rPr>
          <w:bCs/>
          <w:color w:val="000000" w:themeColor="text1"/>
        </w:rPr>
        <w:t>kiến</w:t>
      </w:r>
      <w:bookmarkEnd w:id="2855"/>
      <w:bookmarkEnd w:id="2856"/>
      <w:proofErr w:type="spellEnd"/>
    </w:p>
    <w:p w14:paraId="211ACBBB"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Hiệu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giúp</w:t>
      </w:r>
      <w:proofErr w:type="spellEnd"/>
      <w:r w:rsidRPr="00CB4E16">
        <w:rPr>
          <w:color w:val="000000" w:themeColor="text1"/>
        </w:rPr>
        <w:t xml:space="preserve"> </w:t>
      </w:r>
      <w:r w:rsidR="00BF230E" w:rsidRPr="00CB4E16">
        <w:rPr>
          <w:color w:val="000000" w:themeColor="text1"/>
        </w:rPr>
        <w:t>V</w:t>
      </w:r>
      <w:r w:rsidR="001B24CA" w:rsidRPr="00CB4E16">
        <w:rPr>
          <w:color w:val="000000" w:themeColor="text1"/>
        </w:rPr>
        <w:t>USTA</w:t>
      </w:r>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KH&amp;CN </w:t>
      </w:r>
      <w:proofErr w:type="spellStart"/>
      <w:r w:rsidRPr="00CB4E16">
        <w:rPr>
          <w:color w:val="000000" w:themeColor="text1"/>
        </w:rPr>
        <w:t>một</w:t>
      </w:r>
      <w:proofErr w:type="spellEnd"/>
      <w:r w:rsidRPr="00CB4E16">
        <w:rPr>
          <w:color w:val="000000" w:themeColor="text1"/>
        </w:rPr>
        <w:t xml:space="preserve"> </w:t>
      </w:r>
      <w:proofErr w:type="spellStart"/>
      <w:r w:rsidRPr="00CB4E16">
        <w:rPr>
          <w:color w:val="000000" w:themeColor="text1"/>
        </w:rPr>
        <w:t>cách</w:t>
      </w:r>
      <w:proofErr w:type="spellEnd"/>
      <w:r w:rsidRPr="00CB4E16">
        <w:rPr>
          <w:color w:val="000000" w:themeColor="text1"/>
        </w:rPr>
        <w:t xml:space="preserve"> </w:t>
      </w:r>
      <w:proofErr w:type="spellStart"/>
      <w:r w:rsidRPr="00CB4E16">
        <w:rPr>
          <w:color w:val="000000" w:themeColor="text1"/>
        </w:rPr>
        <w:t>tập</w:t>
      </w:r>
      <w:proofErr w:type="spellEnd"/>
      <w:r w:rsidRPr="00CB4E16">
        <w:rPr>
          <w:color w:val="000000" w:themeColor="text1"/>
        </w:rPr>
        <w:t xml:space="preserve"> </w:t>
      </w:r>
      <w:proofErr w:type="spellStart"/>
      <w:r w:rsidRPr="00CB4E16">
        <w:rPr>
          <w:color w:val="000000" w:themeColor="text1"/>
        </w:rPr>
        <w:t>trung</w:t>
      </w:r>
      <w:proofErr w:type="spellEnd"/>
      <w:r w:rsidRPr="00CB4E16">
        <w:rPr>
          <w:color w:val="000000" w:themeColor="text1"/>
        </w:rPr>
        <w:t xml:space="preserve">, </w:t>
      </w:r>
      <w:proofErr w:type="spellStart"/>
      <w:r w:rsidRPr="00CB4E16">
        <w:rPr>
          <w:color w:val="000000" w:themeColor="text1"/>
        </w:rPr>
        <w:t>minh</w:t>
      </w:r>
      <w:proofErr w:type="spellEnd"/>
      <w:r w:rsidRPr="00CB4E16">
        <w:rPr>
          <w:color w:val="000000" w:themeColor="text1"/>
        </w:rPr>
        <w:t xml:space="preserve"> </w:t>
      </w:r>
      <w:proofErr w:type="spellStart"/>
      <w:r w:rsidRPr="00CB4E16">
        <w:rPr>
          <w:color w:val="000000" w:themeColor="text1"/>
        </w:rPr>
        <w:t>bạch</w:t>
      </w:r>
      <w:proofErr w:type="spellEnd"/>
      <w:r w:rsidRPr="00CB4E16">
        <w:rPr>
          <w:color w:val="000000" w:themeColor="text1"/>
        </w:rPr>
        <w:t xml:space="preserve">, </w:t>
      </w:r>
      <w:proofErr w:type="spellStart"/>
      <w:r w:rsidRPr="00CB4E16">
        <w:rPr>
          <w:color w:val="000000" w:themeColor="text1"/>
        </w:rPr>
        <w:t>kịp</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phục</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vấn</w:t>
      </w:r>
      <w:proofErr w:type="spellEnd"/>
      <w:r w:rsidRPr="00CB4E16">
        <w:rPr>
          <w:color w:val="000000" w:themeColor="text1"/>
        </w:rPr>
        <w:t xml:space="preserve">, </w:t>
      </w:r>
      <w:proofErr w:type="spellStart"/>
      <w:r w:rsidRPr="00CB4E16">
        <w:rPr>
          <w:color w:val="000000" w:themeColor="text1"/>
        </w:rPr>
        <w:t>phản</w:t>
      </w:r>
      <w:proofErr w:type="spellEnd"/>
      <w:r w:rsidRPr="00CB4E16">
        <w:rPr>
          <w:color w:val="000000" w:themeColor="text1"/>
        </w:rPr>
        <w:t xml:space="preserve"> </w:t>
      </w:r>
      <w:proofErr w:type="spellStart"/>
      <w:r w:rsidRPr="00CB4E16">
        <w:rPr>
          <w:color w:val="000000" w:themeColor="text1"/>
        </w:rPr>
        <w:t>biện</w:t>
      </w:r>
      <w:proofErr w:type="spellEnd"/>
      <w:r w:rsidRPr="00CB4E16">
        <w:rPr>
          <w:color w:val="000000" w:themeColor="text1"/>
        </w:rPr>
        <w:t xml:space="preserve">, </w:t>
      </w:r>
      <w:proofErr w:type="spellStart"/>
      <w:r w:rsidRPr="00CB4E16">
        <w:rPr>
          <w:color w:val="000000" w:themeColor="text1"/>
        </w:rPr>
        <w:t>giám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xã</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w:t>
      </w:r>
    </w:p>
    <w:p w14:paraId="1C067710" w14:textId="77777777" w:rsidR="008C4A44" w:rsidRPr="00CB4E16" w:rsidRDefault="00000000">
      <w:pPr>
        <w:pStyle w:val="ListParagraph"/>
        <w:numPr>
          <w:ilvl w:val="0"/>
          <w:numId w:val="1"/>
        </w:numPr>
        <w:spacing w:after="120"/>
        <w:jc w:val="both"/>
        <w:rPr>
          <w:color w:val="000000" w:themeColor="text1"/>
        </w:rPr>
      </w:pPr>
      <w:r w:rsidRPr="00CB4E16">
        <w:rPr>
          <w:color w:val="000000" w:themeColor="text1"/>
        </w:rPr>
        <w:t xml:space="preserve">Hiệu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kinh</w:t>
      </w:r>
      <w:proofErr w:type="spellEnd"/>
      <w:r w:rsidRPr="00CB4E16">
        <w:rPr>
          <w:color w:val="000000" w:themeColor="text1"/>
        </w:rPr>
        <w:t xml:space="preserve"> </w:t>
      </w:r>
      <w:proofErr w:type="spellStart"/>
      <w:r w:rsidRPr="00CB4E16">
        <w:rPr>
          <w:color w:val="000000" w:themeColor="text1"/>
        </w:rPr>
        <w:t>tế</w:t>
      </w:r>
      <w:proofErr w:type="spellEnd"/>
      <w:r w:rsidRPr="00CB4E16">
        <w:rPr>
          <w:color w:val="000000" w:themeColor="text1"/>
        </w:rPr>
        <w:t xml:space="preserve"> </w:t>
      </w:r>
      <w:r w:rsidR="005B481C" w:rsidRPr="00CB4E16">
        <w:rPr>
          <w:color w:val="000000" w:themeColor="text1"/>
        </w:rPr>
        <w:t>-</w:t>
      </w:r>
      <w:r w:rsidRPr="00CB4E16">
        <w:rPr>
          <w:color w:val="000000" w:themeColor="text1"/>
        </w:rPr>
        <w:t xml:space="preserve"> </w:t>
      </w:r>
      <w:proofErr w:type="spellStart"/>
      <w:r w:rsidRPr="00CB4E16">
        <w:rPr>
          <w:color w:val="000000" w:themeColor="text1"/>
        </w:rPr>
        <w:t>xã</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rút</w:t>
      </w:r>
      <w:proofErr w:type="spellEnd"/>
      <w:r w:rsidRPr="00CB4E16">
        <w:rPr>
          <w:color w:val="000000" w:themeColor="text1"/>
        </w:rPr>
        <w:t xml:space="preserve"> </w:t>
      </w:r>
      <w:proofErr w:type="spellStart"/>
      <w:r w:rsidRPr="00CB4E16">
        <w:rPr>
          <w:color w:val="000000" w:themeColor="text1"/>
        </w:rPr>
        <w:t>ngắn</w:t>
      </w:r>
      <w:proofErr w:type="spellEnd"/>
      <w:r w:rsidRPr="00CB4E16">
        <w:rPr>
          <w:color w:val="000000" w:themeColor="text1"/>
        </w:rPr>
        <w:t xml:space="preserve"> </w:t>
      </w:r>
      <w:proofErr w:type="spellStart"/>
      <w:r w:rsidRPr="00CB4E16">
        <w:rPr>
          <w:color w:val="000000" w:themeColor="text1"/>
        </w:rPr>
        <w:t>thời</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chi </w:t>
      </w: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giữa</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r w:rsidR="005B481C" w:rsidRPr="00CB4E16">
        <w:rPr>
          <w:color w:val="000000" w:themeColor="text1"/>
        </w:rPr>
        <w:t>-</w:t>
      </w:r>
      <w:r w:rsidRPr="00CB4E16">
        <w:rPr>
          <w:color w:val="000000" w:themeColor="text1"/>
        </w:rPr>
        <w:t xml:space="preserve"> </w:t>
      </w:r>
      <w:proofErr w:type="spellStart"/>
      <w:r w:rsidRPr="00CB4E16">
        <w:rPr>
          <w:color w:val="000000" w:themeColor="text1"/>
        </w:rPr>
        <w:t>doanh</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r w:rsidR="005B481C" w:rsidRPr="00CB4E16">
        <w:rPr>
          <w:color w:val="000000" w:themeColor="text1"/>
        </w:rPr>
        <w:t>-</w:t>
      </w:r>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thúc</w:t>
      </w:r>
      <w:proofErr w:type="spellEnd"/>
      <w:r w:rsidRPr="00CB4E16">
        <w:rPr>
          <w:color w:val="000000" w:themeColor="text1"/>
        </w:rPr>
        <w:t xml:space="preserve"> </w:t>
      </w:r>
      <w:proofErr w:type="spellStart"/>
      <w:r w:rsidRPr="00CB4E16">
        <w:rPr>
          <w:color w:val="000000" w:themeColor="text1"/>
        </w:rPr>
        <w:t>đẩy</w:t>
      </w:r>
      <w:proofErr w:type="spellEnd"/>
      <w:r w:rsidRPr="00CB4E16">
        <w:rPr>
          <w:color w:val="000000" w:themeColor="text1"/>
        </w:rPr>
        <w:t xml:space="preserve"> </w:t>
      </w:r>
      <w:proofErr w:type="spellStart"/>
      <w:r w:rsidRPr="00CB4E16">
        <w:rPr>
          <w:color w:val="000000" w:themeColor="text1"/>
        </w:rPr>
        <w:t>thương</w:t>
      </w:r>
      <w:proofErr w:type="spellEnd"/>
      <w:r w:rsidRPr="00CB4E16">
        <w:rPr>
          <w:color w:val="000000" w:themeColor="text1"/>
        </w:rPr>
        <w:t xml:space="preserve"> </w:t>
      </w:r>
      <w:proofErr w:type="spellStart"/>
      <w:r w:rsidRPr="00CB4E16">
        <w:rPr>
          <w:color w:val="000000" w:themeColor="text1"/>
        </w:rPr>
        <w:t>mại</w:t>
      </w:r>
      <w:proofErr w:type="spellEnd"/>
      <w:r w:rsidRPr="00CB4E16">
        <w:rPr>
          <w:color w:val="000000" w:themeColor="text1"/>
        </w:rPr>
        <w:t xml:space="preserve"> </w:t>
      </w:r>
      <w:proofErr w:type="spellStart"/>
      <w:r w:rsidRPr="00CB4E16">
        <w:rPr>
          <w:color w:val="000000" w:themeColor="text1"/>
        </w:rPr>
        <w:t>hoá</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tăng</w:t>
      </w:r>
      <w:proofErr w:type="spellEnd"/>
      <w:r w:rsidRPr="00CB4E16">
        <w:rPr>
          <w:color w:val="000000" w:themeColor="text1"/>
        </w:rPr>
        <w:t xml:space="preserve"> </w:t>
      </w:r>
      <w:proofErr w:type="spellStart"/>
      <w:r w:rsidRPr="00CB4E16">
        <w:rPr>
          <w:color w:val="000000" w:themeColor="text1"/>
        </w:rPr>
        <w:t>giá</w:t>
      </w:r>
      <w:proofErr w:type="spellEnd"/>
      <w:r w:rsidRPr="00CB4E16">
        <w:rPr>
          <w:color w:val="000000" w:themeColor="text1"/>
        </w:rPr>
        <w:t xml:space="preserve"> </w:t>
      </w:r>
      <w:proofErr w:type="spellStart"/>
      <w:r w:rsidRPr="00CB4E16">
        <w:rPr>
          <w:color w:val="000000" w:themeColor="text1"/>
        </w:rPr>
        <w:t>trị</w:t>
      </w:r>
      <w:proofErr w:type="spellEnd"/>
      <w:r w:rsidRPr="00CB4E16">
        <w:rPr>
          <w:color w:val="000000" w:themeColor="text1"/>
        </w:rPr>
        <w:t xml:space="preserve"> </w:t>
      </w:r>
      <w:proofErr w:type="spellStart"/>
      <w:r w:rsidRPr="00CB4E16">
        <w:rPr>
          <w:color w:val="000000" w:themeColor="text1"/>
        </w:rPr>
        <w:t>kinh</w:t>
      </w:r>
      <w:proofErr w:type="spellEnd"/>
      <w:r w:rsidRPr="00CB4E16">
        <w:rPr>
          <w:color w:val="000000" w:themeColor="text1"/>
        </w:rPr>
        <w:t xml:space="preserve"> </w:t>
      </w:r>
      <w:proofErr w:type="spellStart"/>
      <w:r w:rsidRPr="00CB4E16">
        <w:rPr>
          <w:color w:val="000000" w:themeColor="text1"/>
        </w:rPr>
        <w:t>tế</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hoạt</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KH,CN&amp;ĐMST.</w:t>
      </w:r>
    </w:p>
    <w:p w14:paraId="3F126825" w14:textId="77777777" w:rsidR="008C4A44" w:rsidRDefault="00000000">
      <w:pPr>
        <w:pStyle w:val="ListParagraph"/>
        <w:numPr>
          <w:ilvl w:val="0"/>
          <w:numId w:val="1"/>
        </w:numPr>
        <w:spacing w:after="120"/>
        <w:jc w:val="both"/>
        <w:rPr>
          <w:ins w:id="2857" w:author="Administrator" w:date="2026-08-16T20:42:00Z" w16du:dateUtc="2026-08-16T13:42:00Z"/>
          <w:color w:val="000000" w:themeColor="text1"/>
        </w:rPr>
      </w:pPr>
      <w:r w:rsidRPr="00CB4E16">
        <w:rPr>
          <w:color w:val="000000" w:themeColor="text1"/>
        </w:rPr>
        <w:t xml:space="preserve">Hiệu </w:t>
      </w:r>
      <w:proofErr w:type="spellStart"/>
      <w:r w:rsidRPr="00CB4E16">
        <w:rPr>
          <w:color w:val="000000" w:themeColor="text1"/>
        </w:rPr>
        <w:t>quả</w:t>
      </w:r>
      <w:proofErr w:type="spellEnd"/>
      <w:r w:rsidRPr="00CB4E16">
        <w:rPr>
          <w:color w:val="000000" w:themeColor="text1"/>
        </w:rPr>
        <w:t xml:space="preserve"> </w:t>
      </w:r>
      <w:proofErr w:type="spellStart"/>
      <w:r w:rsidRPr="00CB4E16">
        <w:rPr>
          <w:color w:val="000000" w:themeColor="text1"/>
        </w:rPr>
        <w:t>xã</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nâng</w:t>
      </w:r>
      <w:proofErr w:type="spellEnd"/>
      <w:r w:rsidRPr="00CB4E16">
        <w:rPr>
          <w:color w:val="000000" w:themeColor="text1"/>
        </w:rPr>
        <w:t xml:space="preserve"> </w:t>
      </w:r>
      <w:proofErr w:type="spellStart"/>
      <w:r w:rsidRPr="00CB4E16">
        <w:rPr>
          <w:color w:val="000000" w:themeColor="text1"/>
        </w:rPr>
        <w:t>cao</w:t>
      </w:r>
      <w:proofErr w:type="spellEnd"/>
      <w:r w:rsidRPr="00CB4E16">
        <w:rPr>
          <w:color w:val="000000" w:themeColor="text1"/>
        </w:rPr>
        <w:t xml:space="preserve"> </w:t>
      </w:r>
      <w:proofErr w:type="spellStart"/>
      <w:r w:rsidRPr="00CB4E16">
        <w:rPr>
          <w:color w:val="000000" w:themeColor="text1"/>
        </w:rPr>
        <w:t>khả</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tiếp</w:t>
      </w:r>
      <w:proofErr w:type="spellEnd"/>
      <w:r w:rsidRPr="00CB4E16">
        <w:rPr>
          <w:color w:val="000000" w:themeColor="text1"/>
        </w:rPr>
        <w:t xml:space="preserve"> </w:t>
      </w:r>
      <w:proofErr w:type="spellStart"/>
      <w:r w:rsidRPr="00CB4E16">
        <w:rPr>
          <w:color w:val="000000" w:themeColor="text1"/>
        </w:rPr>
        <w:t>cận</w:t>
      </w:r>
      <w:proofErr w:type="spellEnd"/>
      <w:r w:rsidRPr="00CB4E16">
        <w:rPr>
          <w:color w:val="000000" w:themeColor="text1"/>
        </w:rPr>
        <w:t xml:space="preserve"> tri </w:t>
      </w:r>
      <w:proofErr w:type="spellStart"/>
      <w:r w:rsidRPr="00CB4E16">
        <w:rPr>
          <w:color w:val="000000" w:themeColor="text1"/>
        </w:rPr>
        <w:t>thức</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cộng</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củng</w:t>
      </w:r>
      <w:proofErr w:type="spellEnd"/>
      <w:r w:rsidRPr="00CB4E16">
        <w:rPr>
          <w:color w:val="000000" w:themeColor="text1"/>
        </w:rPr>
        <w:t xml:space="preserve"> </w:t>
      </w:r>
      <w:proofErr w:type="spellStart"/>
      <w:r w:rsidRPr="00CB4E16">
        <w:rPr>
          <w:color w:val="000000" w:themeColor="text1"/>
        </w:rPr>
        <w:t>cố</w:t>
      </w:r>
      <w:proofErr w:type="spellEnd"/>
      <w:r w:rsidRPr="00CB4E16">
        <w:rPr>
          <w:color w:val="000000" w:themeColor="text1"/>
        </w:rPr>
        <w:t xml:space="preserve"> </w:t>
      </w:r>
      <w:proofErr w:type="spellStart"/>
      <w:r w:rsidRPr="00CB4E16">
        <w:rPr>
          <w:color w:val="000000" w:themeColor="text1"/>
        </w:rPr>
        <w:t>vai</w:t>
      </w:r>
      <w:proofErr w:type="spellEnd"/>
      <w:r w:rsidRPr="00CB4E16">
        <w:rPr>
          <w:color w:val="000000" w:themeColor="text1"/>
        </w:rPr>
        <w:t xml:space="preserve"> </w:t>
      </w:r>
      <w:proofErr w:type="spellStart"/>
      <w:r w:rsidRPr="00CB4E16">
        <w:rPr>
          <w:color w:val="000000" w:themeColor="text1"/>
        </w:rPr>
        <w:t>trò</w:t>
      </w:r>
      <w:proofErr w:type="spellEnd"/>
      <w:r w:rsidRPr="00CB4E16">
        <w:rPr>
          <w:color w:val="000000" w:themeColor="text1"/>
        </w:rPr>
        <w:t xml:space="preserve">, </w:t>
      </w:r>
      <w:proofErr w:type="spellStart"/>
      <w:r w:rsidRPr="00CB4E16">
        <w:rPr>
          <w:color w:val="000000" w:themeColor="text1"/>
        </w:rPr>
        <w:t>vị</w:t>
      </w:r>
      <w:proofErr w:type="spellEnd"/>
      <w:r w:rsidRPr="00CB4E16">
        <w:rPr>
          <w:color w:val="000000" w:themeColor="text1"/>
        </w:rPr>
        <w:t xml:space="preserve"> </w:t>
      </w:r>
      <w:proofErr w:type="spellStart"/>
      <w:r w:rsidRPr="00CB4E16">
        <w:rPr>
          <w:color w:val="000000" w:themeColor="text1"/>
        </w:rPr>
        <w:t>thế</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r w:rsidR="0053547E" w:rsidRPr="00CB4E16">
        <w:rPr>
          <w:color w:val="000000" w:themeColor="text1"/>
        </w:rPr>
        <w:t>VUSTA</w:t>
      </w:r>
      <w:r w:rsidRPr="00CB4E16">
        <w:rPr>
          <w:color w:val="000000" w:themeColor="text1"/>
        </w:rPr>
        <w:t xml:space="preserve"> </w:t>
      </w:r>
      <w:proofErr w:type="spellStart"/>
      <w:r w:rsidRPr="00CB4E16">
        <w:rPr>
          <w:color w:val="000000" w:themeColor="text1"/>
        </w:rPr>
        <w:t>trong</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sinh</w:t>
      </w:r>
      <w:proofErr w:type="spellEnd"/>
      <w:r w:rsidRPr="00CB4E16">
        <w:rPr>
          <w:color w:val="000000" w:themeColor="text1"/>
        </w:rPr>
        <w:t xml:space="preserve"> </w:t>
      </w:r>
      <w:proofErr w:type="spellStart"/>
      <w:r w:rsidRPr="00CB4E16">
        <w:rPr>
          <w:color w:val="000000" w:themeColor="text1"/>
        </w:rPr>
        <w:t>thái</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mới</w:t>
      </w:r>
      <w:proofErr w:type="spellEnd"/>
      <w:r w:rsidRPr="00CB4E16">
        <w:rPr>
          <w:color w:val="000000" w:themeColor="text1"/>
        </w:rPr>
        <w:t xml:space="preserve"> </w:t>
      </w:r>
      <w:proofErr w:type="spellStart"/>
      <w:r w:rsidRPr="00CB4E16">
        <w:rPr>
          <w:color w:val="000000" w:themeColor="text1"/>
        </w:rPr>
        <w:t>sáng</w:t>
      </w:r>
      <w:proofErr w:type="spellEnd"/>
      <w:r w:rsidRPr="00CB4E16">
        <w:rPr>
          <w:color w:val="000000" w:themeColor="text1"/>
        </w:rPr>
        <w:t xml:space="preserve"> </w:t>
      </w:r>
      <w:proofErr w:type="spellStart"/>
      <w:r w:rsidRPr="00CB4E16">
        <w:rPr>
          <w:color w:val="000000" w:themeColor="text1"/>
        </w:rPr>
        <w:t>tạo</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w:t>
      </w:r>
    </w:p>
    <w:p w14:paraId="169A04D8" w14:textId="77777777" w:rsidR="00E707F3" w:rsidRPr="00E707F3" w:rsidRDefault="00E707F3" w:rsidP="00E707F3">
      <w:pPr>
        <w:pStyle w:val="ListParagraph"/>
        <w:numPr>
          <w:ilvl w:val="0"/>
          <w:numId w:val="1"/>
        </w:numPr>
        <w:spacing w:after="120"/>
        <w:jc w:val="both"/>
        <w:rPr>
          <w:ins w:id="2858" w:author="Administrator" w:date="2026-08-16T20:42:00Z" w16du:dateUtc="2026-08-16T13:42:00Z"/>
          <w:color w:val="EE0000"/>
          <w:rPrChange w:id="2859" w:author="Administrator" w:date="2026-08-16T20:42:00Z" w16du:dateUtc="2026-08-16T13:42:00Z">
            <w:rPr>
              <w:ins w:id="2860" w:author="Administrator" w:date="2026-08-16T20:42:00Z" w16du:dateUtc="2026-08-16T13:42:00Z"/>
              <w:color w:val="000000" w:themeColor="text1"/>
            </w:rPr>
          </w:rPrChange>
        </w:rPr>
      </w:pPr>
      <w:ins w:id="2861" w:author="Administrator" w:date="2026-08-16T20:42:00Z" w16du:dateUtc="2026-08-16T13:42:00Z">
        <w:r w:rsidRPr="00E707F3">
          <w:rPr>
            <w:color w:val="EE0000"/>
            <w:rPrChange w:id="2862" w:author="Administrator" w:date="2026-08-16T20:42:00Z" w16du:dateUtc="2026-08-16T13:42:00Z">
              <w:rPr>
                <w:color w:val="000000" w:themeColor="text1"/>
              </w:rPr>
            </w:rPrChange>
          </w:rPr>
          <w:t xml:space="preserve">Hiệu </w:t>
        </w:r>
        <w:proofErr w:type="spellStart"/>
        <w:r w:rsidRPr="00E707F3">
          <w:rPr>
            <w:color w:val="EE0000"/>
            <w:rPrChange w:id="2863" w:author="Administrator" w:date="2026-08-16T20:42:00Z" w16du:dateUtc="2026-08-16T13:42:00Z">
              <w:rPr>
                <w:color w:val="000000" w:themeColor="text1"/>
              </w:rPr>
            </w:rPrChange>
          </w:rPr>
          <w:t>quả</w:t>
        </w:r>
        <w:proofErr w:type="spellEnd"/>
        <w:r w:rsidRPr="00E707F3">
          <w:rPr>
            <w:color w:val="EE0000"/>
            <w:rPrChange w:id="2864" w:author="Administrator" w:date="2026-08-16T20:42:00Z" w16du:dateUtc="2026-08-16T13:42:00Z">
              <w:rPr>
                <w:color w:val="000000" w:themeColor="text1"/>
              </w:rPr>
            </w:rPrChange>
          </w:rPr>
          <w:t xml:space="preserve"> </w:t>
        </w:r>
        <w:proofErr w:type="spellStart"/>
        <w:r w:rsidRPr="00E707F3">
          <w:rPr>
            <w:color w:val="EE0000"/>
            <w:rPrChange w:id="2865" w:author="Administrator" w:date="2026-08-16T20:42:00Z" w16du:dateUtc="2026-08-16T13:42:00Z">
              <w:rPr>
                <w:color w:val="000000" w:themeColor="text1"/>
              </w:rPr>
            </w:rPrChange>
          </w:rPr>
          <w:t>về</w:t>
        </w:r>
        <w:proofErr w:type="spellEnd"/>
        <w:r w:rsidRPr="00E707F3">
          <w:rPr>
            <w:color w:val="EE0000"/>
            <w:rPrChange w:id="2866" w:author="Administrator" w:date="2026-08-16T20:42:00Z" w16du:dateUtc="2026-08-16T13:42:00Z">
              <w:rPr>
                <w:color w:val="000000" w:themeColor="text1"/>
              </w:rPr>
            </w:rPrChange>
          </w:rPr>
          <w:t xml:space="preserve"> </w:t>
        </w:r>
        <w:proofErr w:type="spellStart"/>
        <w:r w:rsidRPr="00E707F3">
          <w:rPr>
            <w:color w:val="EE0000"/>
            <w:rPrChange w:id="2867" w:author="Administrator" w:date="2026-08-16T20:42:00Z" w16du:dateUtc="2026-08-16T13:42:00Z">
              <w:rPr>
                <w:color w:val="000000" w:themeColor="text1"/>
              </w:rPr>
            </w:rPrChange>
          </w:rPr>
          <w:t>kích</w:t>
        </w:r>
        <w:proofErr w:type="spellEnd"/>
        <w:r w:rsidRPr="00E707F3">
          <w:rPr>
            <w:color w:val="EE0000"/>
            <w:rPrChange w:id="2868" w:author="Administrator" w:date="2026-08-16T20:42:00Z" w16du:dateUtc="2026-08-16T13:42:00Z">
              <w:rPr>
                <w:color w:val="000000" w:themeColor="text1"/>
              </w:rPr>
            </w:rPrChange>
          </w:rPr>
          <w:t xml:space="preserve"> </w:t>
        </w:r>
        <w:proofErr w:type="spellStart"/>
        <w:r w:rsidRPr="00E707F3">
          <w:rPr>
            <w:color w:val="EE0000"/>
            <w:rPrChange w:id="2869" w:author="Administrator" w:date="2026-08-16T20:42:00Z" w16du:dateUtc="2026-08-16T13:42:00Z">
              <w:rPr>
                <w:color w:val="000000" w:themeColor="text1"/>
              </w:rPr>
            </w:rPrChange>
          </w:rPr>
          <w:t>hoạt</w:t>
        </w:r>
        <w:proofErr w:type="spellEnd"/>
        <w:r w:rsidRPr="00E707F3">
          <w:rPr>
            <w:color w:val="EE0000"/>
            <w:rPrChange w:id="2870" w:author="Administrator" w:date="2026-08-16T20:42:00Z" w16du:dateUtc="2026-08-16T13:42:00Z">
              <w:rPr>
                <w:color w:val="000000" w:themeColor="text1"/>
              </w:rPr>
            </w:rPrChange>
          </w:rPr>
          <w:t xml:space="preserve"> </w:t>
        </w:r>
        <w:proofErr w:type="spellStart"/>
        <w:r w:rsidRPr="00E707F3">
          <w:rPr>
            <w:color w:val="EE0000"/>
            <w:rPrChange w:id="2871" w:author="Administrator" w:date="2026-08-16T20:42:00Z" w16du:dateUtc="2026-08-16T13:42:00Z">
              <w:rPr>
                <w:color w:val="000000" w:themeColor="text1"/>
              </w:rPr>
            </w:rPrChange>
          </w:rPr>
          <w:t>nguồn</w:t>
        </w:r>
        <w:proofErr w:type="spellEnd"/>
        <w:r w:rsidRPr="00E707F3">
          <w:rPr>
            <w:color w:val="EE0000"/>
            <w:rPrChange w:id="2872" w:author="Administrator" w:date="2026-08-16T20:42:00Z" w16du:dateUtc="2026-08-16T13:42:00Z">
              <w:rPr>
                <w:color w:val="000000" w:themeColor="text1"/>
              </w:rPr>
            </w:rPrChange>
          </w:rPr>
          <w:t xml:space="preserve"> </w:t>
        </w:r>
        <w:proofErr w:type="spellStart"/>
        <w:r w:rsidRPr="00E707F3">
          <w:rPr>
            <w:color w:val="EE0000"/>
            <w:rPrChange w:id="2873" w:author="Administrator" w:date="2026-08-16T20:42:00Z" w16du:dateUtc="2026-08-16T13:42:00Z">
              <w:rPr>
                <w:color w:val="000000" w:themeColor="text1"/>
              </w:rPr>
            </w:rPrChange>
          </w:rPr>
          <w:t>lực</w:t>
        </w:r>
        <w:proofErr w:type="spellEnd"/>
        <w:r w:rsidRPr="00E707F3">
          <w:rPr>
            <w:color w:val="EE0000"/>
            <w:rPrChange w:id="2874" w:author="Administrator" w:date="2026-08-16T20:42:00Z" w16du:dateUtc="2026-08-16T13:42:00Z">
              <w:rPr>
                <w:color w:val="000000" w:themeColor="text1"/>
              </w:rPr>
            </w:rPrChange>
          </w:rPr>
          <w:t xml:space="preserve">: VI CONNECT </w:t>
        </w:r>
        <w:proofErr w:type="spellStart"/>
        <w:r w:rsidRPr="00E707F3">
          <w:rPr>
            <w:color w:val="EE0000"/>
            <w:rPrChange w:id="2875" w:author="Administrator" w:date="2026-08-16T20:42:00Z" w16du:dateUtc="2026-08-16T13:42:00Z">
              <w:rPr>
                <w:color w:val="000000" w:themeColor="text1"/>
              </w:rPr>
            </w:rPrChange>
          </w:rPr>
          <w:t>sử</w:t>
        </w:r>
        <w:proofErr w:type="spellEnd"/>
        <w:r w:rsidRPr="00E707F3">
          <w:rPr>
            <w:color w:val="EE0000"/>
            <w:rPrChange w:id="2876" w:author="Administrator" w:date="2026-08-16T20:42:00Z" w16du:dateUtc="2026-08-16T13:42:00Z">
              <w:rPr>
                <w:color w:val="000000" w:themeColor="text1"/>
              </w:rPr>
            </w:rPrChange>
          </w:rPr>
          <w:t xml:space="preserve"> </w:t>
        </w:r>
        <w:proofErr w:type="spellStart"/>
        <w:r w:rsidRPr="00E707F3">
          <w:rPr>
            <w:color w:val="EE0000"/>
            <w:rPrChange w:id="2877" w:author="Administrator" w:date="2026-08-16T20:42:00Z" w16du:dateUtc="2026-08-16T13:42:00Z">
              <w:rPr>
                <w:color w:val="000000" w:themeColor="text1"/>
              </w:rPr>
            </w:rPrChange>
          </w:rPr>
          <w:t>dụng</w:t>
        </w:r>
        <w:proofErr w:type="spellEnd"/>
        <w:r w:rsidRPr="00E707F3">
          <w:rPr>
            <w:color w:val="EE0000"/>
            <w:rPrChange w:id="2878" w:author="Administrator" w:date="2026-08-16T20:42:00Z" w16du:dateUtc="2026-08-16T13:42:00Z">
              <w:rPr>
                <w:color w:val="000000" w:themeColor="text1"/>
              </w:rPr>
            </w:rPrChange>
          </w:rPr>
          <w:t xml:space="preserve"> </w:t>
        </w:r>
        <w:proofErr w:type="spellStart"/>
        <w:r w:rsidRPr="00E707F3">
          <w:rPr>
            <w:color w:val="EE0000"/>
            <w:rPrChange w:id="2879" w:author="Administrator" w:date="2026-08-16T20:42:00Z" w16du:dateUtc="2026-08-16T13:42:00Z">
              <w:rPr>
                <w:color w:val="000000" w:themeColor="text1"/>
              </w:rPr>
            </w:rPrChange>
          </w:rPr>
          <w:t>chỉ</w:t>
        </w:r>
        <w:proofErr w:type="spellEnd"/>
        <w:r w:rsidRPr="00E707F3">
          <w:rPr>
            <w:color w:val="EE0000"/>
            <w:rPrChange w:id="2880" w:author="Administrator" w:date="2026-08-16T20:42:00Z" w16du:dateUtc="2026-08-16T13:42:00Z">
              <w:rPr>
                <w:color w:val="000000" w:themeColor="text1"/>
              </w:rPr>
            </w:rPrChange>
          </w:rPr>
          <w:t xml:space="preserve"> </w:t>
        </w:r>
        <w:proofErr w:type="spellStart"/>
        <w:r w:rsidRPr="00E707F3">
          <w:rPr>
            <w:color w:val="EE0000"/>
            <w:rPrChange w:id="2881" w:author="Administrator" w:date="2026-08-16T20:42:00Z" w16du:dateUtc="2026-08-16T13:42:00Z">
              <w:rPr>
                <w:color w:val="000000" w:themeColor="text1"/>
              </w:rPr>
            </w:rPrChange>
          </w:rPr>
          <w:t>số</w:t>
        </w:r>
        <w:proofErr w:type="spellEnd"/>
        <w:r w:rsidRPr="00E707F3">
          <w:rPr>
            <w:color w:val="EE0000"/>
            <w:rPrChange w:id="2882" w:author="Administrator" w:date="2026-08-16T20:42:00Z" w16du:dateUtc="2026-08-16T13:42:00Z">
              <w:rPr>
                <w:color w:val="000000" w:themeColor="text1"/>
              </w:rPr>
            </w:rPrChange>
          </w:rPr>
          <w:t xml:space="preserve"> “</w:t>
        </w:r>
        <w:proofErr w:type="spellStart"/>
        <w:r w:rsidRPr="00E707F3">
          <w:rPr>
            <w:color w:val="EE0000"/>
            <w:rPrChange w:id="2883" w:author="Administrator" w:date="2026-08-16T20:42:00Z" w16du:dateUtc="2026-08-16T13:42:00Z">
              <w:rPr>
                <w:color w:val="000000" w:themeColor="text1"/>
              </w:rPr>
            </w:rPrChange>
          </w:rPr>
          <w:t>Giá</w:t>
        </w:r>
        <w:proofErr w:type="spellEnd"/>
        <w:r w:rsidRPr="00E707F3">
          <w:rPr>
            <w:color w:val="EE0000"/>
            <w:rPrChange w:id="2884" w:author="Administrator" w:date="2026-08-16T20:42:00Z" w16du:dateUtc="2026-08-16T13:42:00Z">
              <w:rPr>
                <w:color w:val="000000" w:themeColor="text1"/>
              </w:rPr>
            </w:rPrChange>
          </w:rPr>
          <w:t xml:space="preserve"> </w:t>
        </w:r>
        <w:proofErr w:type="spellStart"/>
        <w:r w:rsidRPr="00E707F3">
          <w:rPr>
            <w:color w:val="EE0000"/>
            <w:rPrChange w:id="2885" w:author="Administrator" w:date="2026-08-16T20:42:00Z" w16du:dateUtc="2026-08-16T13:42:00Z">
              <w:rPr>
                <w:color w:val="000000" w:themeColor="text1"/>
              </w:rPr>
            </w:rPrChange>
          </w:rPr>
          <w:t>trị</w:t>
        </w:r>
        <w:proofErr w:type="spellEnd"/>
        <w:r w:rsidRPr="00E707F3">
          <w:rPr>
            <w:color w:val="EE0000"/>
            <w:rPrChange w:id="2886" w:author="Administrator" w:date="2026-08-16T20:42:00Z" w16du:dateUtc="2026-08-16T13:42:00Z">
              <w:rPr>
                <w:color w:val="000000" w:themeColor="text1"/>
              </w:rPr>
            </w:rPrChange>
          </w:rPr>
          <w:t xml:space="preserve"> </w:t>
        </w:r>
        <w:proofErr w:type="spellStart"/>
        <w:r w:rsidRPr="00E707F3">
          <w:rPr>
            <w:color w:val="EE0000"/>
            <w:rPrChange w:id="2887" w:author="Administrator" w:date="2026-08-16T20:42:00Z" w16du:dateUtc="2026-08-16T13:42:00Z">
              <w:rPr>
                <w:color w:val="000000" w:themeColor="text1"/>
              </w:rPr>
            </w:rPrChange>
          </w:rPr>
          <w:t>nguồn</w:t>
        </w:r>
        <w:proofErr w:type="spellEnd"/>
        <w:r w:rsidRPr="00E707F3">
          <w:rPr>
            <w:color w:val="EE0000"/>
            <w:rPrChange w:id="2888" w:author="Administrator" w:date="2026-08-16T20:42:00Z" w16du:dateUtc="2026-08-16T13:42:00Z">
              <w:rPr>
                <w:color w:val="000000" w:themeColor="text1"/>
              </w:rPr>
            </w:rPrChange>
          </w:rPr>
          <w:t xml:space="preserve"> </w:t>
        </w:r>
        <w:proofErr w:type="spellStart"/>
        <w:r w:rsidRPr="00E707F3">
          <w:rPr>
            <w:color w:val="EE0000"/>
            <w:rPrChange w:id="2889" w:author="Administrator" w:date="2026-08-16T20:42:00Z" w16du:dateUtc="2026-08-16T13:42:00Z">
              <w:rPr>
                <w:color w:val="000000" w:themeColor="text1"/>
              </w:rPr>
            </w:rPrChange>
          </w:rPr>
          <w:t>lực</w:t>
        </w:r>
        <w:proofErr w:type="spellEnd"/>
        <w:r w:rsidRPr="00E707F3">
          <w:rPr>
            <w:color w:val="EE0000"/>
            <w:rPrChange w:id="2890" w:author="Administrator" w:date="2026-08-16T20:42:00Z" w16du:dateUtc="2026-08-16T13:42:00Z">
              <w:rPr>
                <w:color w:val="000000" w:themeColor="text1"/>
              </w:rPr>
            </w:rPrChange>
          </w:rPr>
          <w:t xml:space="preserve"> </w:t>
        </w:r>
        <w:proofErr w:type="spellStart"/>
        <w:r w:rsidRPr="00E707F3">
          <w:rPr>
            <w:color w:val="EE0000"/>
            <w:rPrChange w:id="2891" w:author="Administrator" w:date="2026-08-16T20:42:00Z" w16du:dateUtc="2026-08-16T13:42:00Z">
              <w:rPr>
                <w:color w:val="000000" w:themeColor="text1"/>
              </w:rPr>
            </w:rPrChange>
          </w:rPr>
          <w:t>được</w:t>
        </w:r>
        <w:proofErr w:type="spellEnd"/>
        <w:r w:rsidRPr="00E707F3">
          <w:rPr>
            <w:color w:val="EE0000"/>
            <w:rPrChange w:id="2892" w:author="Administrator" w:date="2026-08-16T20:42:00Z" w16du:dateUtc="2026-08-16T13:42:00Z">
              <w:rPr>
                <w:color w:val="000000" w:themeColor="text1"/>
              </w:rPr>
            </w:rPrChange>
          </w:rPr>
          <w:t xml:space="preserve"> </w:t>
        </w:r>
        <w:proofErr w:type="spellStart"/>
        <w:r w:rsidRPr="00E707F3">
          <w:rPr>
            <w:color w:val="EE0000"/>
            <w:rPrChange w:id="2893" w:author="Administrator" w:date="2026-08-16T20:42:00Z" w16du:dateUtc="2026-08-16T13:42:00Z">
              <w:rPr>
                <w:color w:val="000000" w:themeColor="text1"/>
              </w:rPr>
            </w:rPrChange>
          </w:rPr>
          <w:t>kích</w:t>
        </w:r>
        <w:proofErr w:type="spellEnd"/>
        <w:r w:rsidRPr="00E707F3">
          <w:rPr>
            <w:color w:val="EE0000"/>
            <w:rPrChange w:id="2894" w:author="Administrator" w:date="2026-08-16T20:42:00Z" w16du:dateUtc="2026-08-16T13:42:00Z">
              <w:rPr>
                <w:color w:val="000000" w:themeColor="text1"/>
              </w:rPr>
            </w:rPrChange>
          </w:rPr>
          <w:t xml:space="preserve"> </w:t>
        </w:r>
        <w:proofErr w:type="spellStart"/>
        <w:r w:rsidRPr="00E707F3">
          <w:rPr>
            <w:color w:val="EE0000"/>
            <w:rPrChange w:id="2895" w:author="Administrator" w:date="2026-08-16T20:42:00Z" w16du:dateUtc="2026-08-16T13:42:00Z">
              <w:rPr>
                <w:color w:val="000000" w:themeColor="text1"/>
              </w:rPr>
            </w:rPrChange>
          </w:rPr>
          <w:t>hoạt</w:t>
        </w:r>
        <w:proofErr w:type="spellEnd"/>
        <w:r w:rsidRPr="00E707F3">
          <w:rPr>
            <w:color w:val="EE0000"/>
            <w:rPrChange w:id="2896" w:author="Administrator" w:date="2026-08-16T20:42:00Z" w16du:dateUtc="2026-08-16T13:42:00Z">
              <w:rPr>
                <w:color w:val="000000" w:themeColor="text1"/>
              </w:rPr>
            </w:rPrChange>
          </w:rPr>
          <w:t xml:space="preserve">” (Value Activated) </w:t>
        </w:r>
        <w:proofErr w:type="spellStart"/>
        <w:r w:rsidRPr="00E707F3">
          <w:rPr>
            <w:color w:val="EE0000"/>
            <w:rPrChange w:id="2897" w:author="Administrator" w:date="2026-08-16T20:42:00Z" w16du:dateUtc="2026-08-16T13:42:00Z">
              <w:rPr>
                <w:color w:val="000000" w:themeColor="text1"/>
              </w:rPr>
            </w:rPrChange>
          </w:rPr>
          <w:t>làm</w:t>
        </w:r>
        <w:proofErr w:type="spellEnd"/>
        <w:r w:rsidRPr="00E707F3">
          <w:rPr>
            <w:color w:val="EE0000"/>
            <w:rPrChange w:id="2898" w:author="Administrator" w:date="2026-08-16T20:42:00Z" w16du:dateUtc="2026-08-16T13:42:00Z">
              <w:rPr>
                <w:color w:val="000000" w:themeColor="text1"/>
              </w:rPr>
            </w:rPrChange>
          </w:rPr>
          <w:t xml:space="preserve"> </w:t>
        </w:r>
        <w:proofErr w:type="spellStart"/>
        <w:r w:rsidRPr="00E707F3">
          <w:rPr>
            <w:color w:val="EE0000"/>
            <w:rPrChange w:id="2899" w:author="Administrator" w:date="2026-08-16T20:42:00Z" w16du:dateUtc="2026-08-16T13:42:00Z">
              <w:rPr>
                <w:color w:val="000000" w:themeColor="text1"/>
              </w:rPr>
            </w:rPrChange>
          </w:rPr>
          <w:t>một</w:t>
        </w:r>
        <w:proofErr w:type="spellEnd"/>
        <w:r w:rsidRPr="00E707F3">
          <w:rPr>
            <w:color w:val="EE0000"/>
            <w:rPrChange w:id="2900" w:author="Administrator" w:date="2026-08-16T20:42:00Z" w16du:dateUtc="2026-08-16T13:42:00Z">
              <w:rPr>
                <w:color w:val="000000" w:themeColor="text1"/>
              </w:rPr>
            </w:rPrChange>
          </w:rPr>
          <w:t xml:space="preserve"> </w:t>
        </w:r>
        <w:proofErr w:type="spellStart"/>
        <w:r w:rsidRPr="00E707F3">
          <w:rPr>
            <w:color w:val="EE0000"/>
            <w:rPrChange w:id="2901" w:author="Administrator" w:date="2026-08-16T20:42:00Z" w16du:dateUtc="2026-08-16T13:42:00Z">
              <w:rPr>
                <w:color w:val="000000" w:themeColor="text1"/>
              </w:rPr>
            </w:rPrChange>
          </w:rPr>
          <w:t>trong</w:t>
        </w:r>
        <w:proofErr w:type="spellEnd"/>
        <w:r w:rsidRPr="00E707F3">
          <w:rPr>
            <w:color w:val="EE0000"/>
            <w:rPrChange w:id="2902" w:author="Administrator" w:date="2026-08-16T20:42:00Z" w16du:dateUtc="2026-08-16T13:42:00Z">
              <w:rPr>
                <w:color w:val="000000" w:themeColor="text1"/>
              </w:rPr>
            </w:rPrChange>
          </w:rPr>
          <w:t xml:space="preserve"> </w:t>
        </w:r>
        <w:proofErr w:type="spellStart"/>
        <w:r w:rsidRPr="00E707F3">
          <w:rPr>
            <w:color w:val="EE0000"/>
            <w:rPrChange w:id="2903" w:author="Administrator" w:date="2026-08-16T20:42:00Z" w16du:dateUtc="2026-08-16T13:42:00Z">
              <w:rPr>
                <w:color w:val="000000" w:themeColor="text1"/>
              </w:rPr>
            </w:rPrChange>
          </w:rPr>
          <w:t>những</w:t>
        </w:r>
        <w:proofErr w:type="spellEnd"/>
        <w:r w:rsidRPr="00E707F3">
          <w:rPr>
            <w:color w:val="EE0000"/>
            <w:rPrChange w:id="2904" w:author="Administrator" w:date="2026-08-16T20:42:00Z" w16du:dateUtc="2026-08-16T13:42:00Z">
              <w:rPr>
                <w:color w:val="000000" w:themeColor="text1"/>
              </w:rPr>
            </w:rPrChange>
          </w:rPr>
          <w:t xml:space="preserve"> </w:t>
        </w:r>
        <w:proofErr w:type="spellStart"/>
        <w:r w:rsidRPr="00E707F3">
          <w:rPr>
            <w:color w:val="EE0000"/>
            <w:rPrChange w:id="2905" w:author="Administrator" w:date="2026-08-16T20:42:00Z" w16du:dateUtc="2026-08-16T13:42:00Z">
              <w:rPr>
                <w:color w:val="000000" w:themeColor="text1"/>
              </w:rPr>
            </w:rPrChange>
          </w:rPr>
          <w:t>chỉ</w:t>
        </w:r>
        <w:proofErr w:type="spellEnd"/>
        <w:r w:rsidRPr="00E707F3">
          <w:rPr>
            <w:color w:val="EE0000"/>
            <w:rPrChange w:id="2906" w:author="Administrator" w:date="2026-08-16T20:42:00Z" w16du:dateUtc="2026-08-16T13:42:00Z">
              <w:rPr>
                <w:color w:val="000000" w:themeColor="text1"/>
              </w:rPr>
            </w:rPrChange>
          </w:rPr>
          <w:t xml:space="preserve"> </w:t>
        </w:r>
        <w:proofErr w:type="spellStart"/>
        <w:r w:rsidRPr="00E707F3">
          <w:rPr>
            <w:color w:val="EE0000"/>
            <w:rPrChange w:id="2907" w:author="Administrator" w:date="2026-08-16T20:42:00Z" w16du:dateUtc="2026-08-16T13:42:00Z">
              <w:rPr>
                <w:color w:val="000000" w:themeColor="text1"/>
              </w:rPr>
            </w:rPrChange>
          </w:rPr>
          <w:t>số</w:t>
        </w:r>
        <w:proofErr w:type="spellEnd"/>
        <w:r w:rsidRPr="00E707F3">
          <w:rPr>
            <w:color w:val="EE0000"/>
            <w:rPrChange w:id="2908" w:author="Administrator" w:date="2026-08-16T20:42:00Z" w16du:dateUtc="2026-08-16T13:42:00Z">
              <w:rPr>
                <w:color w:val="000000" w:themeColor="text1"/>
              </w:rPr>
            </w:rPrChange>
          </w:rPr>
          <w:t xml:space="preserve"> </w:t>
        </w:r>
        <w:proofErr w:type="spellStart"/>
        <w:r w:rsidRPr="00E707F3">
          <w:rPr>
            <w:color w:val="EE0000"/>
            <w:rPrChange w:id="2909" w:author="Administrator" w:date="2026-08-16T20:42:00Z" w16du:dateUtc="2026-08-16T13:42:00Z">
              <w:rPr>
                <w:color w:val="000000" w:themeColor="text1"/>
              </w:rPr>
            </w:rPrChange>
          </w:rPr>
          <w:t>tổng</w:t>
        </w:r>
        <w:proofErr w:type="spellEnd"/>
        <w:r w:rsidRPr="00E707F3">
          <w:rPr>
            <w:color w:val="EE0000"/>
            <w:rPrChange w:id="2910" w:author="Administrator" w:date="2026-08-16T20:42:00Z" w16du:dateUtc="2026-08-16T13:42:00Z">
              <w:rPr>
                <w:color w:val="000000" w:themeColor="text1"/>
              </w:rPr>
            </w:rPrChange>
          </w:rPr>
          <w:t xml:space="preserve"> </w:t>
        </w:r>
        <w:proofErr w:type="spellStart"/>
        <w:r w:rsidRPr="00E707F3">
          <w:rPr>
            <w:color w:val="EE0000"/>
            <w:rPrChange w:id="2911" w:author="Administrator" w:date="2026-08-16T20:42:00Z" w16du:dateUtc="2026-08-16T13:42:00Z">
              <w:rPr>
                <w:color w:val="000000" w:themeColor="text1"/>
              </w:rPr>
            </w:rPrChange>
          </w:rPr>
          <w:t>hợp</w:t>
        </w:r>
        <w:proofErr w:type="spellEnd"/>
        <w:r w:rsidRPr="00E707F3">
          <w:rPr>
            <w:color w:val="EE0000"/>
            <w:rPrChange w:id="2912" w:author="Administrator" w:date="2026-08-16T20:42:00Z" w16du:dateUtc="2026-08-16T13:42:00Z">
              <w:rPr>
                <w:color w:val="000000" w:themeColor="text1"/>
              </w:rPr>
            </w:rPrChange>
          </w:rPr>
          <w:t xml:space="preserve"> </w:t>
        </w:r>
        <w:proofErr w:type="spellStart"/>
        <w:r w:rsidRPr="00E707F3">
          <w:rPr>
            <w:color w:val="EE0000"/>
            <w:rPrChange w:id="2913" w:author="Administrator" w:date="2026-08-16T20:42:00Z" w16du:dateUtc="2026-08-16T13:42:00Z">
              <w:rPr>
                <w:color w:val="000000" w:themeColor="text1"/>
              </w:rPr>
            </w:rPrChange>
          </w:rPr>
          <w:t>để</w:t>
        </w:r>
        <w:proofErr w:type="spellEnd"/>
        <w:r w:rsidRPr="00E707F3">
          <w:rPr>
            <w:color w:val="EE0000"/>
            <w:rPrChange w:id="2914" w:author="Administrator" w:date="2026-08-16T20:42:00Z" w16du:dateUtc="2026-08-16T13:42:00Z">
              <w:rPr>
                <w:color w:val="000000" w:themeColor="text1"/>
              </w:rPr>
            </w:rPrChange>
          </w:rPr>
          <w:t xml:space="preserve"> </w:t>
        </w:r>
        <w:proofErr w:type="spellStart"/>
        <w:r w:rsidRPr="00E707F3">
          <w:rPr>
            <w:color w:val="EE0000"/>
            <w:rPrChange w:id="2915" w:author="Administrator" w:date="2026-08-16T20:42:00Z" w16du:dateUtc="2026-08-16T13:42:00Z">
              <w:rPr>
                <w:color w:val="000000" w:themeColor="text1"/>
              </w:rPr>
            </w:rPrChange>
          </w:rPr>
          <w:t>đánh</w:t>
        </w:r>
        <w:proofErr w:type="spellEnd"/>
        <w:r w:rsidRPr="00E707F3">
          <w:rPr>
            <w:color w:val="EE0000"/>
            <w:rPrChange w:id="2916" w:author="Administrator" w:date="2026-08-16T20:42:00Z" w16du:dateUtc="2026-08-16T13:42:00Z">
              <w:rPr>
                <w:color w:val="000000" w:themeColor="text1"/>
              </w:rPr>
            </w:rPrChange>
          </w:rPr>
          <w:t xml:space="preserve"> </w:t>
        </w:r>
        <w:proofErr w:type="spellStart"/>
        <w:r w:rsidRPr="00E707F3">
          <w:rPr>
            <w:color w:val="EE0000"/>
            <w:rPrChange w:id="2917" w:author="Administrator" w:date="2026-08-16T20:42:00Z" w16du:dateUtc="2026-08-16T13:42:00Z">
              <w:rPr>
                <w:color w:val="000000" w:themeColor="text1"/>
              </w:rPr>
            </w:rPrChange>
          </w:rPr>
          <w:t>giá</w:t>
        </w:r>
        <w:proofErr w:type="spellEnd"/>
        <w:r w:rsidRPr="00E707F3">
          <w:rPr>
            <w:color w:val="EE0000"/>
            <w:rPrChange w:id="2918" w:author="Administrator" w:date="2026-08-16T20:42:00Z" w16du:dateUtc="2026-08-16T13:42:00Z">
              <w:rPr>
                <w:color w:val="000000" w:themeColor="text1"/>
              </w:rPr>
            </w:rPrChange>
          </w:rPr>
          <w:t xml:space="preserve"> </w:t>
        </w:r>
        <w:proofErr w:type="spellStart"/>
        <w:r w:rsidRPr="00E707F3">
          <w:rPr>
            <w:color w:val="EE0000"/>
            <w:rPrChange w:id="2919" w:author="Administrator" w:date="2026-08-16T20:42:00Z" w16du:dateUtc="2026-08-16T13:42:00Z">
              <w:rPr>
                <w:color w:val="000000" w:themeColor="text1"/>
              </w:rPr>
            </w:rPrChange>
          </w:rPr>
          <w:t>hiệu</w:t>
        </w:r>
        <w:proofErr w:type="spellEnd"/>
        <w:r w:rsidRPr="00E707F3">
          <w:rPr>
            <w:color w:val="EE0000"/>
            <w:rPrChange w:id="2920" w:author="Administrator" w:date="2026-08-16T20:42:00Z" w16du:dateUtc="2026-08-16T13:42:00Z">
              <w:rPr>
                <w:color w:val="000000" w:themeColor="text1"/>
              </w:rPr>
            </w:rPrChange>
          </w:rPr>
          <w:t xml:space="preserve"> </w:t>
        </w:r>
        <w:proofErr w:type="spellStart"/>
        <w:r w:rsidRPr="00E707F3">
          <w:rPr>
            <w:color w:val="EE0000"/>
            <w:rPrChange w:id="2921" w:author="Administrator" w:date="2026-08-16T20:42:00Z" w16du:dateUtc="2026-08-16T13:42:00Z">
              <w:rPr>
                <w:color w:val="000000" w:themeColor="text1"/>
              </w:rPr>
            </w:rPrChange>
          </w:rPr>
          <w:t>quả</w:t>
        </w:r>
        <w:proofErr w:type="spellEnd"/>
        <w:r w:rsidRPr="00E707F3">
          <w:rPr>
            <w:color w:val="EE0000"/>
            <w:rPrChange w:id="2922" w:author="Administrator" w:date="2026-08-16T20:42:00Z" w16du:dateUtc="2026-08-16T13:42:00Z">
              <w:rPr>
                <w:color w:val="000000" w:themeColor="text1"/>
              </w:rPr>
            </w:rPrChange>
          </w:rPr>
          <w:t xml:space="preserve"> </w:t>
        </w:r>
        <w:proofErr w:type="spellStart"/>
        <w:r w:rsidRPr="00E707F3">
          <w:rPr>
            <w:color w:val="EE0000"/>
            <w:rPrChange w:id="2923" w:author="Administrator" w:date="2026-08-16T20:42:00Z" w16du:dateUtc="2026-08-16T13:42:00Z">
              <w:rPr>
                <w:color w:val="000000" w:themeColor="text1"/>
              </w:rPr>
            </w:rPrChange>
          </w:rPr>
          <w:t>của</w:t>
        </w:r>
        <w:proofErr w:type="spellEnd"/>
        <w:r w:rsidRPr="00E707F3">
          <w:rPr>
            <w:color w:val="EE0000"/>
            <w:rPrChange w:id="2924" w:author="Administrator" w:date="2026-08-16T20:42:00Z" w16du:dateUtc="2026-08-16T13:42:00Z">
              <w:rPr>
                <w:color w:val="000000" w:themeColor="text1"/>
              </w:rPr>
            </w:rPrChange>
          </w:rPr>
          <w:t xml:space="preserve"> </w:t>
        </w:r>
        <w:proofErr w:type="spellStart"/>
        <w:r w:rsidRPr="00E707F3">
          <w:rPr>
            <w:color w:val="EE0000"/>
            <w:rPrChange w:id="2925" w:author="Administrator" w:date="2026-08-16T20:42:00Z" w16du:dateUtc="2026-08-16T13:42:00Z">
              <w:rPr>
                <w:color w:val="000000" w:themeColor="text1"/>
              </w:rPr>
            </w:rPrChange>
          </w:rPr>
          <w:t>nền</w:t>
        </w:r>
        <w:proofErr w:type="spellEnd"/>
        <w:r w:rsidRPr="00E707F3">
          <w:rPr>
            <w:color w:val="EE0000"/>
            <w:rPrChange w:id="2926" w:author="Administrator" w:date="2026-08-16T20:42:00Z" w16du:dateUtc="2026-08-16T13:42:00Z">
              <w:rPr>
                <w:color w:val="000000" w:themeColor="text1"/>
              </w:rPr>
            </w:rPrChange>
          </w:rPr>
          <w:t xml:space="preserve"> </w:t>
        </w:r>
        <w:proofErr w:type="spellStart"/>
        <w:r w:rsidRPr="00E707F3">
          <w:rPr>
            <w:color w:val="EE0000"/>
            <w:rPrChange w:id="2927" w:author="Administrator" w:date="2026-08-16T20:42:00Z" w16du:dateUtc="2026-08-16T13:42:00Z">
              <w:rPr>
                <w:color w:val="000000" w:themeColor="text1"/>
              </w:rPr>
            </w:rPrChange>
          </w:rPr>
          <w:t>tảng</w:t>
        </w:r>
        <w:proofErr w:type="spellEnd"/>
        <w:r w:rsidRPr="00E707F3">
          <w:rPr>
            <w:color w:val="EE0000"/>
            <w:rPrChange w:id="2928" w:author="Administrator" w:date="2026-08-16T20:42:00Z" w16du:dateUtc="2026-08-16T13:42:00Z">
              <w:rPr>
                <w:color w:val="000000" w:themeColor="text1"/>
              </w:rPr>
            </w:rPrChange>
          </w:rPr>
          <w:t xml:space="preserve">. </w:t>
        </w:r>
        <w:proofErr w:type="spellStart"/>
        <w:r w:rsidRPr="00E707F3">
          <w:rPr>
            <w:color w:val="EE0000"/>
            <w:rPrChange w:id="2929" w:author="Administrator" w:date="2026-08-16T20:42:00Z" w16du:dateUtc="2026-08-16T13:42:00Z">
              <w:rPr>
                <w:color w:val="000000" w:themeColor="text1"/>
              </w:rPr>
            </w:rPrChange>
          </w:rPr>
          <w:t>Chỉ</w:t>
        </w:r>
        <w:proofErr w:type="spellEnd"/>
        <w:r w:rsidRPr="00E707F3">
          <w:rPr>
            <w:color w:val="EE0000"/>
            <w:rPrChange w:id="2930" w:author="Administrator" w:date="2026-08-16T20:42:00Z" w16du:dateUtc="2026-08-16T13:42:00Z">
              <w:rPr>
                <w:color w:val="000000" w:themeColor="text1"/>
              </w:rPr>
            </w:rPrChange>
          </w:rPr>
          <w:t xml:space="preserve"> </w:t>
        </w:r>
        <w:proofErr w:type="spellStart"/>
        <w:r w:rsidRPr="00E707F3">
          <w:rPr>
            <w:color w:val="EE0000"/>
            <w:rPrChange w:id="2931" w:author="Administrator" w:date="2026-08-16T20:42:00Z" w16du:dateUtc="2026-08-16T13:42:00Z">
              <w:rPr>
                <w:color w:val="000000" w:themeColor="text1"/>
              </w:rPr>
            </w:rPrChange>
          </w:rPr>
          <w:t>số</w:t>
        </w:r>
        <w:proofErr w:type="spellEnd"/>
        <w:r w:rsidRPr="00E707F3">
          <w:rPr>
            <w:color w:val="EE0000"/>
            <w:rPrChange w:id="2932" w:author="Administrator" w:date="2026-08-16T20:42:00Z" w16du:dateUtc="2026-08-16T13:42:00Z">
              <w:rPr>
                <w:color w:val="000000" w:themeColor="text1"/>
              </w:rPr>
            </w:rPrChange>
          </w:rPr>
          <w:t xml:space="preserve"> </w:t>
        </w:r>
        <w:proofErr w:type="spellStart"/>
        <w:r w:rsidRPr="00E707F3">
          <w:rPr>
            <w:color w:val="EE0000"/>
            <w:rPrChange w:id="2933" w:author="Administrator" w:date="2026-08-16T20:42:00Z" w16du:dateUtc="2026-08-16T13:42:00Z">
              <w:rPr>
                <w:color w:val="000000" w:themeColor="text1"/>
              </w:rPr>
            </w:rPrChange>
          </w:rPr>
          <w:t>này</w:t>
        </w:r>
        <w:proofErr w:type="spellEnd"/>
        <w:r w:rsidRPr="00E707F3">
          <w:rPr>
            <w:color w:val="EE0000"/>
            <w:rPrChange w:id="2934" w:author="Administrator" w:date="2026-08-16T20:42:00Z" w16du:dateUtc="2026-08-16T13:42:00Z">
              <w:rPr>
                <w:color w:val="000000" w:themeColor="text1"/>
              </w:rPr>
            </w:rPrChange>
          </w:rPr>
          <w:t xml:space="preserve"> </w:t>
        </w:r>
        <w:proofErr w:type="spellStart"/>
        <w:r w:rsidRPr="00E707F3">
          <w:rPr>
            <w:color w:val="EE0000"/>
            <w:rPrChange w:id="2935" w:author="Administrator" w:date="2026-08-16T20:42:00Z" w16du:dateUtc="2026-08-16T13:42:00Z">
              <w:rPr>
                <w:color w:val="000000" w:themeColor="text1"/>
              </w:rPr>
            </w:rPrChange>
          </w:rPr>
          <w:t>phản</w:t>
        </w:r>
        <w:proofErr w:type="spellEnd"/>
        <w:r w:rsidRPr="00E707F3">
          <w:rPr>
            <w:color w:val="EE0000"/>
            <w:rPrChange w:id="2936" w:author="Administrator" w:date="2026-08-16T20:42:00Z" w16du:dateUtc="2026-08-16T13:42:00Z">
              <w:rPr>
                <w:color w:val="000000" w:themeColor="text1"/>
              </w:rPr>
            </w:rPrChange>
          </w:rPr>
          <w:t xml:space="preserve"> </w:t>
        </w:r>
        <w:proofErr w:type="spellStart"/>
        <w:r w:rsidRPr="00E707F3">
          <w:rPr>
            <w:color w:val="EE0000"/>
            <w:rPrChange w:id="2937" w:author="Administrator" w:date="2026-08-16T20:42:00Z" w16du:dateUtc="2026-08-16T13:42:00Z">
              <w:rPr>
                <w:color w:val="000000" w:themeColor="text1"/>
              </w:rPr>
            </w:rPrChange>
          </w:rPr>
          <w:t>ánh</w:t>
        </w:r>
        <w:proofErr w:type="spellEnd"/>
        <w:r w:rsidRPr="00E707F3">
          <w:rPr>
            <w:color w:val="EE0000"/>
            <w:rPrChange w:id="2938" w:author="Administrator" w:date="2026-08-16T20:42:00Z" w16du:dateUtc="2026-08-16T13:42:00Z">
              <w:rPr>
                <w:color w:val="000000" w:themeColor="text1"/>
              </w:rPr>
            </w:rPrChange>
          </w:rPr>
          <w:t xml:space="preserve"> </w:t>
        </w:r>
        <w:proofErr w:type="spellStart"/>
        <w:r w:rsidRPr="00E707F3">
          <w:rPr>
            <w:color w:val="EE0000"/>
            <w:rPrChange w:id="2939" w:author="Administrator" w:date="2026-08-16T20:42:00Z" w16du:dateUtc="2026-08-16T13:42:00Z">
              <w:rPr>
                <w:color w:val="000000" w:themeColor="text1"/>
              </w:rPr>
            </w:rPrChange>
          </w:rPr>
          <w:t>tổng</w:t>
        </w:r>
        <w:proofErr w:type="spellEnd"/>
        <w:r w:rsidRPr="00E707F3">
          <w:rPr>
            <w:color w:val="EE0000"/>
            <w:rPrChange w:id="2940" w:author="Administrator" w:date="2026-08-16T20:42:00Z" w16du:dateUtc="2026-08-16T13:42:00Z">
              <w:rPr>
                <w:color w:val="000000" w:themeColor="text1"/>
              </w:rPr>
            </w:rPrChange>
          </w:rPr>
          <w:t xml:space="preserve"> </w:t>
        </w:r>
        <w:proofErr w:type="spellStart"/>
        <w:r w:rsidRPr="00E707F3">
          <w:rPr>
            <w:color w:val="EE0000"/>
            <w:rPrChange w:id="2941" w:author="Administrator" w:date="2026-08-16T20:42:00Z" w16du:dateUtc="2026-08-16T13:42:00Z">
              <w:rPr>
                <w:color w:val="000000" w:themeColor="text1"/>
              </w:rPr>
            </w:rPrChange>
          </w:rPr>
          <w:t>giá</w:t>
        </w:r>
        <w:proofErr w:type="spellEnd"/>
        <w:r w:rsidRPr="00E707F3">
          <w:rPr>
            <w:color w:val="EE0000"/>
            <w:rPrChange w:id="2942" w:author="Administrator" w:date="2026-08-16T20:42:00Z" w16du:dateUtc="2026-08-16T13:42:00Z">
              <w:rPr>
                <w:color w:val="000000" w:themeColor="text1"/>
              </w:rPr>
            </w:rPrChange>
          </w:rPr>
          <w:t xml:space="preserve"> </w:t>
        </w:r>
        <w:proofErr w:type="spellStart"/>
        <w:r w:rsidRPr="00E707F3">
          <w:rPr>
            <w:color w:val="EE0000"/>
            <w:rPrChange w:id="2943" w:author="Administrator" w:date="2026-08-16T20:42:00Z" w16du:dateUtc="2026-08-16T13:42:00Z">
              <w:rPr>
                <w:color w:val="000000" w:themeColor="text1"/>
              </w:rPr>
            </w:rPrChange>
          </w:rPr>
          <w:t>trị</w:t>
        </w:r>
        <w:proofErr w:type="spellEnd"/>
        <w:r w:rsidRPr="00E707F3">
          <w:rPr>
            <w:color w:val="EE0000"/>
            <w:rPrChange w:id="2944" w:author="Administrator" w:date="2026-08-16T20:42:00Z" w16du:dateUtc="2026-08-16T13:42:00Z">
              <w:rPr>
                <w:color w:val="000000" w:themeColor="text1"/>
              </w:rPr>
            </w:rPrChange>
          </w:rPr>
          <w:t xml:space="preserve"> </w:t>
        </w:r>
        <w:proofErr w:type="spellStart"/>
        <w:r w:rsidRPr="00E707F3">
          <w:rPr>
            <w:color w:val="EE0000"/>
            <w:rPrChange w:id="2945" w:author="Administrator" w:date="2026-08-16T20:42:00Z" w16du:dateUtc="2026-08-16T13:42:00Z">
              <w:rPr>
                <w:color w:val="000000" w:themeColor="text1"/>
              </w:rPr>
            </w:rPrChange>
          </w:rPr>
          <w:t>nguồn</w:t>
        </w:r>
        <w:proofErr w:type="spellEnd"/>
        <w:r w:rsidRPr="00E707F3">
          <w:rPr>
            <w:color w:val="EE0000"/>
            <w:rPrChange w:id="2946" w:author="Administrator" w:date="2026-08-16T20:42:00Z" w16du:dateUtc="2026-08-16T13:42:00Z">
              <w:rPr>
                <w:color w:val="000000" w:themeColor="text1"/>
              </w:rPr>
            </w:rPrChange>
          </w:rPr>
          <w:t xml:space="preserve"> </w:t>
        </w:r>
        <w:proofErr w:type="spellStart"/>
        <w:r w:rsidRPr="00E707F3">
          <w:rPr>
            <w:color w:val="EE0000"/>
            <w:rPrChange w:id="2947" w:author="Administrator" w:date="2026-08-16T20:42:00Z" w16du:dateUtc="2026-08-16T13:42:00Z">
              <w:rPr>
                <w:color w:val="000000" w:themeColor="text1"/>
              </w:rPr>
            </w:rPrChange>
          </w:rPr>
          <w:t>lực</w:t>
        </w:r>
        <w:proofErr w:type="spellEnd"/>
        <w:r w:rsidRPr="00E707F3">
          <w:rPr>
            <w:color w:val="EE0000"/>
            <w:rPrChange w:id="2948" w:author="Administrator" w:date="2026-08-16T20:42:00Z" w16du:dateUtc="2026-08-16T13:42:00Z">
              <w:rPr>
                <w:color w:val="000000" w:themeColor="text1"/>
              </w:rPr>
            </w:rPrChange>
          </w:rPr>
          <w:t xml:space="preserve"> khoa </w:t>
        </w:r>
        <w:proofErr w:type="spellStart"/>
        <w:r w:rsidRPr="00E707F3">
          <w:rPr>
            <w:color w:val="EE0000"/>
            <w:rPrChange w:id="2949" w:author="Administrator" w:date="2026-08-16T20:42:00Z" w16du:dateUtc="2026-08-16T13:42:00Z">
              <w:rPr>
                <w:color w:val="000000" w:themeColor="text1"/>
              </w:rPr>
            </w:rPrChange>
          </w:rPr>
          <w:t>học</w:t>
        </w:r>
        <w:proofErr w:type="spellEnd"/>
        <w:r w:rsidRPr="00E707F3">
          <w:rPr>
            <w:color w:val="EE0000"/>
            <w:rPrChange w:id="2950" w:author="Administrator" w:date="2026-08-16T20:42:00Z" w16du:dateUtc="2026-08-16T13:42:00Z">
              <w:rPr>
                <w:color w:val="000000" w:themeColor="text1"/>
              </w:rPr>
            </w:rPrChange>
          </w:rPr>
          <w:t xml:space="preserve">, </w:t>
        </w:r>
        <w:proofErr w:type="spellStart"/>
        <w:r w:rsidRPr="00E707F3">
          <w:rPr>
            <w:color w:val="EE0000"/>
            <w:rPrChange w:id="2951" w:author="Administrator" w:date="2026-08-16T20:42:00Z" w16du:dateUtc="2026-08-16T13:42:00Z">
              <w:rPr>
                <w:color w:val="000000" w:themeColor="text1"/>
              </w:rPr>
            </w:rPrChange>
          </w:rPr>
          <w:t>công</w:t>
        </w:r>
        <w:proofErr w:type="spellEnd"/>
        <w:r w:rsidRPr="00E707F3">
          <w:rPr>
            <w:color w:val="EE0000"/>
            <w:rPrChange w:id="2952" w:author="Administrator" w:date="2026-08-16T20:42:00Z" w16du:dateUtc="2026-08-16T13:42:00Z">
              <w:rPr>
                <w:color w:val="000000" w:themeColor="text1"/>
              </w:rPr>
            </w:rPrChange>
          </w:rPr>
          <w:t xml:space="preserve"> </w:t>
        </w:r>
        <w:proofErr w:type="spellStart"/>
        <w:r w:rsidRPr="00E707F3">
          <w:rPr>
            <w:color w:val="EE0000"/>
            <w:rPrChange w:id="2953" w:author="Administrator" w:date="2026-08-16T20:42:00Z" w16du:dateUtc="2026-08-16T13:42:00Z">
              <w:rPr>
                <w:color w:val="000000" w:themeColor="text1"/>
              </w:rPr>
            </w:rPrChange>
          </w:rPr>
          <w:t>nghệ</w:t>
        </w:r>
        <w:proofErr w:type="spellEnd"/>
        <w:r w:rsidRPr="00E707F3">
          <w:rPr>
            <w:color w:val="EE0000"/>
            <w:rPrChange w:id="2954" w:author="Administrator" w:date="2026-08-16T20:42:00Z" w16du:dateUtc="2026-08-16T13:42:00Z">
              <w:rPr>
                <w:color w:val="000000" w:themeColor="text1"/>
              </w:rPr>
            </w:rPrChange>
          </w:rPr>
          <w:t xml:space="preserve"> </w:t>
        </w:r>
        <w:proofErr w:type="spellStart"/>
        <w:r w:rsidRPr="00E707F3">
          <w:rPr>
            <w:color w:val="EE0000"/>
            <w:rPrChange w:id="2955" w:author="Administrator" w:date="2026-08-16T20:42:00Z" w16du:dateUtc="2026-08-16T13:42:00Z">
              <w:rPr>
                <w:color w:val="000000" w:themeColor="text1"/>
              </w:rPr>
            </w:rPrChange>
          </w:rPr>
          <w:t>và</w:t>
        </w:r>
        <w:proofErr w:type="spellEnd"/>
        <w:r w:rsidRPr="00E707F3">
          <w:rPr>
            <w:color w:val="EE0000"/>
            <w:rPrChange w:id="2956" w:author="Administrator" w:date="2026-08-16T20:42:00Z" w16du:dateUtc="2026-08-16T13:42:00Z">
              <w:rPr>
                <w:color w:val="000000" w:themeColor="text1"/>
              </w:rPr>
            </w:rPrChange>
          </w:rPr>
          <w:t xml:space="preserve"> </w:t>
        </w:r>
        <w:proofErr w:type="spellStart"/>
        <w:r w:rsidRPr="00E707F3">
          <w:rPr>
            <w:color w:val="EE0000"/>
            <w:rPrChange w:id="2957" w:author="Administrator" w:date="2026-08-16T20:42:00Z" w16du:dateUtc="2026-08-16T13:42:00Z">
              <w:rPr>
                <w:color w:val="000000" w:themeColor="text1"/>
              </w:rPr>
            </w:rPrChange>
          </w:rPr>
          <w:t>đổi</w:t>
        </w:r>
        <w:proofErr w:type="spellEnd"/>
        <w:r w:rsidRPr="00E707F3">
          <w:rPr>
            <w:color w:val="EE0000"/>
            <w:rPrChange w:id="2958" w:author="Administrator" w:date="2026-08-16T20:42:00Z" w16du:dateUtc="2026-08-16T13:42:00Z">
              <w:rPr>
                <w:color w:val="000000" w:themeColor="text1"/>
              </w:rPr>
            </w:rPrChange>
          </w:rPr>
          <w:t xml:space="preserve"> </w:t>
        </w:r>
        <w:proofErr w:type="spellStart"/>
        <w:r w:rsidRPr="00E707F3">
          <w:rPr>
            <w:color w:val="EE0000"/>
            <w:rPrChange w:id="2959" w:author="Administrator" w:date="2026-08-16T20:42:00Z" w16du:dateUtc="2026-08-16T13:42:00Z">
              <w:rPr>
                <w:color w:val="000000" w:themeColor="text1"/>
              </w:rPr>
            </w:rPrChange>
          </w:rPr>
          <w:t>mới</w:t>
        </w:r>
        <w:proofErr w:type="spellEnd"/>
        <w:r w:rsidRPr="00E707F3">
          <w:rPr>
            <w:color w:val="EE0000"/>
            <w:rPrChange w:id="2960" w:author="Administrator" w:date="2026-08-16T20:42:00Z" w16du:dateUtc="2026-08-16T13:42:00Z">
              <w:rPr>
                <w:color w:val="000000" w:themeColor="text1"/>
              </w:rPr>
            </w:rPrChange>
          </w:rPr>
          <w:t xml:space="preserve"> </w:t>
        </w:r>
        <w:proofErr w:type="spellStart"/>
        <w:r w:rsidRPr="00E707F3">
          <w:rPr>
            <w:color w:val="EE0000"/>
            <w:rPrChange w:id="2961" w:author="Administrator" w:date="2026-08-16T20:42:00Z" w16du:dateUtc="2026-08-16T13:42:00Z">
              <w:rPr>
                <w:color w:val="000000" w:themeColor="text1"/>
              </w:rPr>
            </w:rPrChange>
          </w:rPr>
          <w:t>sáng</w:t>
        </w:r>
        <w:proofErr w:type="spellEnd"/>
        <w:r w:rsidRPr="00E707F3">
          <w:rPr>
            <w:color w:val="EE0000"/>
            <w:rPrChange w:id="2962" w:author="Administrator" w:date="2026-08-16T20:42:00Z" w16du:dateUtc="2026-08-16T13:42:00Z">
              <w:rPr>
                <w:color w:val="000000" w:themeColor="text1"/>
              </w:rPr>
            </w:rPrChange>
          </w:rPr>
          <w:t xml:space="preserve"> </w:t>
        </w:r>
        <w:proofErr w:type="spellStart"/>
        <w:r w:rsidRPr="00E707F3">
          <w:rPr>
            <w:color w:val="EE0000"/>
            <w:rPrChange w:id="2963" w:author="Administrator" w:date="2026-08-16T20:42:00Z" w16du:dateUtc="2026-08-16T13:42:00Z">
              <w:rPr>
                <w:color w:val="000000" w:themeColor="text1"/>
              </w:rPr>
            </w:rPrChange>
          </w:rPr>
          <w:t>tạo</w:t>
        </w:r>
        <w:proofErr w:type="spellEnd"/>
        <w:r w:rsidRPr="00E707F3">
          <w:rPr>
            <w:color w:val="EE0000"/>
            <w:rPrChange w:id="2964" w:author="Administrator" w:date="2026-08-16T20:42:00Z" w16du:dateUtc="2026-08-16T13:42:00Z">
              <w:rPr>
                <w:color w:val="000000" w:themeColor="text1"/>
              </w:rPr>
            </w:rPrChange>
          </w:rPr>
          <w:t xml:space="preserve"> </w:t>
        </w:r>
        <w:proofErr w:type="spellStart"/>
        <w:r w:rsidRPr="00E707F3">
          <w:rPr>
            <w:color w:val="EE0000"/>
            <w:rPrChange w:id="2965" w:author="Administrator" w:date="2026-08-16T20:42:00Z" w16du:dateUtc="2026-08-16T13:42:00Z">
              <w:rPr>
                <w:color w:val="000000" w:themeColor="text1"/>
              </w:rPr>
            </w:rPrChange>
          </w:rPr>
          <w:t>được</w:t>
        </w:r>
        <w:proofErr w:type="spellEnd"/>
        <w:r w:rsidRPr="00E707F3">
          <w:rPr>
            <w:color w:val="EE0000"/>
            <w:rPrChange w:id="2966" w:author="Administrator" w:date="2026-08-16T20:42:00Z" w16du:dateUtc="2026-08-16T13:42:00Z">
              <w:rPr>
                <w:color w:val="000000" w:themeColor="text1"/>
              </w:rPr>
            </w:rPrChange>
          </w:rPr>
          <w:t xml:space="preserve"> VI CONNECT </w:t>
        </w:r>
        <w:proofErr w:type="spellStart"/>
        <w:r w:rsidRPr="00E707F3">
          <w:rPr>
            <w:color w:val="EE0000"/>
            <w:rPrChange w:id="2967" w:author="Administrator" w:date="2026-08-16T20:42:00Z" w16du:dateUtc="2026-08-16T13:42:00Z">
              <w:rPr>
                <w:color w:val="000000" w:themeColor="text1"/>
              </w:rPr>
            </w:rPrChange>
          </w:rPr>
          <w:t>hỗ</w:t>
        </w:r>
        <w:proofErr w:type="spellEnd"/>
        <w:r w:rsidRPr="00E707F3">
          <w:rPr>
            <w:color w:val="EE0000"/>
            <w:rPrChange w:id="2968" w:author="Administrator" w:date="2026-08-16T20:42:00Z" w16du:dateUtc="2026-08-16T13:42:00Z">
              <w:rPr>
                <w:color w:val="000000" w:themeColor="text1"/>
              </w:rPr>
            </w:rPrChange>
          </w:rPr>
          <w:t xml:space="preserve"> </w:t>
        </w:r>
        <w:proofErr w:type="spellStart"/>
        <w:r w:rsidRPr="00E707F3">
          <w:rPr>
            <w:color w:val="EE0000"/>
            <w:rPrChange w:id="2969" w:author="Administrator" w:date="2026-08-16T20:42:00Z" w16du:dateUtc="2026-08-16T13:42:00Z">
              <w:rPr>
                <w:color w:val="000000" w:themeColor="text1"/>
              </w:rPr>
            </w:rPrChange>
          </w:rPr>
          <w:t>trợ</w:t>
        </w:r>
        <w:proofErr w:type="spellEnd"/>
        <w:r w:rsidRPr="00E707F3">
          <w:rPr>
            <w:color w:val="EE0000"/>
            <w:rPrChange w:id="2970" w:author="Administrator" w:date="2026-08-16T20:42:00Z" w16du:dateUtc="2026-08-16T13:42:00Z">
              <w:rPr>
                <w:color w:val="000000" w:themeColor="text1"/>
              </w:rPr>
            </w:rPrChange>
          </w:rPr>
          <w:t xml:space="preserve"> </w:t>
        </w:r>
        <w:proofErr w:type="spellStart"/>
        <w:r w:rsidRPr="00E707F3">
          <w:rPr>
            <w:color w:val="EE0000"/>
            <w:rPrChange w:id="2971" w:author="Administrator" w:date="2026-08-16T20:42:00Z" w16du:dateUtc="2026-08-16T13:42:00Z">
              <w:rPr>
                <w:color w:val="000000" w:themeColor="text1"/>
              </w:rPr>
            </w:rPrChange>
          </w:rPr>
          <w:t>chuyển</w:t>
        </w:r>
        <w:proofErr w:type="spellEnd"/>
        <w:r w:rsidRPr="00E707F3">
          <w:rPr>
            <w:color w:val="EE0000"/>
            <w:rPrChange w:id="2972" w:author="Administrator" w:date="2026-08-16T20:42:00Z" w16du:dateUtc="2026-08-16T13:42:00Z">
              <w:rPr>
                <w:color w:val="000000" w:themeColor="text1"/>
              </w:rPr>
            </w:rPrChange>
          </w:rPr>
          <w:t xml:space="preserve"> </w:t>
        </w:r>
        <w:proofErr w:type="spellStart"/>
        <w:r w:rsidRPr="00E707F3">
          <w:rPr>
            <w:color w:val="EE0000"/>
            <w:rPrChange w:id="2973" w:author="Administrator" w:date="2026-08-16T20:42:00Z" w16du:dateUtc="2026-08-16T13:42:00Z">
              <w:rPr>
                <w:color w:val="000000" w:themeColor="text1"/>
              </w:rPr>
            </w:rPrChange>
          </w:rPr>
          <w:t>hóa</w:t>
        </w:r>
        <w:proofErr w:type="spellEnd"/>
        <w:r w:rsidRPr="00E707F3">
          <w:rPr>
            <w:color w:val="EE0000"/>
            <w:rPrChange w:id="2974" w:author="Administrator" w:date="2026-08-16T20:42:00Z" w16du:dateUtc="2026-08-16T13:42:00Z">
              <w:rPr>
                <w:color w:val="000000" w:themeColor="text1"/>
              </w:rPr>
            </w:rPrChange>
          </w:rPr>
          <w:t xml:space="preserve"> </w:t>
        </w:r>
        <w:proofErr w:type="spellStart"/>
        <w:r w:rsidRPr="00E707F3">
          <w:rPr>
            <w:color w:val="EE0000"/>
            <w:rPrChange w:id="2975" w:author="Administrator" w:date="2026-08-16T20:42:00Z" w16du:dateUtc="2026-08-16T13:42:00Z">
              <w:rPr>
                <w:color w:val="000000" w:themeColor="text1"/>
              </w:rPr>
            </w:rPrChange>
          </w:rPr>
          <w:t>thành</w:t>
        </w:r>
        <w:proofErr w:type="spellEnd"/>
        <w:r w:rsidRPr="00E707F3">
          <w:rPr>
            <w:color w:val="EE0000"/>
            <w:rPrChange w:id="2976" w:author="Administrator" w:date="2026-08-16T20:42:00Z" w16du:dateUtc="2026-08-16T13:42:00Z">
              <w:rPr>
                <w:color w:val="000000" w:themeColor="text1"/>
              </w:rPr>
            </w:rPrChange>
          </w:rPr>
          <w:t xml:space="preserve"> </w:t>
        </w:r>
        <w:proofErr w:type="spellStart"/>
        <w:r w:rsidRPr="00E707F3">
          <w:rPr>
            <w:color w:val="EE0000"/>
            <w:rPrChange w:id="2977" w:author="Administrator" w:date="2026-08-16T20:42:00Z" w16du:dateUtc="2026-08-16T13:42:00Z">
              <w:rPr>
                <w:color w:val="000000" w:themeColor="text1"/>
              </w:rPr>
            </w:rPrChange>
          </w:rPr>
          <w:t>các</w:t>
        </w:r>
        <w:proofErr w:type="spellEnd"/>
        <w:r w:rsidRPr="00E707F3">
          <w:rPr>
            <w:color w:val="EE0000"/>
            <w:rPrChange w:id="2978" w:author="Administrator" w:date="2026-08-16T20:42:00Z" w16du:dateUtc="2026-08-16T13:42:00Z">
              <w:rPr>
                <w:color w:val="000000" w:themeColor="text1"/>
              </w:rPr>
            </w:rPrChange>
          </w:rPr>
          <w:t xml:space="preserve"> </w:t>
        </w:r>
        <w:proofErr w:type="spellStart"/>
        <w:r w:rsidRPr="00E707F3">
          <w:rPr>
            <w:color w:val="EE0000"/>
            <w:rPrChange w:id="2979" w:author="Administrator" w:date="2026-08-16T20:42:00Z" w16du:dateUtc="2026-08-16T13:42:00Z">
              <w:rPr>
                <w:color w:val="000000" w:themeColor="text1"/>
              </w:rPr>
            </w:rPrChange>
          </w:rPr>
          <w:t>kết</w:t>
        </w:r>
        <w:proofErr w:type="spellEnd"/>
        <w:r w:rsidRPr="00E707F3">
          <w:rPr>
            <w:color w:val="EE0000"/>
            <w:rPrChange w:id="2980" w:author="Administrator" w:date="2026-08-16T20:42:00Z" w16du:dateUtc="2026-08-16T13:42:00Z">
              <w:rPr>
                <w:color w:val="000000" w:themeColor="text1"/>
              </w:rPr>
            </w:rPrChange>
          </w:rPr>
          <w:t xml:space="preserve"> </w:t>
        </w:r>
        <w:proofErr w:type="spellStart"/>
        <w:r w:rsidRPr="00E707F3">
          <w:rPr>
            <w:color w:val="EE0000"/>
            <w:rPrChange w:id="2981" w:author="Administrator" w:date="2026-08-16T20:42:00Z" w16du:dateUtc="2026-08-16T13:42:00Z">
              <w:rPr>
                <w:color w:val="000000" w:themeColor="text1"/>
              </w:rPr>
            </w:rPrChange>
          </w:rPr>
          <w:t>quả</w:t>
        </w:r>
        <w:proofErr w:type="spellEnd"/>
        <w:r w:rsidRPr="00E707F3">
          <w:rPr>
            <w:color w:val="EE0000"/>
            <w:rPrChange w:id="2982" w:author="Administrator" w:date="2026-08-16T20:42:00Z" w16du:dateUtc="2026-08-16T13:42:00Z">
              <w:rPr>
                <w:color w:val="000000" w:themeColor="text1"/>
              </w:rPr>
            </w:rPrChange>
          </w:rPr>
          <w:t xml:space="preserve"> </w:t>
        </w:r>
        <w:proofErr w:type="spellStart"/>
        <w:r w:rsidRPr="00E707F3">
          <w:rPr>
            <w:color w:val="EE0000"/>
            <w:rPrChange w:id="2983" w:author="Administrator" w:date="2026-08-16T20:42:00Z" w16du:dateUtc="2026-08-16T13:42:00Z">
              <w:rPr>
                <w:color w:val="000000" w:themeColor="text1"/>
              </w:rPr>
            </w:rPrChange>
          </w:rPr>
          <w:t>thực</w:t>
        </w:r>
        <w:proofErr w:type="spellEnd"/>
        <w:r w:rsidRPr="00E707F3">
          <w:rPr>
            <w:color w:val="EE0000"/>
            <w:rPrChange w:id="2984" w:author="Administrator" w:date="2026-08-16T20:42:00Z" w16du:dateUtc="2026-08-16T13:42:00Z">
              <w:rPr>
                <w:color w:val="000000" w:themeColor="text1"/>
              </w:rPr>
            </w:rPrChange>
          </w:rPr>
          <w:t xml:space="preserve"> </w:t>
        </w:r>
        <w:proofErr w:type="spellStart"/>
        <w:r w:rsidRPr="00E707F3">
          <w:rPr>
            <w:color w:val="EE0000"/>
            <w:rPrChange w:id="2985" w:author="Administrator" w:date="2026-08-16T20:42:00Z" w16du:dateUtc="2026-08-16T13:42:00Z">
              <w:rPr>
                <w:color w:val="000000" w:themeColor="text1"/>
              </w:rPr>
            </w:rPrChange>
          </w:rPr>
          <w:t>tế</w:t>
        </w:r>
        <w:proofErr w:type="spellEnd"/>
        <w:r w:rsidRPr="00E707F3">
          <w:rPr>
            <w:color w:val="EE0000"/>
            <w:rPrChange w:id="2986" w:author="Administrator" w:date="2026-08-16T20:42:00Z" w16du:dateUtc="2026-08-16T13:42:00Z">
              <w:rPr>
                <w:color w:val="000000" w:themeColor="text1"/>
              </w:rPr>
            </w:rPrChange>
          </w:rPr>
          <w:t xml:space="preserve">, bao </w:t>
        </w:r>
        <w:proofErr w:type="spellStart"/>
        <w:r w:rsidRPr="00E707F3">
          <w:rPr>
            <w:color w:val="EE0000"/>
            <w:rPrChange w:id="2987" w:author="Administrator" w:date="2026-08-16T20:42:00Z" w16du:dateUtc="2026-08-16T13:42:00Z">
              <w:rPr>
                <w:color w:val="000000" w:themeColor="text1"/>
              </w:rPr>
            </w:rPrChange>
          </w:rPr>
          <w:t>gồm</w:t>
        </w:r>
        <w:proofErr w:type="spellEnd"/>
        <w:r w:rsidRPr="00E707F3">
          <w:rPr>
            <w:color w:val="EE0000"/>
            <w:rPrChange w:id="2988" w:author="Administrator" w:date="2026-08-16T20:42:00Z" w16du:dateUtc="2026-08-16T13:42:00Z">
              <w:rPr>
                <w:color w:val="000000" w:themeColor="text1"/>
              </w:rPr>
            </w:rPrChange>
          </w:rPr>
          <w:t xml:space="preserve"> </w:t>
        </w:r>
        <w:proofErr w:type="spellStart"/>
        <w:r w:rsidRPr="00E707F3">
          <w:rPr>
            <w:color w:val="EE0000"/>
            <w:rPrChange w:id="2989" w:author="Administrator" w:date="2026-08-16T20:42:00Z" w16du:dateUtc="2026-08-16T13:42:00Z">
              <w:rPr>
                <w:color w:val="000000" w:themeColor="text1"/>
              </w:rPr>
            </w:rPrChange>
          </w:rPr>
          <w:t>giá</w:t>
        </w:r>
        <w:proofErr w:type="spellEnd"/>
        <w:r w:rsidRPr="00E707F3">
          <w:rPr>
            <w:color w:val="EE0000"/>
            <w:rPrChange w:id="2990" w:author="Administrator" w:date="2026-08-16T20:42:00Z" w16du:dateUtc="2026-08-16T13:42:00Z">
              <w:rPr>
                <w:color w:val="000000" w:themeColor="text1"/>
              </w:rPr>
            </w:rPrChange>
          </w:rPr>
          <w:t xml:space="preserve"> </w:t>
        </w:r>
        <w:proofErr w:type="spellStart"/>
        <w:r w:rsidRPr="00E707F3">
          <w:rPr>
            <w:color w:val="EE0000"/>
            <w:rPrChange w:id="2991" w:author="Administrator" w:date="2026-08-16T20:42:00Z" w16du:dateUtc="2026-08-16T13:42:00Z">
              <w:rPr>
                <w:color w:val="000000" w:themeColor="text1"/>
              </w:rPr>
            </w:rPrChange>
          </w:rPr>
          <w:t>trị</w:t>
        </w:r>
        <w:proofErr w:type="spellEnd"/>
        <w:r w:rsidRPr="00E707F3">
          <w:rPr>
            <w:color w:val="EE0000"/>
            <w:rPrChange w:id="2992" w:author="Administrator" w:date="2026-08-16T20:42:00Z" w16du:dateUtc="2026-08-16T13:42:00Z">
              <w:rPr>
                <w:color w:val="000000" w:themeColor="text1"/>
              </w:rPr>
            </w:rPrChange>
          </w:rPr>
          <w:t xml:space="preserve"> </w:t>
        </w:r>
        <w:proofErr w:type="spellStart"/>
        <w:r w:rsidRPr="00E707F3">
          <w:rPr>
            <w:color w:val="EE0000"/>
            <w:rPrChange w:id="2993" w:author="Administrator" w:date="2026-08-16T20:42:00Z" w16du:dateUtc="2026-08-16T13:42:00Z">
              <w:rPr>
                <w:color w:val="000000" w:themeColor="text1"/>
              </w:rPr>
            </w:rPrChange>
          </w:rPr>
          <w:t>hợp</w:t>
        </w:r>
        <w:proofErr w:type="spellEnd"/>
        <w:r w:rsidRPr="00E707F3">
          <w:rPr>
            <w:color w:val="EE0000"/>
            <w:rPrChange w:id="2994" w:author="Administrator" w:date="2026-08-16T20:42:00Z" w16du:dateUtc="2026-08-16T13:42:00Z">
              <w:rPr>
                <w:color w:val="000000" w:themeColor="text1"/>
              </w:rPr>
            </w:rPrChange>
          </w:rPr>
          <w:t xml:space="preserve"> </w:t>
        </w:r>
        <w:proofErr w:type="spellStart"/>
        <w:r w:rsidRPr="00E707F3">
          <w:rPr>
            <w:color w:val="EE0000"/>
            <w:rPrChange w:id="2995" w:author="Administrator" w:date="2026-08-16T20:42:00Z" w16du:dateUtc="2026-08-16T13:42:00Z">
              <w:rPr>
                <w:color w:val="000000" w:themeColor="text1"/>
              </w:rPr>
            </w:rPrChange>
          </w:rPr>
          <w:t>đồng</w:t>
        </w:r>
        <w:proofErr w:type="spellEnd"/>
        <w:r w:rsidRPr="00E707F3">
          <w:rPr>
            <w:color w:val="EE0000"/>
            <w:rPrChange w:id="2996" w:author="Administrator" w:date="2026-08-16T20:42:00Z" w16du:dateUtc="2026-08-16T13:42:00Z">
              <w:rPr>
                <w:color w:val="000000" w:themeColor="text1"/>
              </w:rPr>
            </w:rPrChange>
          </w:rPr>
          <w:t xml:space="preserve"> </w:t>
        </w:r>
        <w:proofErr w:type="spellStart"/>
        <w:r w:rsidRPr="00E707F3">
          <w:rPr>
            <w:color w:val="EE0000"/>
            <w:rPrChange w:id="2997" w:author="Administrator" w:date="2026-08-16T20:42:00Z" w16du:dateUtc="2026-08-16T13:42:00Z">
              <w:rPr>
                <w:color w:val="000000" w:themeColor="text1"/>
              </w:rPr>
            </w:rPrChange>
          </w:rPr>
          <w:t>được</w:t>
        </w:r>
        <w:proofErr w:type="spellEnd"/>
        <w:r w:rsidRPr="00E707F3">
          <w:rPr>
            <w:color w:val="EE0000"/>
            <w:rPrChange w:id="2998" w:author="Administrator" w:date="2026-08-16T20:42:00Z" w16du:dateUtc="2026-08-16T13:42:00Z">
              <w:rPr>
                <w:color w:val="000000" w:themeColor="text1"/>
              </w:rPr>
            </w:rPrChange>
          </w:rPr>
          <w:t xml:space="preserve"> </w:t>
        </w:r>
        <w:proofErr w:type="spellStart"/>
        <w:r w:rsidRPr="00E707F3">
          <w:rPr>
            <w:color w:val="EE0000"/>
            <w:rPrChange w:id="2999" w:author="Administrator" w:date="2026-08-16T20:42:00Z" w16du:dateUtc="2026-08-16T13:42:00Z">
              <w:rPr>
                <w:color w:val="000000" w:themeColor="text1"/>
              </w:rPr>
            </w:rPrChange>
          </w:rPr>
          <w:t>ký</w:t>
        </w:r>
        <w:proofErr w:type="spellEnd"/>
        <w:r w:rsidRPr="00E707F3">
          <w:rPr>
            <w:color w:val="EE0000"/>
            <w:rPrChange w:id="3000" w:author="Administrator" w:date="2026-08-16T20:42:00Z" w16du:dateUtc="2026-08-16T13:42:00Z">
              <w:rPr>
                <w:color w:val="000000" w:themeColor="text1"/>
              </w:rPr>
            </w:rPrChange>
          </w:rPr>
          <w:t xml:space="preserve"> </w:t>
        </w:r>
        <w:proofErr w:type="spellStart"/>
        <w:r w:rsidRPr="00E707F3">
          <w:rPr>
            <w:color w:val="EE0000"/>
            <w:rPrChange w:id="3001" w:author="Administrator" w:date="2026-08-16T20:42:00Z" w16du:dateUtc="2026-08-16T13:42:00Z">
              <w:rPr>
                <w:color w:val="000000" w:themeColor="text1"/>
              </w:rPr>
            </w:rPrChange>
          </w:rPr>
          <w:t>kết</w:t>
        </w:r>
        <w:proofErr w:type="spellEnd"/>
        <w:r w:rsidRPr="00E707F3">
          <w:rPr>
            <w:color w:val="EE0000"/>
            <w:rPrChange w:id="3002" w:author="Administrator" w:date="2026-08-16T20:42:00Z" w16du:dateUtc="2026-08-16T13:42:00Z">
              <w:rPr>
                <w:color w:val="000000" w:themeColor="text1"/>
              </w:rPr>
            </w:rPrChange>
          </w:rPr>
          <w:t xml:space="preserve">, </w:t>
        </w:r>
        <w:proofErr w:type="spellStart"/>
        <w:r w:rsidRPr="00E707F3">
          <w:rPr>
            <w:color w:val="EE0000"/>
            <w:rPrChange w:id="3003" w:author="Administrator" w:date="2026-08-16T20:42:00Z" w16du:dateUtc="2026-08-16T13:42:00Z">
              <w:rPr>
                <w:color w:val="000000" w:themeColor="text1"/>
              </w:rPr>
            </w:rPrChange>
          </w:rPr>
          <w:t>nguồn</w:t>
        </w:r>
        <w:proofErr w:type="spellEnd"/>
        <w:r w:rsidRPr="00E707F3">
          <w:rPr>
            <w:color w:val="EE0000"/>
            <w:rPrChange w:id="3004" w:author="Administrator" w:date="2026-08-16T20:42:00Z" w16du:dateUtc="2026-08-16T13:42:00Z">
              <w:rPr>
                <w:color w:val="000000" w:themeColor="text1"/>
              </w:rPr>
            </w:rPrChange>
          </w:rPr>
          <w:t xml:space="preserve"> </w:t>
        </w:r>
        <w:proofErr w:type="spellStart"/>
        <w:r w:rsidRPr="00E707F3">
          <w:rPr>
            <w:color w:val="EE0000"/>
            <w:rPrChange w:id="3005" w:author="Administrator" w:date="2026-08-16T20:42:00Z" w16du:dateUtc="2026-08-16T13:42:00Z">
              <w:rPr>
                <w:color w:val="000000" w:themeColor="text1"/>
              </w:rPr>
            </w:rPrChange>
          </w:rPr>
          <w:t>tài</w:t>
        </w:r>
        <w:proofErr w:type="spellEnd"/>
        <w:r w:rsidRPr="00E707F3">
          <w:rPr>
            <w:color w:val="EE0000"/>
            <w:rPrChange w:id="3006" w:author="Administrator" w:date="2026-08-16T20:42:00Z" w16du:dateUtc="2026-08-16T13:42:00Z">
              <w:rPr>
                <w:color w:val="000000" w:themeColor="text1"/>
              </w:rPr>
            </w:rPrChange>
          </w:rPr>
          <w:t xml:space="preserve"> </w:t>
        </w:r>
        <w:proofErr w:type="spellStart"/>
        <w:r w:rsidRPr="00E707F3">
          <w:rPr>
            <w:color w:val="EE0000"/>
            <w:rPrChange w:id="3007" w:author="Administrator" w:date="2026-08-16T20:42:00Z" w16du:dateUtc="2026-08-16T13:42:00Z">
              <w:rPr>
                <w:color w:val="000000" w:themeColor="text1"/>
              </w:rPr>
            </w:rPrChange>
          </w:rPr>
          <w:t>trợ</w:t>
        </w:r>
        <w:proofErr w:type="spellEnd"/>
        <w:r w:rsidRPr="00E707F3">
          <w:rPr>
            <w:color w:val="EE0000"/>
            <w:rPrChange w:id="3008" w:author="Administrator" w:date="2026-08-16T20:42:00Z" w16du:dateUtc="2026-08-16T13:42:00Z">
              <w:rPr>
                <w:color w:val="000000" w:themeColor="text1"/>
              </w:rPr>
            </w:rPrChange>
          </w:rPr>
          <w:t xml:space="preserve"> </w:t>
        </w:r>
        <w:proofErr w:type="spellStart"/>
        <w:r w:rsidRPr="00E707F3">
          <w:rPr>
            <w:color w:val="EE0000"/>
            <w:rPrChange w:id="3009" w:author="Administrator" w:date="2026-08-16T20:42:00Z" w16du:dateUtc="2026-08-16T13:42:00Z">
              <w:rPr>
                <w:color w:val="000000" w:themeColor="text1"/>
              </w:rPr>
            </w:rPrChange>
          </w:rPr>
          <w:t>và</w:t>
        </w:r>
        <w:proofErr w:type="spellEnd"/>
        <w:r w:rsidRPr="00E707F3">
          <w:rPr>
            <w:color w:val="EE0000"/>
            <w:rPrChange w:id="3010" w:author="Administrator" w:date="2026-08-16T20:42:00Z" w16du:dateUtc="2026-08-16T13:42:00Z">
              <w:rPr>
                <w:color w:val="000000" w:themeColor="text1"/>
              </w:rPr>
            </w:rPrChange>
          </w:rPr>
          <w:t xml:space="preserve"> </w:t>
        </w:r>
        <w:proofErr w:type="spellStart"/>
        <w:r w:rsidRPr="00E707F3">
          <w:rPr>
            <w:color w:val="EE0000"/>
            <w:rPrChange w:id="3011" w:author="Administrator" w:date="2026-08-16T20:42:00Z" w16du:dateUtc="2026-08-16T13:42:00Z">
              <w:rPr>
                <w:color w:val="000000" w:themeColor="text1"/>
              </w:rPr>
            </w:rPrChange>
          </w:rPr>
          <w:t>đầu</w:t>
        </w:r>
        <w:proofErr w:type="spellEnd"/>
        <w:r w:rsidRPr="00E707F3">
          <w:rPr>
            <w:color w:val="EE0000"/>
            <w:rPrChange w:id="3012" w:author="Administrator" w:date="2026-08-16T20:42:00Z" w16du:dateUtc="2026-08-16T13:42:00Z">
              <w:rPr>
                <w:color w:val="000000" w:themeColor="text1"/>
              </w:rPr>
            </w:rPrChange>
          </w:rPr>
          <w:t xml:space="preserve"> </w:t>
        </w:r>
        <w:proofErr w:type="spellStart"/>
        <w:r w:rsidRPr="00E707F3">
          <w:rPr>
            <w:color w:val="EE0000"/>
            <w:rPrChange w:id="3013" w:author="Administrator" w:date="2026-08-16T20:42:00Z" w16du:dateUtc="2026-08-16T13:42:00Z">
              <w:rPr>
                <w:color w:val="000000" w:themeColor="text1"/>
              </w:rPr>
            </w:rPrChange>
          </w:rPr>
          <w:t>tư</w:t>
        </w:r>
        <w:proofErr w:type="spellEnd"/>
        <w:r w:rsidRPr="00E707F3">
          <w:rPr>
            <w:color w:val="EE0000"/>
            <w:rPrChange w:id="3014" w:author="Administrator" w:date="2026-08-16T20:42:00Z" w16du:dateUtc="2026-08-16T13:42:00Z">
              <w:rPr>
                <w:color w:val="000000" w:themeColor="text1"/>
              </w:rPr>
            </w:rPrChange>
          </w:rPr>
          <w:t xml:space="preserve"> </w:t>
        </w:r>
        <w:proofErr w:type="spellStart"/>
        <w:r w:rsidRPr="00E707F3">
          <w:rPr>
            <w:color w:val="EE0000"/>
            <w:rPrChange w:id="3015" w:author="Administrator" w:date="2026-08-16T20:42:00Z" w16du:dateUtc="2026-08-16T13:42:00Z">
              <w:rPr>
                <w:color w:val="000000" w:themeColor="text1"/>
              </w:rPr>
            </w:rPrChange>
          </w:rPr>
          <w:t>được</w:t>
        </w:r>
        <w:proofErr w:type="spellEnd"/>
        <w:r w:rsidRPr="00E707F3">
          <w:rPr>
            <w:color w:val="EE0000"/>
            <w:rPrChange w:id="3016" w:author="Administrator" w:date="2026-08-16T20:42:00Z" w16du:dateUtc="2026-08-16T13:42:00Z">
              <w:rPr>
                <w:color w:val="000000" w:themeColor="text1"/>
              </w:rPr>
            </w:rPrChange>
          </w:rPr>
          <w:t xml:space="preserve"> </w:t>
        </w:r>
        <w:proofErr w:type="spellStart"/>
        <w:r w:rsidRPr="00E707F3">
          <w:rPr>
            <w:color w:val="EE0000"/>
            <w:rPrChange w:id="3017" w:author="Administrator" w:date="2026-08-16T20:42:00Z" w16du:dateUtc="2026-08-16T13:42:00Z">
              <w:rPr>
                <w:color w:val="000000" w:themeColor="text1"/>
              </w:rPr>
            </w:rPrChange>
          </w:rPr>
          <w:t>huy</w:t>
        </w:r>
        <w:proofErr w:type="spellEnd"/>
        <w:r w:rsidRPr="00E707F3">
          <w:rPr>
            <w:color w:val="EE0000"/>
            <w:rPrChange w:id="3018" w:author="Administrator" w:date="2026-08-16T20:42:00Z" w16du:dateUtc="2026-08-16T13:42:00Z">
              <w:rPr>
                <w:color w:val="000000" w:themeColor="text1"/>
              </w:rPr>
            </w:rPrChange>
          </w:rPr>
          <w:t xml:space="preserve"> </w:t>
        </w:r>
        <w:proofErr w:type="spellStart"/>
        <w:r w:rsidRPr="00E707F3">
          <w:rPr>
            <w:color w:val="EE0000"/>
            <w:rPrChange w:id="3019" w:author="Administrator" w:date="2026-08-16T20:42:00Z" w16du:dateUtc="2026-08-16T13:42:00Z">
              <w:rPr>
                <w:color w:val="000000" w:themeColor="text1"/>
              </w:rPr>
            </w:rPrChange>
          </w:rPr>
          <w:t>động</w:t>
        </w:r>
        <w:proofErr w:type="spellEnd"/>
        <w:r w:rsidRPr="00E707F3">
          <w:rPr>
            <w:color w:val="EE0000"/>
            <w:rPrChange w:id="3020" w:author="Administrator" w:date="2026-08-16T20:42:00Z" w16du:dateUtc="2026-08-16T13:42:00Z">
              <w:rPr>
                <w:color w:val="000000" w:themeColor="text1"/>
              </w:rPr>
            </w:rPrChange>
          </w:rPr>
          <w:t xml:space="preserve">, </w:t>
        </w:r>
        <w:proofErr w:type="spellStart"/>
        <w:r w:rsidRPr="00E707F3">
          <w:rPr>
            <w:color w:val="EE0000"/>
            <w:rPrChange w:id="3021" w:author="Administrator" w:date="2026-08-16T20:42:00Z" w16du:dateUtc="2026-08-16T13:42:00Z">
              <w:rPr>
                <w:color w:val="000000" w:themeColor="text1"/>
              </w:rPr>
            </w:rPrChange>
          </w:rPr>
          <w:t>giá</w:t>
        </w:r>
        <w:proofErr w:type="spellEnd"/>
        <w:r w:rsidRPr="00E707F3">
          <w:rPr>
            <w:color w:val="EE0000"/>
            <w:rPrChange w:id="3022" w:author="Administrator" w:date="2026-08-16T20:42:00Z" w16du:dateUtc="2026-08-16T13:42:00Z">
              <w:rPr>
                <w:color w:val="000000" w:themeColor="text1"/>
              </w:rPr>
            </w:rPrChange>
          </w:rPr>
          <w:t xml:space="preserve"> </w:t>
        </w:r>
        <w:proofErr w:type="spellStart"/>
        <w:r w:rsidRPr="00E707F3">
          <w:rPr>
            <w:color w:val="EE0000"/>
            <w:rPrChange w:id="3023" w:author="Administrator" w:date="2026-08-16T20:42:00Z" w16du:dateUtc="2026-08-16T13:42:00Z">
              <w:rPr>
                <w:color w:val="000000" w:themeColor="text1"/>
              </w:rPr>
            </w:rPrChange>
          </w:rPr>
          <w:t>trị</w:t>
        </w:r>
        <w:proofErr w:type="spellEnd"/>
        <w:r w:rsidRPr="00E707F3">
          <w:rPr>
            <w:color w:val="EE0000"/>
            <w:rPrChange w:id="3024" w:author="Administrator" w:date="2026-08-16T20:42:00Z" w16du:dateUtc="2026-08-16T13:42:00Z">
              <w:rPr>
                <w:color w:val="000000" w:themeColor="text1"/>
              </w:rPr>
            </w:rPrChange>
          </w:rPr>
          <w:t xml:space="preserve"> </w:t>
        </w:r>
        <w:proofErr w:type="spellStart"/>
        <w:r w:rsidRPr="00E707F3">
          <w:rPr>
            <w:color w:val="EE0000"/>
            <w:rPrChange w:id="3025" w:author="Administrator" w:date="2026-08-16T20:42:00Z" w16du:dateUtc="2026-08-16T13:42:00Z">
              <w:rPr>
                <w:color w:val="000000" w:themeColor="text1"/>
              </w:rPr>
            </w:rPrChange>
          </w:rPr>
          <w:t>nhiệm</w:t>
        </w:r>
        <w:proofErr w:type="spellEnd"/>
        <w:r w:rsidRPr="00E707F3">
          <w:rPr>
            <w:color w:val="EE0000"/>
            <w:rPrChange w:id="3026" w:author="Administrator" w:date="2026-08-16T20:42:00Z" w16du:dateUtc="2026-08-16T13:42:00Z">
              <w:rPr>
                <w:color w:val="000000" w:themeColor="text1"/>
              </w:rPr>
            </w:rPrChange>
          </w:rPr>
          <w:t xml:space="preserve"> </w:t>
        </w:r>
        <w:proofErr w:type="spellStart"/>
        <w:r w:rsidRPr="00E707F3">
          <w:rPr>
            <w:color w:val="EE0000"/>
            <w:rPrChange w:id="3027" w:author="Administrator" w:date="2026-08-16T20:42:00Z" w16du:dateUtc="2026-08-16T13:42:00Z">
              <w:rPr>
                <w:color w:val="000000" w:themeColor="text1"/>
              </w:rPr>
            </w:rPrChange>
          </w:rPr>
          <w:t>vụ</w:t>
        </w:r>
        <w:proofErr w:type="spellEnd"/>
        <w:r w:rsidRPr="00E707F3">
          <w:rPr>
            <w:color w:val="EE0000"/>
            <w:rPrChange w:id="3028" w:author="Administrator" w:date="2026-08-16T20:42:00Z" w16du:dateUtc="2026-08-16T13:42:00Z">
              <w:rPr>
                <w:color w:val="000000" w:themeColor="text1"/>
              </w:rPr>
            </w:rPrChange>
          </w:rPr>
          <w:t xml:space="preserve"> </w:t>
        </w:r>
        <w:proofErr w:type="spellStart"/>
        <w:r w:rsidRPr="00E707F3">
          <w:rPr>
            <w:color w:val="EE0000"/>
            <w:rPrChange w:id="3029" w:author="Administrator" w:date="2026-08-16T20:42:00Z" w16du:dateUtc="2026-08-16T13:42:00Z">
              <w:rPr>
                <w:color w:val="000000" w:themeColor="text1"/>
              </w:rPr>
            </w:rPrChange>
          </w:rPr>
          <w:t>được</w:t>
        </w:r>
        <w:proofErr w:type="spellEnd"/>
        <w:r w:rsidRPr="00E707F3">
          <w:rPr>
            <w:color w:val="EE0000"/>
            <w:rPrChange w:id="3030" w:author="Administrator" w:date="2026-08-16T20:42:00Z" w16du:dateUtc="2026-08-16T13:42:00Z">
              <w:rPr>
                <w:color w:val="000000" w:themeColor="text1"/>
              </w:rPr>
            </w:rPrChange>
          </w:rPr>
          <w:t xml:space="preserve"> </w:t>
        </w:r>
        <w:proofErr w:type="spellStart"/>
        <w:r w:rsidRPr="00E707F3">
          <w:rPr>
            <w:color w:val="EE0000"/>
            <w:rPrChange w:id="3031" w:author="Administrator" w:date="2026-08-16T20:42:00Z" w16du:dateUtc="2026-08-16T13:42:00Z">
              <w:rPr>
                <w:color w:val="000000" w:themeColor="text1"/>
              </w:rPr>
            </w:rPrChange>
          </w:rPr>
          <w:t>triển</w:t>
        </w:r>
        <w:proofErr w:type="spellEnd"/>
        <w:r w:rsidRPr="00E707F3">
          <w:rPr>
            <w:color w:val="EE0000"/>
            <w:rPrChange w:id="3032" w:author="Administrator" w:date="2026-08-16T20:42:00Z" w16du:dateUtc="2026-08-16T13:42:00Z">
              <w:rPr>
                <w:color w:val="000000" w:themeColor="text1"/>
              </w:rPr>
            </w:rPrChange>
          </w:rPr>
          <w:t xml:space="preserve"> </w:t>
        </w:r>
        <w:proofErr w:type="spellStart"/>
        <w:r w:rsidRPr="00E707F3">
          <w:rPr>
            <w:color w:val="EE0000"/>
            <w:rPrChange w:id="3033" w:author="Administrator" w:date="2026-08-16T20:42:00Z" w16du:dateUtc="2026-08-16T13:42:00Z">
              <w:rPr>
                <w:color w:val="000000" w:themeColor="text1"/>
              </w:rPr>
            </w:rPrChange>
          </w:rPr>
          <w:t>khai</w:t>
        </w:r>
        <w:proofErr w:type="spellEnd"/>
        <w:r w:rsidRPr="00E707F3">
          <w:rPr>
            <w:color w:val="EE0000"/>
            <w:rPrChange w:id="3034" w:author="Administrator" w:date="2026-08-16T20:42:00Z" w16du:dateUtc="2026-08-16T13:42:00Z">
              <w:rPr>
                <w:color w:val="000000" w:themeColor="text1"/>
              </w:rPr>
            </w:rPrChange>
          </w:rPr>
          <w:t xml:space="preserve">, </w:t>
        </w:r>
        <w:proofErr w:type="spellStart"/>
        <w:r w:rsidRPr="00E707F3">
          <w:rPr>
            <w:color w:val="EE0000"/>
            <w:rPrChange w:id="3035" w:author="Administrator" w:date="2026-08-16T20:42:00Z" w16du:dateUtc="2026-08-16T13:42:00Z">
              <w:rPr>
                <w:color w:val="000000" w:themeColor="text1"/>
              </w:rPr>
            </w:rPrChange>
          </w:rPr>
          <w:t>công</w:t>
        </w:r>
        <w:proofErr w:type="spellEnd"/>
        <w:r w:rsidRPr="00E707F3">
          <w:rPr>
            <w:color w:val="EE0000"/>
            <w:rPrChange w:id="3036" w:author="Administrator" w:date="2026-08-16T20:42:00Z" w16du:dateUtc="2026-08-16T13:42:00Z">
              <w:rPr>
                <w:color w:val="000000" w:themeColor="text1"/>
              </w:rPr>
            </w:rPrChange>
          </w:rPr>
          <w:t xml:space="preserve"> </w:t>
        </w:r>
        <w:proofErr w:type="spellStart"/>
        <w:r w:rsidRPr="00E707F3">
          <w:rPr>
            <w:color w:val="EE0000"/>
            <w:rPrChange w:id="3037" w:author="Administrator" w:date="2026-08-16T20:42:00Z" w16du:dateUtc="2026-08-16T13:42:00Z">
              <w:rPr>
                <w:color w:val="000000" w:themeColor="text1"/>
              </w:rPr>
            </w:rPrChange>
          </w:rPr>
          <w:t>nghệ</w:t>
        </w:r>
        <w:proofErr w:type="spellEnd"/>
        <w:r w:rsidRPr="00E707F3">
          <w:rPr>
            <w:color w:val="EE0000"/>
            <w:rPrChange w:id="3038" w:author="Administrator" w:date="2026-08-16T20:42:00Z" w16du:dateUtc="2026-08-16T13:42:00Z">
              <w:rPr>
                <w:color w:val="000000" w:themeColor="text1"/>
              </w:rPr>
            </w:rPrChange>
          </w:rPr>
          <w:t xml:space="preserve"> </w:t>
        </w:r>
        <w:proofErr w:type="spellStart"/>
        <w:r w:rsidRPr="00E707F3">
          <w:rPr>
            <w:color w:val="EE0000"/>
            <w:rPrChange w:id="3039" w:author="Administrator" w:date="2026-08-16T20:42:00Z" w16du:dateUtc="2026-08-16T13:42:00Z">
              <w:rPr>
                <w:color w:val="000000" w:themeColor="text1"/>
              </w:rPr>
            </w:rPrChange>
          </w:rPr>
          <w:t>được</w:t>
        </w:r>
        <w:proofErr w:type="spellEnd"/>
        <w:r w:rsidRPr="00E707F3">
          <w:rPr>
            <w:color w:val="EE0000"/>
            <w:rPrChange w:id="3040" w:author="Administrator" w:date="2026-08-16T20:42:00Z" w16du:dateUtc="2026-08-16T13:42:00Z">
              <w:rPr>
                <w:color w:val="000000" w:themeColor="text1"/>
              </w:rPr>
            </w:rPrChange>
          </w:rPr>
          <w:t xml:space="preserve"> </w:t>
        </w:r>
        <w:proofErr w:type="spellStart"/>
        <w:r w:rsidRPr="00E707F3">
          <w:rPr>
            <w:color w:val="EE0000"/>
            <w:rPrChange w:id="3041" w:author="Administrator" w:date="2026-08-16T20:42:00Z" w16du:dateUtc="2026-08-16T13:42:00Z">
              <w:rPr>
                <w:color w:val="000000" w:themeColor="text1"/>
              </w:rPr>
            </w:rPrChange>
          </w:rPr>
          <w:t>chuyển</w:t>
        </w:r>
        <w:proofErr w:type="spellEnd"/>
        <w:r w:rsidRPr="00E707F3">
          <w:rPr>
            <w:color w:val="EE0000"/>
            <w:rPrChange w:id="3042" w:author="Administrator" w:date="2026-08-16T20:42:00Z" w16du:dateUtc="2026-08-16T13:42:00Z">
              <w:rPr>
                <w:color w:val="000000" w:themeColor="text1"/>
              </w:rPr>
            </w:rPrChange>
          </w:rPr>
          <w:t xml:space="preserve"> </w:t>
        </w:r>
        <w:proofErr w:type="spellStart"/>
        <w:r w:rsidRPr="00E707F3">
          <w:rPr>
            <w:color w:val="EE0000"/>
            <w:rPrChange w:id="3043" w:author="Administrator" w:date="2026-08-16T20:42:00Z" w16du:dateUtc="2026-08-16T13:42:00Z">
              <w:rPr>
                <w:color w:val="000000" w:themeColor="text1"/>
              </w:rPr>
            </w:rPrChange>
          </w:rPr>
          <w:t>giao</w:t>
        </w:r>
        <w:proofErr w:type="spellEnd"/>
        <w:r w:rsidRPr="00E707F3">
          <w:rPr>
            <w:color w:val="EE0000"/>
            <w:rPrChange w:id="3044" w:author="Administrator" w:date="2026-08-16T20:42:00Z" w16du:dateUtc="2026-08-16T13:42:00Z">
              <w:rPr>
                <w:color w:val="000000" w:themeColor="text1"/>
              </w:rPr>
            </w:rPrChange>
          </w:rPr>
          <w:t xml:space="preserve"> </w:t>
        </w:r>
        <w:proofErr w:type="spellStart"/>
        <w:r w:rsidRPr="00E707F3">
          <w:rPr>
            <w:color w:val="EE0000"/>
            <w:rPrChange w:id="3045" w:author="Administrator" w:date="2026-08-16T20:42:00Z" w16du:dateUtc="2026-08-16T13:42:00Z">
              <w:rPr>
                <w:color w:val="000000" w:themeColor="text1"/>
              </w:rPr>
            </w:rPrChange>
          </w:rPr>
          <w:t>và</w:t>
        </w:r>
        <w:proofErr w:type="spellEnd"/>
        <w:r w:rsidRPr="00E707F3">
          <w:rPr>
            <w:color w:val="EE0000"/>
            <w:rPrChange w:id="3046" w:author="Administrator" w:date="2026-08-16T20:42:00Z" w16du:dateUtc="2026-08-16T13:42:00Z">
              <w:rPr>
                <w:color w:val="000000" w:themeColor="text1"/>
              </w:rPr>
            </w:rPrChange>
          </w:rPr>
          <w:t xml:space="preserve"> </w:t>
        </w:r>
        <w:proofErr w:type="spellStart"/>
        <w:r w:rsidRPr="00E707F3">
          <w:rPr>
            <w:color w:val="EE0000"/>
            <w:rPrChange w:id="3047" w:author="Administrator" w:date="2026-08-16T20:42:00Z" w16du:dateUtc="2026-08-16T13:42:00Z">
              <w:rPr>
                <w:color w:val="000000" w:themeColor="text1"/>
              </w:rPr>
            </w:rPrChange>
          </w:rPr>
          <w:t>các</w:t>
        </w:r>
        <w:proofErr w:type="spellEnd"/>
        <w:r w:rsidRPr="00E707F3">
          <w:rPr>
            <w:color w:val="EE0000"/>
            <w:rPrChange w:id="3048" w:author="Administrator" w:date="2026-08-16T20:42:00Z" w16du:dateUtc="2026-08-16T13:42:00Z">
              <w:rPr>
                <w:color w:val="000000" w:themeColor="text1"/>
              </w:rPr>
            </w:rPrChange>
          </w:rPr>
          <w:t xml:space="preserve"> </w:t>
        </w:r>
        <w:proofErr w:type="spellStart"/>
        <w:r w:rsidRPr="00E707F3">
          <w:rPr>
            <w:color w:val="EE0000"/>
            <w:rPrChange w:id="3049" w:author="Administrator" w:date="2026-08-16T20:42:00Z" w16du:dateUtc="2026-08-16T13:42:00Z">
              <w:rPr>
                <w:color w:val="000000" w:themeColor="text1"/>
              </w:rPr>
            </w:rPrChange>
          </w:rPr>
          <w:t>nguồn</w:t>
        </w:r>
        <w:proofErr w:type="spellEnd"/>
        <w:r w:rsidRPr="00E707F3">
          <w:rPr>
            <w:color w:val="EE0000"/>
            <w:rPrChange w:id="3050" w:author="Administrator" w:date="2026-08-16T20:42:00Z" w16du:dateUtc="2026-08-16T13:42:00Z">
              <w:rPr>
                <w:color w:val="000000" w:themeColor="text1"/>
              </w:rPr>
            </w:rPrChange>
          </w:rPr>
          <w:t xml:space="preserve"> </w:t>
        </w:r>
        <w:proofErr w:type="spellStart"/>
        <w:r w:rsidRPr="00E707F3">
          <w:rPr>
            <w:color w:val="EE0000"/>
            <w:rPrChange w:id="3051" w:author="Administrator" w:date="2026-08-16T20:42:00Z" w16du:dateUtc="2026-08-16T13:42:00Z">
              <w:rPr>
                <w:color w:val="000000" w:themeColor="text1"/>
              </w:rPr>
            </w:rPrChange>
          </w:rPr>
          <w:t>lực</w:t>
        </w:r>
        <w:proofErr w:type="spellEnd"/>
        <w:r w:rsidRPr="00E707F3">
          <w:rPr>
            <w:color w:val="EE0000"/>
            <w:rPrChange w:id="3052" w:author="Administrator" w:date="2026-08-16T20:42:00Z" w16du:dateUtc="2026-08-16T13:42:00Z">
              <w:rPr>
                <w:color w:val="000000" w:themeColor="text1"/>
              </w:rPr>
            </w:rPrChange>
          </w:rPr>
          <w:t xml:space="preserve"> </w:t>
        </w:r>
        <w:proofErr w:type="spellStart"/>
        <w:r w:rsidRPr="00E707F3">
          <w:rPr>
            <w:color w:val="EE0000"/>
            <w:rPrChange w:id="3053" w:author="Administrator" w:date="2026-08-16T20:42:00Z" w16du:dateUtc="2026-08-16T13:42:00Z">
              <w:rPr>
                <w:color w:val="000000" w:themeColor="text1"/>
              </w:rPr>
            </w:rPrChange>
          </w:rPr>
          <w:t>khác</w:t>
        </w:r>
        <w:proofErr w:type="spellEnd"/>
        <w:r w:rsidRPr="00E707F3">
          <w:rPr>
            <w:color w:val="EE0000"/>
            <w:rPrChange w:id="3054" w:author="Administrator" w:date="2026-08-16T20:42:00Z" w16du:dateUtc="2026-08-16T13:42:00Z">
              <w:rPr>
                <w:color w:val="000000" w:themeColor="text1"/>
              </w:rPr>
            </w:rPrChange>
          </w:rPr>
          <w:t xml:space="preserve"> </w:t>
        </w:r>
        <w:proofErr w:type="spellStart"/>
        <w:r w:rsidRPr="00E707F3">
          <w:rPr>
            <w:color w:val="EE0000"/>
            <w:rPrChange w:id="3055" w:author="Administrator" w:date="2026-08-16T20:42:00Z" w16du:dateUtc="2026-08-16T13:42:00Z">
              <w:rPr>
                <w:color w:val="000000" w:themeColor="text1"/>
              </w:rPr>
            </w:rPrChange>
          </w:rPr>
          <w:t>được</w:t>
        </w:r>
        <w:proofErr w:type="spellEnd"/>
        <w:r w:rsidRPr="00E707F3">
          <w:rPr>
            <w:color w:val="EE0000"/>
            <w:rPrChange w:id="3056" w:author="Administrator" w:date="2026-08-16T20:42:00Z" w16du:dateUtc="2026-08-16T13:42:00Z">
              <w:rPr>
                <w:color w:val="000000" w:themeColor="text1"/>
              </w:rPr>
            </w:rPrChange>
          </w:rPr>
          <w:t xml:space="preserve"> </w:t>
        </w:r>
        <w:proofErr w:type="spellStart"/>
        <w:r w:rsidRPr="00E707F3">
          <w:rPr>
            <w:color w:val="EE0000"/>
            <w:rPrChange w:id="3057" w:author="Administrator" w:date="2026-08-16T20:42:00Z" w16du:dateUtc="2026-08-16T13:42:00Z">
              <w:rPr>
                <w:color w:val="000000" w:themeColor="text1"/>
              </w:rPr>
            </w:rPrChange>
          </w:rPr>
          <w:t>đưa</w:t>
        </w:r>
        <w:proofErr w:type="spellEnd"/>
        <w:r w:rsidRPr="00E707F3">
          <w:rPr>
            <w:color w:val="EE0000"/>
            <w:rPrChange w:id="3058" w:author="Administrator" w:date="2026-08-16T20:42:00Z" w16du:dateUtc="2026-08-16T13:42:00Z">
              <w:rPr>
                <w:color w:val="000000" w:themeColor="text1"/>
              </w:rPr>
            </w:rPrChange>
          </w:rPr>
          <w:t xml:space="preserve"> </w:t>
        </w:r>
        <w:proofErr w:type="spellStart"/>
        <w:r w:rsidRPr="00E707F3">
          <w:rPr>
            <w:color w:val="EE0000"/>
            <w:rPrChange w:id="3059" w:author="Administrator" w:date="2026-08-16T20:42:00Z" w16du:dateUtc="2026-08-16T13:42:00Z">
              <w:rPr>
                <w:color w:val="000000" w:themeColor="text1"/>
              </w:rPr>
            </w:rPrChange>
          </w:rPr>
          <w:t>vào</w:t>
        </w:r>
        <w:proofErr w:type="spellEnd"/>
        <w:r w:rsidRPr="00E707F3">
          <w:rPr>
            <w:color w:val="EE0000"/>
            <w:rPrChange w:id="3060" w:author="Administrator" w:date="2026-08-16T20:42:00Z" w16du:dateUtc="2026-08-16T13:42:00Z">
              <w:rPr>
                <w:color w:val="000000" w:themeColor="text1"/>
              </w:rPr>
            </w:rPrChange>
          </w:rPr>
          <w:t xml:space="preserve"> </w:t>
        </w:r>
        <w:proofErr w:type="spellStart"/>
        <w:r w:rsidRPr="00E707F3">
          <w:rPr>
            <w:color w:val="EE0000"/>
            <w:rPrChange w:id="3061" w:author="Administrator" w:date="2026-08-16T20:42:00Z" w16du:dateUtc="2026-08-16T13:42:00Z">
              <w:rPr>
                <w:color w:val="000000" w:themeColor="text1"/>
              </w:rPr>
            </w:rPrChange>
          </w:rPr>
          <w:t>thực</w:t>
        </w:r>
        <w:proofErr w:type="spellEnd"/>
        <w:r w:rsidRPr="00E707F3">
          <w:rPr>
            <w:color w:val="EE0000"/>
            <w:rPrChange w:id="3062" w:author="Administrator" w:date="2026-08-16T20:42:00Z" w16du:dateUtc="2026-08-16T13:42:00Z">
              <w:rPr>
                <w:color w:val="000000" w:themeColor="text1"/>
              </w:rPr>
            </w:rPrChange>
          </w:rPr>
          <w:t xml:space="preserve"> </w:t>
        </w:r>
        <w:proofErr w:type="spellStart"/>
        <w:r w:rsidRPr="00E707F3">
          <w:rPr>
            <w:color w:val="EE0000"/>
            <w:rPrChange w:id="3063" w:author="Administrator" w:date="2026-08-16T20:42:00Z" w16du:dateUtc="2026-08-16T13:42:00Z">
              <w:rPr>
                <w:color w:val="000000" w:themeColor="text1"/>
              </w:rPr>
            </w:rPrChange>
          </w:rPr>
          <w:t>hiện</w:t>
        </w:r>
        <w:proofErr w:type="spellEnd"/>
        <w:r w:rsidRPr="00E707F3">
          <w:rPr>
            <w:color w:val="EE0000"/>
            <w:rPrChange w:id="3064" w:author="Administrator" w:date="2026-08-16T20:42:00Z" w16du:dateUtc="2026-08-16T13:42:00Z">
              <w:rPr>
                <w:color w:val="000000" w:themeColor="text1"/>
              </w:rPr>
            </w:rPrChange>
          </w:rPr>
          <w:t xml:space="preserve"> </w:t>
        </w:r>
        <w:proofErr w:type="spellStart"/>
        <w:r w:rsidRPr="00E707F3">
          <w:rPr>
            <w:color w:val="EE0000"/>
            <w:rPrChange w:id="3065" w:author="Administrator" w:date="2026-08-16T20:42:00Z" w16du:dateUtc="2026-08-16T13:42:00Z">
              <w:rPr>
                <w:color w:val="000000" w:themeColor="text1"/>
              </w:rPr>
            </w:rPrChange>
          </w:rPr>
          <w:t>thông</w:t>
        </w:r>
        <w:proofErr w:type="spellEnd"/>
        <w:r w:rsidRPr="00E707F3">
          <w:rPr>
            <w:color w:val="EE0000"/>
            <w:rPrChange w:id="3066" w:author="Administrator" w:date="2026-08-16T20:42:00Z" w16du:dateUtc="2026-08-16T13:42:00Z">
              <w:rPr>
                <w:color w:val="000000" w:themeColor="text1"/>
              </w:rPr>
            </w:rPrChange>
          </w:rPr>
          <w:t xml:space="preserve"> qua </w:t>
        </w:r>
        <w:proofErr w:type="spellStart"/>
        <w:r w:rsidRPr="00E707F3">
          <w:rPr>
            <w:color w:val="EE0000"/>
            <w:rPrChange w:id="3067" w:author="Administrator" w:date="2026-08-16T20:42:00Z" w16du:dateUtc="2026-08-16T13:42:00Z">
              <w:rPr>
                <w:color w:val="000000" w:themeColor="text1"/>
              </w:rPr>
            </w:rPrChange>
          </w:rPr>
          <w:t>nền</w:t>
        </w:r>
        <w:proofErr w:type="spellEnd"/>
        <w:r w:rsidRPr="00E707F3">
          <w:rPr>
            <w:color w:val="EE0000"/>
            <w:rPrChange w:id="3068" w:author="Administrator" w:date="2026-08-16T20:42:00Z" w16du:dateUtc="2026-08-16T13:42:00Z">
              <w:rPr>
                <w:color w:val="000000" w:themeColor="text1"/>
              </w:rPr>
            </w:rPrChange>
          </w:rPr>
          <w:t xml:space="preserve"> </w:t>
        </w:r>
        <w:proofErr w:type="spellStart"/>
        <w:r w:rsidRPr="00E707F3">
          <w:rPr>
            <w:color w:val="EE0000"/>
            <w:rPrChange w:id="3069" w:author="Administrator" w:date="2026-08-16T20:42:00Z" w16du:dateUtc="2026-08-16T13:42:00Z">
              <w:rPr>
                <w:color w:val="000000" w:themeColor="text1"/>
              </w:rPr>
            </w:rPrChange>
          </w:rPr>
          <w:t>tảng</w:t>
        </w:r>
        <w:proofErr w:type="spellEnd"/>
        <w:r w:rsidRPr="00E707F3">
          <w:rPr>
            <w:color w:val="EE0000"/>
            <w:rPrChange w:id="3070" w:author="Administrator" w:date="2026-08-16T20:42:00Z" w16du:dateUtc="2026-08-16T13:42:00Z">
              <w:rPr>
                <w:color w:val="000000" w:themeColor="text1"/>
              </w:rPr>
            </w:rPrChange>
          </w:rPr>
          <w:t>.</w:t>
        </w:r>
      </w:ins>
    </w:p>
    <w:p w14:paraId="364750D7" w14:textId="1C8414BE" w:rsidR="00E707F3" w:rsidRPr="00E707F3" w:rsidRDefault="00E707F3" w:rsidP="00E707F3">
      <w:pPr>
        <w:pStyle w:val="ListParagraph"/>
        <w:numPr>
          <w:ilvl w:val="0"/>
          <w:numId w:val="1"/>
        </w:numPr>
        <w:spacing w:after="120"/>
        <w:jc w:val="both"/>
        <w:rPr>
          <w:color w:val="EE0000"/>
          <w:rPrChange w:id="3071" w:author="Administrator" w:date="2026-08-16T20:42:00Z" w16du:dateUtc="2026-08-16T13:42:00Z">
            <w:rPr>
              <w:color w:val="000000" w:themeColor="text1"/>
            </w:rPr>
          </w:rPrChange>
        </w:rPr>
      </w:pPr>
      <w:proofErr w:type="spellStart"/>
      <w:ins w:id="3072" w:author="Administrator" w:date="2026-08-16T20:42:00Z" w16du:dateUtc="2026-08-16T13:42:00Z">
        <w:r w:rsidRPr="00E707F3">
          <w:rPr>
            <w:color w:val="EE0000"/>
            <w:rPrChange w:id="3073" w:author="Administrator" w:date="2026-08-16T20:42:00Z" w16du:dateUtc="2026-08-16T13:42:00Z">
              <w:rPr>
                <w:color w:val="000000" w:themeColor="text1"/>
              </w:rPr>
            </w:rPrChange>
          </w:rPr>
          <w:t>Chỉ</w:t>
        </w:r>
        <w:proofErr w:type="spellEnd"/>
        <w:r w:rsidRPr="00E707F3">
          <w:rPr>
            <w:color w:val="EE0000"/>
            <w:rPrChange w:id="3074" w:author="Administrator" w:date="2026-08-16T20:42:00Z" w16du:dateUtc="2026-08-16T13:42:00Z">
              <w:rPr>
                <w:color w:val="000000" w:themeColor="text1"/>
              </w:rPr>
            </w:rPrChange>
          </w:rPr>
          <w:t xml:space="preserve"> </w:t>
        </w:r>
        <w:proofErr w:type="spellStart"/>
        <w:r w:rsidRPr="00E707F3">
          <w:rPr>
            <w:color w:val="EE0000"/>
            <w:rPrChange w:id="3075" w:author="Administrator" w:date="2026-08-16T20:42:00Z" w16du:dateUtc="2026-08-16T13:42:00Z">
              <w:rPr>
                <w:color w:val="000000" w:themeColor="text1"/>
              </w:rPr>
            </w:rPrChange>
          </w:rPr>
          <w:t>số</w:t>
        </w:r>
        <w:proofErr w:type="spellEnd"/>
        <w:r w:rsidRPr="00E707F3">
          <w:rPr>
            <w:color w:val="EE0000"/>
            <w:rPrChange w:id="3076" w:author="Administrator" w:date="2026-08-16T20:42:00Z" w16du:dateUtc="2026-08-16T13:42:00Z">
              <w:rPr>
                <w:color w:val="000000" w:themeColor="text1"/>
              </w:rPr>
            </w:rPrChange>
          </w:rPr>
          <w:t xml:space="preserve"> </w:t>
        </w:r>
        <w:proofErr w:type="spellStart"/>
        <w:r w:rsidRPr="00E707F3">
          <w:rPr>
            <w:color w:val="EE0000"/>
            <w:rPrChange w:id="3077" w:author="Administrator" w:date="2026-08-16T20:42:00Z" w16du:dateUtc="2026-08-16T13:42:00Z">
              <w:rPr>
                <w:color w:val="000000" w:themeColor="text1"/>
              </w:rPr>
            </w:rPrChange>
          </w:rPr>
          <w:t>này</w:t>
        </w:r>
        <w:proofErr w:type="spellEnd"/>
        <w:r w:rsidRPr="00E707F3">
          <w:rPr>
            <w:color w:val="EE0000"/>
            <w:rPrChange w:id="3078" w:author="Administrator" w:date="2026-08-16T20:42:00Z" w16du:dateUtc="2026-08-16T13:42:00Z">
              <w:rPr>
                <w:color w:val="000000" w:themeColor="text1"/>
              </w:rPr>
            </w:rPrChange>
          </w:rPr>
          <w:t xml:space="preserve"> </w:t>
        </w:r>
        <w:proofErr w:type="spellStart"/>
        <w:r w:rsidRPr="00E707F3">
          <w:rPr>
            <w:color w:val="EE0000"/>
            <w:rPrChange w:id="3079" w:author="Administrator" w:date="2026-08-16T20:42:00Z" w16du:dateUtc="2026-08-16T13:42:00Z">
              <w:rPr>
                <w:color w:val="000000" w:themeColor="text1"/>
              </w:rPr>
            </w:rPrChange>
          </w:rPr>
          <w:t>được</w:t>
        </w:r>
        <w:proofErr w:type="spellEnd"/>
        <w:r w:rsidRPr="00E707F3">
          <w:rPr>
            <w:color w:val="EE0000"/>
            <w:rPrChange w:id="3080" w:author="Administrator" w:date="2026-08-16T20:42:00Z" w16du:dateUtc="2026-08-16T13:42:00Z">
              <w:rPr>
                <w:color w:val="000000" w:themeColor="text1"/>
              </w:rPr>
            </w:rPrChange>
          </w:rPr>
          <w:t xml:space="preserve"> </w:t>
        </w:r>
        <w:proofErr w:type="spellStart"/>
        <w:r w:rsidRPr="00E707F3">
          <w:rPr>
            <w:color w:val="EE0000"/>
            <w:rPrChange w:id="3081" w:author="Administrator" w:date="2026-08-16T20:42:00Z" w16du:dateUtc="2026-08-16T13:42:00Z">
              <w:rPr>
                <w:color w:val="000000" w:themeColor="text1"/>
              </w:rPr>
            </w:rPrChange>
          </w:rPr>
          <w:t>sử</w:t>
        </w:r>
        <w:proofErr w:type="spellEnd"/>
        <w:r w:rsidRPr="00E707F3">
          <w:rPr>
            <w:color w:val="EE0000"/>
            <w:rPrChange w:id="3082" w:author="Administrator" w:date="2026-08-16T20:42:00Z" w16du:dateUtc="2026-08-16T13:42:00Z">
              <w:rPr>
                <w:color w:val="000000" w:themeColor="text1"/>
              </w:rPr>
            </w:rPrChange>
          </w:rPr>
          <w:t xml:space="preserve"> </w:t>
        </w:r>
        <w:proofErr w:type="spellStart"/>
        <w:r w:rsidRPr="00E707F3">
          <w:rPr>
            <w:color w:val="EE0000"/>
            <w:rPrChange w:id="3083" w:author="Administrator" w:date="2026-08-16T20:42:00Z" w16du:dateUtc="2026-08-16T13:42:00Z">
              <w:rPr>
                <w:color w:val="000000" w:themeColor="text1"/>
              </w:rPr>
            </w:rPrChange>
          </w:rPr>
          <w:t>dụng</w:t>
        </w:r>
        <w:proofErr w:type="spellEnd"/>
        <w:r w:rsidRPr="00E707F3">
          <w:rPr>
            <w:color w:val="EE0000"/>
            <w:rPrChange w:id="3084" w:author="Administrator" w:date="2026-08-16T20:42:00Z" w16du:dateUtc="2026-08-16T13:42:00Z">
              <w:rPr>
                <w:color w:val="000000" w:themeColor="text1"/>
              </w:rPr>
            </w:rPrChange>
          </w:rPr>
          <w:t xml:space="preserve"> </w:t>
        </w:r>
        <w:proofErr w:type="spellStart"/>
        <w:r w:rsidRPr="00E707F3">
          <w:rPr>
            <w:color w:val="EE0000"/>
            <w:rPrChange w:id="3085" w:author="Administrator" w:date="2026-08-16T20:42:00Z" w16du:dateUtc="2026-08-16T13:42:00Z">
              <w:rPr>
                <w:color w:val="000000" w:themeColor="text1"/>
              </w:rPr>
            </w:rPrChange>
          </w:rPr>
          <w:t>cùng</w:t>
        </w:r>
        <w:proofErr w:type="spellEnd"/>
        <w:r w:rsidRPr="00E707F3">
          <w:rPr>
            <w:color w:val="EE0000"/>
            <w:rPrChange w:id="3086" w:author="Administrator" w:date="2026-08-16T20:42:00Z" w16du:dateUtc="2026-08-16T13:42:00Z">
              <w:rPr>
                <w:color w:val="000000" w:themeColor="text1"/>
              </w:rPr>
            </w:rPrChange>
          </w:rPr>
          <w:t xml:space="preserve"> </w:t>
        </w:r>
        <w:proofErr w:type="spellStart"/>
        <w:r w:rsidRPr="00E707F3">
          <w:rPr>
            <w:color w:val="EE0000"/>
            <w:rPrChange w:id="3087" w:author="Administrator" w:date="2026-08-16T20:42:00Z" w16du:dateUtc="2026-08-16T13:42:00Z">
              <w:rPr>
                <w:color w:val="000000" w:themeColor="text1"/>
              </w:rPr>
            </w:rPrChange>
          </w:rPr>
          <w:t>với</w:t>
        </w:r>
        <w:proofErr w:type="spellEnd"/>
        <w:r w:rsidRPr="00E707F3">
          <w:rPr>
            <w:color w:val="EE0000"/>
            <w:rPrChange w:id="3088" w:author="Administrator" w:date="2026-08-16T20:42:00Z" w16du:dateUtc="2026-08-16T13:42:00Z">
              <w:rPr>
                <w:color w:val="000000" w:themeColor="text1"/>
              </w:rPr>
            </w:rPrChange>
          </w:rPr>
          <w:t xml:space="preserve"> </w:t>
        </w:r>
        <w:proofErr w:type="spellStart"/>
        <w:r w:rsidRPr="00E707F3">
          <w:rPr>
            <w:color w:val="EE0000"/>
            <w:rPrChange w:id="3089" w:author="Administrator" w:date="2026-08-16T20:42:00Z" w16du:dateUtc="2026-08-16T13:42:00Z">
              <w:rPr>
                <w:color w:val="000000" w:themeColor="text1"/>
              </w:rPr>
            </w:rPrChange>
          </w:rPr>
          <w:t>các</w:t>
        </w:r>
        <w:proofErr w:type="spellEnd"/>
        <w:r w:rsidRPr="00E707F3">
          <w:rPr>
            <w:color w:val="EE0000"/>
            <w:rPrChange w:id="3090" w:author="Administrator" w:date="2026-08-16T20:42:00Z" w16du:dateUtc="2026-08-16T13:42:00Z">
              <w:rPr>
                <w:color w:val="000000" w:themeColor="text1"/>
              </w:rPr>
            </w:rPrChange>
          </w:rPr>
          <w:t xml:space="preserve"> </w:t>
        </w:r>
        <w:proofErr w:type="spellStart"/>
        <w:r w:rsidRPr="00E707F3">
          <w:rPr>
            <w:color w:val="EE0000"/>
            <w:rPrChange w:id="3091" w:author="Administrator" w:date="2026-08-16T20:42:00Z" w16du:dateUtc="2026-08-16T13:42:00Z">
              <w:rPr>
                <w:color w:val="000000" w:themeColor="text1"/>
              </w:rPr>
            </w:rPrChange>
          </w:rPr>
          <w:t>chỉ</w:t>
        </w:r>
        <w:proofErr w:type="spellEnd"/>
        <w:r w:rsidRPr="00E707F3">
          <w:rPr>
            <w:color w:val="EE0000"/>
            <w:rPrChange w:id="3092" w:author="Administrator" w:date="2026-08-16T20:42:00Z" w16du:dateUtc="2026-08-16T13:42:00Z">
              <w:rPr>
                <w:color w:val="000000" w:themeColor="text1"/>
              </w:rPr>
            </w:rPrChange>
          </w:rPr>
          <w:t xml:space="preserve"> </w:t>
        </w:r>
        <w:proofErr w:type="spellStart"/>
        <w:r w:rsidRPr="00E707F3">
          <w:rPr>
            <w:color w:val="EE0000"/>
            <w:rPrChange w:id="3093" w:author="Administrator" w:date="2026-08-16T20:42:00Z" w16du:dateUtc="2026-08-16T13:42:00Z">
              <w:rPr>
                <w:color w:val="000000" w:themeColor="text1"/>
              </w:rPr>
            </w:rPrChange>
          </w:rPr>
          <w:t>số</w:t>
        </w:r>
        <w:proofErr w:type="spellEnd"/>
        <w:r w:rsidRPr="00E707F3">
          <w:rPr>
            <w:color w:val="EE0000"/>
            <w:rPrChange w:id="3094" w:author="Administrator" w:date="2026-08-16T20:42:00Z" w16du:dateUtc="2026-08-16T13:42:00Z">
              <w:rPr>
                <w:color w:val="000000" w:themeColor="text1"/>
              </w:rPr>
            </w:rPrChange>
          </w:rPr>
          <w:t xml:space="preserve"> </w:t>
        </w:r>
        <w:proofErr w:type="spellStart"/>
        <w:r w:rsidRPr="00E707F3">
          <w:rPr>
            <w:color w:val="EE0000"/>
            <w:rPrChange w:id="3095" w:author="Administrator" w:date="2026-08-16T20:42:00Z" w16du:dateUtc="2026-08-16T13:42:00Z">
              <w:rPr>
                <w:color w:val="000000" w:themeColor="text1"/>
              </w:rPr>
            </w:rPrChange>
          </w:rPr>
          <w:t>thành</w:t>
        </w:r>
        <w:proofErr w:type="spellEnd"/>
        <w:r w:rsidRPr="00E707F3">
          <w:rPr>
            <w:color w:val="EE0000"/>
            <w:rPrChange w:id="3096" w:author="Administrator" w:date="2026-08-16T20:42:00Z" w16du:dateUtc="2026-08-16T13:42:00Z">
              <w:rPr>
                <w:color w:val="000000" w:themeColor="text1"/>
              </w:rPr>
            </w:rPrChange>
          </w:rPr>
          <w:t xml:space="preserve"> </w:t>
        </w:r>
        <w:proofErr w:type="spellStart"/>
        <w:r w:rsidRPr="00E707F3">
          <w:rPr>
            <w:color w:val="EE0000"/>
            <w:rPrChange w:id="3097" w:author="Administrator" w:date="2026-08-16T20:42:00Z" w16du:dateUtc="2026-08-16T13:42:00Z">
              <w:rPr>
                <w:color w:val="000000" w:themeColor="text1"/>
              </w:rPr>
            </w:rPrChange>
          </w:rPr>
          <w:t>phần</w:t>
        </w:r>
        <w:proofErr w:type="spellEnd"/>
        <w:r w:rsidRPr="00E707F3">
          <w:rPr>
            <w:color w:val="EE0000"/>
            <w:rPrChange w:id="3098" w:author="Administrator" w:date="2026-08-16T20:42:00Z" w16du:dateUtc="2026-08-16T13:42:00Z">
              <w:rPr>
                <w:color w:val="000000" w:themeColor="text1"/>
              </w:rPr>
            </w:rPrChange>
          </w:rPr>
          <w:t xml:space="preserve"> </w:t>
        </w:r>
        <w:proofErr w:type="spellStart"/>
        <w:r w:rsidRPr="00E707F3">
          <w:rPr>
            <w:color w:val="EE0000"/>
            <w:rPrChange w:id="3099" w:author="Administrator" w:date="2026-08-16T20:42:00Z" w16du:dateUtc="2026-08-16T13:42:00Z">
              <w:rPr>
                <w:color w:val="000000" w:themeColor="text1"/>
              </w:rPr>
            </w:rPrChange>
          </w:rPr>
          <w:t>như</w:t>
        </w:r>
        <w:proofErr w:type="spellEnd"/>
        <w:r w:rsidRPr="00E707F3">
          <w:rPr>
            <w:color w:val="EE0000"/>
            <w:rPrChange w:id="3100" w:author="Administrator" w:date="2026-08-16T20:42:00Z" w16du:dateUtc="2026-08-16T13:42:00Z">
              <w:rPr>
                <w:color w:val="000000" w:themeColor="text1"/>
              </w:rPr>
            </w:rPrChange>
          </w:rPr>
          <w:t xml:space="preserve"> </w:t>
        </w:r>
        <w:proofErr w:type="spellStart"/>
        <w:r w:rsidRPr="00E707F3">
          <w:rPr>
            <w:color w:val="EE0000"/>
            <w:rPrChange w:id="3101" w:author="Administrator" w:date="2026-08-16T20:42:00Z" w16du:dateUtc="2026-08-16T13:42:00Z">
              <w:rPr>
                <w:color w:val="000000" w:themeColor="text1"/>
              </w:rPr>
            </w:rPrChange>
          </w:rPr>
          <w:t>số</w:t>
        </w:r>
        <w:proofErr w:type="spellEnd"/>
        <w:r w:rsidRPr="00E707F3">
          <w:rPr>
            <w:color w:val="EE0000"/>
            <w:rPrChange w:id="3102" w:author="Administrator" w:date="2026-08-16T20:42:00Z" w16du:dateUtc="2026-08-16T13:42:00Z">
              <w:rPr>
                <w:color w:val="000000" w:themeColor="text1"/>
              </w:rPr>
            </w:rPrChange>
          </w:rPr>
          <w:t xml:space="preserve"> </w:t>
        </w:r>
        <w:proofErr w:type="spellStart"/>
        <w:r w:rsidRPr="00E707F3">
          <w:rPr>
            <w:color w:val="EE0000"/>
            <w:rPrChange w:id="3103" w:author="Administrator" w:date="2026-08-16T20:42:00Z" w16du:dateUtc="2026-08-16T13:42:00Z">
              <w:rPr>
                <w:color w:val="000000" w:themeColor="text1"/>
              </w:rPr>
            </w:rPrChange>
          </w:rPr>
          <w:t>lượng</w:t>
        </w:r>
        <w:proofErr w:type="spellEnd"/>
        <w:r w:rsidRPr="00E707F3">
          <w:rPr>
            <w:color w:val="EE0000"/>
            <w:rPrChange w:id="3104" w:author="Administrator" w:date="2026-08-16T20:42:00Z" w16du:dateUtc="2026-08-16T13:42:00Z">
              <w:rPr>
                <w:color w:val="000000" w:themeColor="text1"/>
              </w:rPr>
            </w:rPrChange>
          </w:rPr>
          <w:t xml:space="preserve"> </w:t>
        </w:r>
        <w:proofErr w:type="spellStart"/>
        <w:r w:rsidRPr="00E707F3">
          <w:rPr>
            <w:color w:val="EE0000"/>
            <w:rPrChange w:id="3105" w:author="Administrator" w:date="2026-08-16T20:42:00Z" w16du:dateUtc="2026-08-16T13:42:00Z">
              <w:rPr>
                <w:color w:val="000000" w:themeColor="text1"/>
              </w:rPr>
            </w:rPrChange>
          </w:rPr>
          <w:t>hợp</w:t>
        </w:r>
        <w:proofErr w:type="spellEnd"/>
        <w:r w:rsidRPr="00E707F3">
          <w:rPr>
            <w:color w:val="EE0000"/>
            <w:rPrChange w:id="3106" w:author="Administrator" w:date="2026-08-16T20:42:00Z" w16du:dateUtc="2026-08-16T13:42:00Z">
              <w:rPr>
                <w:color w:val="000000" w:themeColor="text1"/>
              </w:rPr>
            </w:rPrChange>
          </w:rPr>
          <w:t xml:space="preserve"> </w:t>
        </w:r>
        <w:proofErr w:type="spellStart"/>
        <w:r w:rsidRPr="00E707F3">
          <w:rPr>
            <w:color w:val="EE0000"/>
            <w:rPrChange w:id="3107" w:author="Administrator" w:date="2026-08-16T20:42:00Z" w16du:dateUtc="2026-08-16T13:42:00Z">
              <w:rPr>
                <w:color w:val="000000" w:themeColor="text1"/>
              </w:rPr>
            </w:rPrChange>
          </w:rPr>
          <w:t>đồng</w:t>
        </w:r>
        <w:proofErr w:type="spellEnd"/>
        <w:r w:rsidRPr="00E707F3">
          <w:rPr>
            <w:color w:val="EE0000"/>
            <w:rPrChange w:id="3108" w:author="Administrator" w:date="2026-08-16T20:42:00Z" w16du:dateUtc="2026-08-16T13:42:00Z">
              <w:rPr>
                <w:color w:val="000000" w:themeColor="text1"/>
              </w:rPr>
            </w:rPrChange>
          </w:rPr>
          <w:t>/</w:t>
        </w:r>
        <w:proofErr w:type="spellStart"/>
        <w:r w:rsidRPr="00E707F3">
          <w:rPr>
            <w:color w:val="EE0000"/>
            <w:rPrChange w:id="3109" w:author="Administrator" w:date="2026-08-16T20:42:00Z" w16du:dateUtc="2026-08-16T13:42:00Z">
              <w:rPr>
                <w:color w:val="000000" w:themeColor="text1"/>
              </w:rPr>
            </w:rPrChange>
          </w:rPr>
          <w:t>nhiệm</w:t>
        </w:r>
        <w:proofErr w:type="spellEnd"/>
        <w:r w:rsidRPr="00E707F3">
          <w:rPr>
            <w:color w:val="EE0000"/>
            <w:rPrChange w:id="3110" w:author="Administrator" w:date="2026-08-16T20:42:00Z" w16du:dateUtc="2026-08-16T13:42:00Z">
              <w:rPr>
                <w:color w:val="000000" w:themeColor="text1"/>
              </w:rPr>
            </w:rPrChange>
          </w:rPr>
          <w:t xml:space="preserve"> </w:t>
        </w:r>
        <w:proofErr w:type="spellStart"/>
        <w:r w:rsidRPr="00E707F3">
          <w:rPr>
            <w:color w:val="EE0000"/>
            <w:rPrChange w:id="3111" w:author="Administrator" w:date="2026-08-16T20:42:00Z" w16du:dateUtc="2026-08-16T13:42:00Z">
              <w:rPr>
                <w:color w:val="000000" w:themeColor="text1"/>
              </w:rPr>
            </w:rPrChange>
          </w:rPr>
          <w:t>vụ</w:t>
        </w:r>
        <w:proofErr w:type="spellEnd"/>
        <w:r w:rsidRPr="00E707F3">
          <w:rPr>
            <w:color w:val="EE0000"/>
            <w:rPrChange w:id="3112" w:author="Administrator" w:date="2026-08-16T20:42:00Z" w16du:dateUtc="2026-08-16T13:42:00Z">
              <w:rPr>
                <w:color w:val="000000" w:themeColor="text1"/>
              </w:rPr>
            </w:rPrChange>
          </w:rPr>
          <w:t xml:space="preserve"> </w:t>
        </w:r>
        <w:proofErr w:type="spellStart"/>
        <w:r w:rsidRPr="00E707F3">
          <w:rPr>
            <w:color w:val="EE0000"/>
            <w:rPrChange w:id="3113" w:author="Administrator" w:date="2026-08-16T20:42:00Z" w16du:dateUtc="2026-08-16T13:42:00Z">
              <w:rPr>
                <w:color w:val="000000" w:themeColor="text1"/>
              </w:rPr>
            </w:rPrChange>
          </w:rPr>
          <w:t>được</w:t>
        </w:r>
        <w:proofErr w:type="spellEnd"/>
        <w:r w:rsidRPr="00E707F3">
          <w:rPr>
            <w:color w:val="EE0000"/>
            <w:rPrChange w:id="3114" w:author="Administrator" w:date="2026-08-16T20:42:00Z" w16du:dateUtc="2026-08-16T13:42:00Z">
              <w:rPr>
                <w:color w:val="000000" w:themeColor="text1"/>
              </w:rPr>
            </w:rPrChange>
          </w:rPr>
          <w:t xml:space="preserve"> </w:t>
        </w:r>
        <w:proofErr w:type="spellStart"/>
        <w:r w:rsidRPr="00E707F3">
          <w:rPr>
            <w:color w:val="EE0000"/>
            <w:rPrChange w:id="3115" w:author="Administrator" w:date="2026-08-16T20:42:00Z" w16du:dateUtc="2026-08-16T13:42:00Z">
              <w:rPr>
                <w:color w:val="000000" w:themeColor="text1"/>
              </w:rPr>
            </w:rPrChange>
          </w:rPr>
          <w:t>hình</w:t>
        </w:r>
        <w:proofErr w:type="spellEnd"/>
        <w:r w:rsidRPr="00E707F3">
          <w:rPr>
            <w:color w:val="EE0000"/>
            <w:rPrChange w:id="3116" w:author="Administrator" w:date="2026-08-16T20:42:00Z" w16du:dateUtc="2026-08-16T13:42:00Z">
              <w:rPr>
                <w:color w:val="000000" w:themeColor="text1"/>
              </w:rPr>
            </w:rPrChange>
          </w:rPr>
          <w:t xml:space="preserve"> </w:t>
        </w:r>
        <w:proofErr w:type="spellStart"/>
        <w:r w:rsidRPr="00E707F3">
          <w:rPr>
            <w:color w:val="EE0000"/>
            <w:rPrChange w:id="3117" w:author="Administrator" w:date="2026-08-16T20:42:00Z" w16du:dateUtc="2026-08-16T13:42:00Z">
              <w:rPr>
                <w:color w:val="000000" w:themeColor="text1"/>
              </w:rPr>
            </w:rPrChange>
          </w:rPr>
          <w:t>thành</w:t>
        </w:r>
        <w:proofErr w:type="spellEnd"/>
        <w:r w:rsidRPr="00E707F3">
          <w:rPr>
            <w:color w:val="EE0000"/>
            <w:rPrChange w:id="3118" w:author="Administrator" w:date="2026-08-16T20:42:00Z" w16du:dateUtc="2026-08-16T13:42:00Z">
              <w:rPr>
                <w:color w:val="000000" w:themeColor="text1"/>
              </w:rPr>
            </w:rPrChange>
          </w:rPr>
          <w:t xml:space="preserve">, </w:t>
        </w:r>
        <w:proofErr w:type="spellStart"/>
        <w:r w:rsidRPr="00E707F3">
          <w:rPr>
            <w:color w:val="EE0000"/>
            <w:rPrChange w:id="3119" w:author="Administrator" w:date="2026-08-16T20:42:00Z" w16du:dateUtc="2026-08-16T13:42:00Z">
              <w:rPr>
                <w:color w:val="000000" w:themeColor="text1"/>
              </w:rPr>
            </w:rPrChange>
          </w:rPr>
          <w:t>tỷ</w:t>
        </w:r>
        <w:proofErr w:type="spellEnd"/>
        <w:r w:rsidRPr="00E707F3">
          <w:rPr>
            <w:color w:val="EE0000"/>
            <w:rPrChange w:id="3120" w:author="Administrator" w:date="2026-08-16T20:42:00Z" w16du:dateUtc="2026-08-16T13:42:00Z">
              <w:rPr>
                <w:color w:val="000000" w:themeColor="text1"/>
              </w:rPr>
            </w:rPrChange>
          </w:rPr>
          <w:t xml:space="preserve"> </w:t>
        </w:r>
        <w:proofErr w:type="spellStart"/>
        <w:r w:rsidRPr="00E707F3">
          <w:rPr>
            <w:color w:val="EE0000"/>
            <w:rPrChange w:id="3121" w:author="Administrator" w:date="2026-08-16T20:42:00Z" w16du:dateUtc="2026-08-16T13:42:00Z">
              <w:rPr>
                <w:color w:val="000000" w:themeColor="text1"/>
              </w:rPr>
            </w:rPrChange>
          </w:rPr>
          <w:t>lệ</w:t>
        </w:r>
        <w:proofErr w:type="spellEnd"/>
        <w:r w:rsidRPr="00E707F3">
          <w:rPr>
            <w:color w:val="EE0000"/>
            <w:rPrChange w:id="3122" w:author="Administrator" w:date="2026-08-16T20:42:00Z" w16du:dateUtc="2026-08-16T13:42:00Z">
              <w:rPr>
                <w:color w:val="000000" w:themeColor="text1"/>
              </w:rPr>
            </w:rPrChange>
          </w:rPr>
          <w:t xml:space="preserve"> </w:t>
        </w:r>
        <w:proofErr w:type="spellStart"/>
        <w:r w:rsidRPr="00E707F3">
          <w:rPr>
            <w:color w:val="EE0000"/>
            <w:rPrChange w:id="3123" w:author="Administrator" w:date="2026-08-16T20:42:00Z" w16du:dateUtc="2026-08-16T13:42:00Z">
              <w:rPr>
                <w:color w:val="000000" w:themeColor="text1"/>
              </w:rPr>
            </w:rPrChange>
          </w:rPr>
          <w:t>nhiệm</w:t>
        </w:r>
        <w:proofErr w:type="spellEnd"/>
        <w:r w:rsidRPr="00E707F3">
          <w:rPr>
            <w:color w:val="EE0000"/>
            <w:rPrChange w:id="3124" w:author="Administrator" w:date="2026-08-16T20:42:00Z" w16du:dateUtc="2026-08-16T13:42:00Z">
              <w:rPr>
                <w:color w:val="000000" w:themeColor="text1"/>
              </w:rPr>
            </w:rPrChange>
          </w:rPr>
          <w:t xml:space="preserve"> </w:t>
        </w:r>
        <w:proofErr w:type="spellStart"/>
        <w:r w:rsidRPr="00E707F3">
          <w:rPr>
            <w:color w:val="EE0000"/>
            <w:rPrChange w:id="3125" w:author="Administrator" w:date="2026-08-16T20:42:00Z" w16du:dateUtc="2026-08-16T13:42:00Z">
              <w:rPr>
                <w:color w:val="000000" w:themeColor="text1"/>
              </w:rPr>
            </w:rPrChange>
          </w:rPr>
          <w:t>vụ</w:t>
        </w:r>
        <w:proofErr w:type="spellEnd"/>
        <w:r w:rsidRPr="00E707F3">
          <w:rPr>
            <w:color w:val="EE0000"/>
            <w:rPrChange w:id="3126" w:author="Administrator" w:date="2026-08-16T20:42:00Z" w16du:dateUtc="2026-08-16T13:42:00Z">
              <w:rPr>
                <w:color w:val="000000" w:themeColor="text1"/>
              </w:rPr>
            </w:rPrChange>
          </w:rPr>
          <w:t xml:space="preserve"> </w:t>
        </w:r>
        <w:proofErr w:type="spellStart"/>
        <w:r w:rsidRPr="00E707F3">
          <w:rPr>
            <w:color w:val="EE0000"/>
            <w:rPrChange w:id="3127" w:author="Administrator" w:date="2026-08-16T20:42:00Z" w16du:dateUtc="2026-08-16T13:42:00Z">
              <w:rPr>
                <w:color w:val="000000" w:themeColor="text1"/>
              </w:rPr>
            </w:rPrChange>
          </w:rPr>
          <w:t>hoàn</w:t>
        </w:r>
        <w:proofErr w:type="spellEnd"/>
        <w:r w:rsidRPr="00E707F3">
          <w:rPr>
            <w:color w:val="EE0000"/>
            <w:rPrChange w:id="3128" w:author="Administrator" w:date="2026-08-16T20:42:00Z" w16du:dateUtc="2026-08-16T13:42:00Z">
              <w:rPr>
                <w:color w:val="000000" w:themeColor="text1"/>
              </w:rPr>
            </w:rPrChange>
          </w:rPr>
          <w:t xml:space="preserve"> </w:t>
        </w:r>
        <w:proofErr w:type="spellStart"/>
        <w:r w:rsidRPr="00E707F3">
          <w:rPr>
            <w:color w:val="EE0000"/>
            <w:rPrChange w:id="3129" w:author="Administrator" w:date="2026-08-16T20:42:00Z" w16du:dateUtc="2026-08-16T13:42:00Z">
              <w:rPr>
                <w:color w:val="000000" w:themeColor="text1"/>
              </w:rPr>
            </w:rPrChange>
          </w:rPr>
          <w:t>thành</w:t>
        </w:r>
        <w:proofErr w:type="spellEnd"/>
        <w:r w:rsidRPr="00E707F3">
          <w:rPr>
            <w:color w:val="EE0000"/>
            <w:rPrChange w:id="3130" w:author="Administrator" w:date="2026-08-16T20:42:00Z" w16du:dateUtc="2026-08-16T13:42:00Z">
              <w:rPr>
                <w:color w:val="000000" w:themeColor="text1"/>
              </w:rPr>
            </w:rPrChange>
          </w:rPr>
          <w:t xml:space="preserve">, </w:t>
        </w:r>
        <w:proofErr w:type="spellStart"/>
        <w:r w:rsidRPr="00E707F3">
          <w:rPr>
            <w:color w:val="EE0000"/>
            <w:rPrChange w:id="3131" w:author="Administrator" w:date="2026-08-16T20:42:00Z" w16du:dateUtc="2026-08-16T13:42:00Z">
              <w:rPr>
                <w:color w:val="000000" w:themeColor="text1"/>
              </w:rPr>
            </w:rPrChange>
          </w:rPr>
          <w:t>giá</w:t>
        </w:r>
        <w:proofErr w:type="spellEnd"/>
        <w:r w:rsidRPr="00E707F3">
          <w:rPr>
            <w:color w:val="EE0000"/>
            <w:rPrChange w:id="3132" w:author="Administrator" w:date="2026-08-16T20:42:00Z" w16du:dateUtc="2026-08-16T13:42:00Z">
              <w:rPr>
                <w:color w:val="000000" w:themeColor="text1"/>
              </w:rPr>
            </w:rPrChange>
          </w:rPr>
          <w:t xml:space="preserve"> </w:t>
        </w:r>
        <w:proofErr w:type="spellStart"/>
        <w:r w:rsidRPr="00E707F3">
          <w:rPr>
            <w:color w:val="EE0000"/>
            <w:rPrChange w:id="3133" w:author="Administrator" w:date="2026-08-16T20:42:00Z" w16du:dateUtc="2026-08-16T13:42:00Z">
              <w:rPr>
                <w:color w:val="000000" w:themeColor="text1"/>
              </w:rPr>
            </w:rPrChange>
          </w:rPr>
          <w:t>trị</w:t>
        </w:r>
        <w:proofErr w:type="spellEnd"/>
        <w:r w:rsidRPr="00E707F3">
          <w:rPr>
            <w:color w:val="EE0000"/>
            <w:rPrChange w:id="3134" w:author="Administrator" w:date="2026-08-16T20:42:00Z" w16du:dateUtc="2026-08-16T13:42:00Z">
              <w:rPr>
                <w:color w:val="000000" w:themeColor="text1"/>
              </w:rPr>
            </w:rPrChange>
          </w:rPr>
          <w:t xml:space="preserve"> </w:t>
        </w:r>
        <w:proofErr w:type="spellStart"/>
        <w:r w:rsidRPr="00E707F3">
          <w:rPr>
            <w:color w:val="EE0000"/>
            <w:rPrChange w:id="3135" w:author="Administrator" w:date="2026-08-16T20:42:00Z" w16du:dateUtc="2026-08-16T13:42:00Z">
              <w:rPr>
                <w:color w:val="000000" w:themeColor="text1"/>
              </w:rPr>
            </w:rPrChange>
          </w:rPr>
          <w:t>công</w:t>
        </w:r>
        <w:proofErr w:type="spellEnd"/>
        <w:r w:rsidRPr="00E707F3">
          <w:rPr>
            <w:color w:val="EE0000"/>
            <w:rPrChange w:id="3136" w:author="Administrator" w:date="2026-08-16T20:42:00Z" w16du:dateUtc="2026-08-16T13:42:00Z">
              <w:rPr>
                <w:color w:val="000000" w:themeColor="text1"/>
              </w:rPr>
            </w:rPrChange>
          </w:rPr>
          <w:t xml:space="preserve"> </w:t>
        </w:r>
        <w:proofErr w:type="spellStart"/>
        <w:r w:rsidRPr="00E707F3">
          <w:rPr>
            <w:color w:val="EE0000"/>
            <w:rPrChange w:id="3137" w:author="Administrator" w:date="2026-08-16T20:42:00Z" w16du:dateUtc="2026-08-16T13:42:00Z">
              <w:rPr>
                <w:color w:val="000000" w:themeColor="text1"/>
              </w:rPr>
            </w:rPrChange>
          </w:rPr>
          <w:t>nghệ</w:t>
        </w:r>
        <w:proofErr w:type="spellEnd"/>
        <w:r w:rsidRPr="00E707F3">
          <w:rPr>
            <w:color w:val="EE0000"/>
            <w:rPrChange w:id="3138" w:author="Administrator" w:date="2026-08-16T20:42:00Z" w16du:dateUtc="2026-08-16T13:42:00Z">
              <w:rPr>
                <w:color w:val="000000" w:themeColor="text1"/>
              </w:rPr>
            </w:rPrChange>
          </w:rPr>
          <w:t xml:space="preserve"> </w:t>
        </w:r>
        <w:proofErr w:type="spellStart"/>
        <w:r w:rsidRPr="00E707F3">
          <w:rPr>
            <w:color w:val="EE0000"/>
            <w:rPrChange w:id="3139" w:author="Administrator" w:date="2026-08-16T20:42:00Z" w16du:dateUtc="2026-08-16T13:42:00Z">
              <w:rPr>
                <w:color w:val="000000" w:themeColor="text1"/>
              </w:rPr>
            </w:rPrChange>
          </w:rPr>
          <w:t>được</w:t>
        </w:r>
        <w:proofErr w:type="spellEnd"/>
        <w:r w:rsidRPr="00E707F3">
          <w:rPr>
            <w:color w:val="EE0000"/>
            <w:rPrChange w:id="3140" w:author="Administrator" w:date="2026-08-16T20:42:00Z" w16du:dateUtc="2026-08-16T13:42:00Z">
              <w:rPr>
                <w:color w:val="000000" w:themeColor="text1"/>
              </w:rPr>
            </w:rPrChange>
          </w:rPr>
          <w:t xml:space="preserve"> </w:t>
        </w:r>
        <w:proofErr w:type="spellStart"/>
        <w:r w:rsidRPr="00E707F3">
          <w:rPr>
            <w:color w:val="EE0000"/>
            <w:rPrChange w:id="3141" w:author="Administrator" w:date="2026-08-16T20:42:00Z" w16du:dateUtc="2026-08-16T13:42:00Z">
              <w:rPr>
                <w:color w:val="000000" w:themeColor="text1"/>
              </w:rPr>
            </w:rPrChange>
          </w:rPr>
          <w:t>chuyển</w:t>
        </w:r>
        <w:proofErr w:type="spellEnd"/>
        <w:r w:rsidRPr="00E707F3">
          <w:rPr>
            <w:color w:val="EE0000"/>
            <w:rPrChange w:id="3142" w:author="Administrator" w:date="2026-08-16T20:42:00Z" w16du:dateUtc="2026-08-16T13:42:00Z">
              <w:rPr>
                <w:color w:val="000000" w:themeColor="text1"/>
              </w:rPr>
            </w:rPrChange>
          </w:rPr>
          <w:t xml:space="preserve"> </w:t>
        </w:r>
        <w:proofErr w:type="spellStart"/>
        <w:r w:rsidRPr="00E707F3">
          <w:rPr>
            <w:color w:val="EE0000"/>
            <w:rPrChange w:id="3143" w:author="Administrator" w:date="2026-08-16T20:42:00Z" w16du:dateUtc="2026-08-16T13:42:00Z">
              <w:rPr>
                <w:color w:val="000000" w:themeColor="text1"/>
              </w:rPr>
            </w:rPrChange>
          </w:rPr>
          <w:t>giao</w:t>
        </w:r>
        <w:proofErr w:type="spellEnd"/>
        <w:r w:rsidRPr="00E707F3">
          <w:rPr>
            <w:color w:val="EE0000"/>
            <w:rPrChange w:id="3144" w:author="Administrator" w:date="2026-08-16T20:42:00Z" w16du:dateUtc="2026-08-16T13:42:00Z">
              <w:rPr>
                <w:color w:val="000000" w:themeColor="text1"/>
              </w:rPr>
            </w:rPrChange>
          </w:rPr>
          <w:t xml:space="preserve">, </w:t>
        </w:r>
        <w:proofErr w:type="spellStart"/>
        <w:r w:rsidRPr="00E707F3">
          <w:rPr>
            <w:color w:val="EE0000"/>
            <w:rPrChange w:id="3145" w:author="Administrator" w:date="2026-08-16T20:42:00Z" w16du:dateUtc="2026-08-16T13:42:00Z">
              <w:rPr>
                <w:color w:val="000000" w:themeColor="text1"/>
              </w:rPr>
            </w:rPrChange>
          </w:rPr>
          <w:t>thu</w:t>
        </w:r>
        <w:proofErr w:type="spellEnd"/>
        <w:r w:rsidRPr="00E707F3">
          <w:rPr>
            <w:color w:val="EE0000"/>
            <w:rPrChange w:id="3146" w:author="Administrator" w:date="2026-08-16T20:42:00Z" w16du:dateUtc="2026-08-16T13:42:00Z">
              <w:rPr>
                <w:color w:val="000000" w:themeColor="text1"/>
              </w:rPr>
            </w:rPrChange>
          </w:rPr>
          <w:t xml:space="preserve"> </w:t>
        </w:r>
        <w:proofErr w:type="spellStart"/>
        <w:r w:rsidRPr="00E707F3">
          <w:rPr>
            <w:color w:val="EE0000"/>
            <w:rPrChange w:id="3147" w:author="Administrator" w:date="2026-08-16T20:42:00Z" w16du:dateUtc="2026-08-16T13:42:00Z">
              <w:rPr>
                <w:color w:val="000000" w:themeColor="text1"/>
              </w:rPr>
            </w:rPrChange>
          </w:rPr>
          <w:t>nhập</w:t>
        </w:r>
        <w:proofErr w:type="spellEnd"/>
        <w:r w:rsidRPr="00E707F3">
          <w:rPr>
            <w:color w:val="EE0000"/>
            <w:rPrChange w:id="3148" w:author="Administrator" w:date="2026-08-16T20:42:00Z" w16du:dateUtc="2026-08-16T13:42:00Z">
              <w:rPr>
                <w:color w:val="000000" w:themeColor="text1"/>
              </w:rPr>
            </w:rPrChange>
          </w:rPr>
          <w:t xml:space="preserve"> </w:t>
        </w:r>
        <w:proofErr w:type="spellStart"/>
        <w:r w:rsidRPr="00E707F3">
          <w:rPr>
            <w:color w:val="EE0000"/>
            <w:rPrChange w:id="3149" w:author="Administrator" w:date="2026-08-16T20:42:00Z" w16du:dateUtc="2026-08-16T13:42:00Z">
              <w:rPr>
                <w:color w:val="000000" w:themeColor="text1"/>
              </w:rPr>
            </w:rPrChange>
          </w:rPr>
          <w:t>tạo</w:t>
        </w:r>
        <w:proofErr w:type="spellEnd"/>
        <w:r w:rsidRPr="00E707F3">
          <w:rPr>
            <w:color w:val="EE0000"/>
            <w:rPrChange w:id="3150" w:author="Administrator" w:date="2026-08-16T20:42:00Z" w16du:dateUtc="2026-08-16T13:42:00Z">
              <w:rPr>
                <w:color w:val="000000" w:themeColor="text1"/>
              </w:rPr>
            </w:rPrChange>
          </w:rPr>
          <w:t xml:space="preserve"> </w:t>
        </w:r>
        <w:proofErr w:type="spellStart"/>
        <w:r w:rsidRPr="00E707F3">
          <w:rPr>
            <w:color w:val="EE0000"/>
            <w:rPrChange w:id="3151" w:author="Administrator" w:date="2026-08-16T20:42:00Z" w16du:dateUtc="2026-08-16T13:42:00Z">
              <w:rPr>
                <w:color w:val="000000" w:themeColor="text1"/>
              </w:rPr>
            </w:rPrChange>
          </w:rPr>
          <w:t>ra</w:t>
        </w:r>
        <w:proofErr w:type="spellEnd"/>
        <w:r w:rsidRPr="00E707F3">
          <w:rPr>
            <w:color w:val="EE0000"/>
            <w:rPrChange w:id="3152" w:author="Administrator" w:date="2026-08-16T20:42:00Z" w16du:dateUtc="2026-08-16T13:42:00Z">
              <w:rPr>
                <w:color w:val="000000" w:themeColor="text1"/>
              </w:rPr>
            </w:rPrChange>
          </w:rPr>
          <w:t xml:space="preserve"> </w:t>
        </w:r>
        <w:proofErr w:type="spellStart"/>
        <w:r w:rsidRPr="00E707F3">
          <w:rPr>
            <w:color w:val="EE0000"/>
            <w:rPrChange w:id="3153" w:author="Administrator" w:date="2026-08-16T20:42:00Z" w16du:dateUtc="2026-08-16T13:42:00Z">
              <w:rPr>
                <w:color w:val="000000" w:themeColor="text1"/>
              </w:rPr>
            </w:rPrChange>
          </w:rPr>
          <w:t>cho</w:t>
        </w:r>
        <w:proofErr w:type="spellEnd"/>
        <w:r w:rsidRPr="00E707F3">
          <w:rPr>
            <w:color w:val="EE0000"/>
            <w:rPrChange w:id="3154" w:author="Administrator" w:date="2026-08-16T20:42:00Z" w16du:dateUtc="2026-08-16T13:42:00Z">
              <w:rPr>
                <w:color w:val="000000" w:themeColor="text1"/>
              </w:rPr>
            </w:rPrChange>
          </w:rPr>
          <w:t xml:space="preserve"> </w:t>
        </w:r>
        <w:proofErr w:type="spellStart"/>
        <w:r w:rsidRPr="00E707F3">
          <w:rPr>
            <w:color w:val="EE0000"/>
            <w:rPrChange w:id="3155" w:author="Administrator" w:date="2026-08-16T20:42:00Z" w16du:dateUtc="2026-08-16T13:42:00Z">
              <w:rPr>
                <w:color w:val="000000" w:themeColor="text1"/>
              </w:rPr>
            </w:rPrChange>
          </w:rPr>
          <w:t>chuyên</w:t>
        </w:r>
        <w:proofErr w:type="spellEnd"/>
        <w:r w:rsidRPr="00E707F3">
          <w:rPr>
            <w:color w:val="EE0000"/>
            <w:rPrChange w:id="3156" w:author="Administrator" w:date="2026-08-16T20:42:00Z" w16du:dateUtc="2026-08-16T13:42:00Z">
              <w:rPr>
                <w:color w:val="000000" w:themeColor="text1"/>
              </w:rPr>
            </w:rPrChange>
          </w:rPr>
          <w:t xml:space="preserve"> </w:t>
        </w:r>
        <w:proofErr w:type="spellStart"/>
        <w:r w:rsidRPr="00E707F3">
          <w:rPr>
            <w:color w:val="EE0000"/>
            <w:rPrChange w:id="3157" w:author="Administrator" w:date="2026-08-16T20:42:00Z" w16du:dateUtc="2026-08-16T13:42:00Z">
              <w:rPr>
                <w:color w:val="000000" w:themeColor="text1"/>
              </w:rPr>
            </w:rPrChange>
          </w:rPr>
          <w:t>gia</w:t>
        </w:r>
        <w:proofErr w:type="spellEnd"/>
        <w:r w:rsidRPr="00E707F3">
          <w:rPr>
            <w:color w:val="EE0000"/>
            <w:rPrChange w:id="3158" w:author="Administrator" w:date="2026-08-16T20:42:00Z" w16du:dateUtc="2026-08-16T13:42:00Z">
              <w:rPr>
                <w:color w:val="000000" w:themeColor="text1"/>
              </w:rPr>
            </w:rPrChange>
          </w:rPr>
          <w:t xml:space="preserve"> </w:t>
        </w:r>
        <w:proofErr w:type="spellStart"/>
        <w:r w:rsidRPr="00E707F3">
          <w:rPr>
            <w:color w:val="EE0000"/>
            <w:rPrChange w:id="3159" w:author="Administrator" w:date="2026-08-16T20:42:00Z" w16du:dateUtc="2026-08-16T13:42:00Z">
              <w:rPr>
                <w:color w:val="000000" w:themeColor="text1"/>
              </w:rPr>
            </w:rPrChange>
          </w:rPr>
          <w:t>và</w:t>
        </w:r>
        <w:proofErr w:type="spellEnd"/>
        <w:r w:rsidRPr="00E707F3">
          <w:rPr>
            <w:color w:val="EE0000"/>
            <w:rPrChange w:id="3160" w:author="Administrator" w:date="2026-08-16T20:42:00Z" w16du:dateUtc="2026-08-16T13:42:00Z">
              <w:rPr>
                <w:color w:val="000000" w:themeColor="text1"/>
              </w:rPr>
            </w:rPrChange>
          </w:rPr>
          <w:t xml:space="preserve"> </w:t>
        </w:r>
        <w:proofErr w:type="spellStart"/>
        <w:r w:rsidRPr="00E707F3">
          <w:rPr>
            <w:color w:val="EE0000"/>
            <w:rPrChange w:id="3161" w:author="Administrator" w:date="2026-08-16T20:42:00Z" w16du:dateUtc="2026-08-16T13:42:00Z">
              <w:rPr>
                <w:color w:val="000000" w:themeColor="text1"/>
              </w:rPr>
            </w:rPrChange>
          </w:rPr>
          <w:t>tổ</w:t>
        </w:r>
        <w:proofErr w:type="spellEnd"/>
        <w:r w:rsidRPr="00E707F3">
          <w:rPr>
            <w:color w:val="EE0000"/>
            <w:rPrChange w:id="3162" w:author="Administrator" w:date="2026-08-16T20:42:00Z" w16du:dateUtc="2026-08-16T13:42:00Z">
              <w:rPr>
                <w:color w:val="000000" w:themeColor="text1"/>
              </w:rPr>
            </w:rPrChange>
          </w:rPr>
          <w:t xml:space="preserve"> </w:t>
        </w:r>
        <w:proofErr w:type="spellStart"/>
        <w:r w:rsidRPr="00E707F3">
          <w:rPr>
            <w:color w:val="EE0000"/>
            <w:rPrChange w:id="3163" w:author="Administrator" w:date="2026-08-16T20:42:00Z" w16du:dateUtc="2026-08-16T13:42:00Z">
              <w:rPr>
                <w:color w:val="000000" w:themeColor="text1"/>
              </w:rPr>
            </w:rPrChange>
          </w:rPr>
          <w:t>chức</w:t>
        </w:r>
        <w:proofErr w:type="spellEnd"/>
        <w:r w:rsidRPr="00E707F3">
          <w:rPr>
            <w:color w:val="EE0000"/>
            <w:rPrChange w:id="3164" w:author="Administrator" w:date="2026-08-16T20:42:00Z" w16du:dateUtc="2026-08-16T13:42:00Z">
              <w:rPr>
                <w:color w:val="000000" w:themeColor="text1"/>
              </w:rPr>
            </w:rPrChange>
          </w:rPr>
          <w:t xml:space="preserve"> KH&amp;CN, </w:t>
        </w:r>
        <w:proofErr w:type="spellStart"/>
        <w:r w:rsidRPr="00E707F3">
          <w:rPr>
            <w:color w:val="EE0000"/>
            <w:rPrChange w:id="3165" w:author="Administrator" w:date="2026-08-16T20:42:00Z" w16du:dateUtc="2026-08-16T13:42:00Z">
              <w:rPr>
                <w:color w:val="000000" w:themeColor="text1"/>
              </w:rPr>
            </w:rPrChange>
          </w:rPr>
          <w:t>tỷ</w:t>
        </w:r>
        <w:proofErr w:type="spellEnd"/>
        <w:r w:rsidRPr="00E707F3">
          <w:rPr>
            <w:color w:val="EE0000"/>
            <w:rPrChange w:id="3166" w:author="Administrator" w:date="2026-08-16T20:42:00Z" w16du:dateUtc="2026-08-16T13:42:00Z">
              <w:rPr>
                <w:color w:val="000000" w:themeColor="text1"/>
              </w:rPr>
            </w:rPrChange>
          </w:rPr>
          <w:t xml:space="preserve"> </w:t>
        </w:r>
        <w:proofErr w:type="spellStart"/>
        <w:r w:rsidRPr="00E707F3">
          <w:rPr>
            <w:color w:val="EE0000"/>
            <w:rPrChange w:id="3167" w:author="Administrator" w:date="2026-08-16T20:42:00Z" w16du:dateUtc="2026-08-16T13:42:00Z">
              <w:rPr>
                <w:color w:val="000000" w:themeColor="text1"/>
              </w:rPr>
            </w:rPrChange>
          </w:rPr>
          <w:t>lệ</w:t>
        </w:r>
        <w:proofErr w:type="spellEnd"/>
        <w:r w:rsidRPr="00E707F3">
          <w:rPr>
            <w:color w:val="EE0000"/>
            <w:rPrChange w:id="3168" w:author="Administrator" w:date="2026-08-16T20:42:00Z" w16du:dateUtc="2026-08-16T13:42:00Z">
              <w:rPr>
                <w:color w:val="000000" w:themeColor="text1"/>
              </w:rPr>
            </w:rPrChange>
          </w:rPr>
          <w:t xml:space="preserve"> </w:t>
        </w:r>
        <w:proofErr w:type="spellStart"/>
        <w:r w:rsidRPr="00E707F3">
          <w:rPr>
            <w:color w:val="EE0000"/>
            <w:rPrChange w:id="3169" w:author="Administrator" w:date="2026-08-16T20:42:00Z" w16du:dateUtc="2026-08-16T13:42:00Z">
              <w:rPr>
                <w:color w:val="000000" w:themeColor="text1"/>
              </w:rPr>
            </w:rPrChange>
          </w:rPr>
          <w:t>khách</w:t>
        </w:r>
        <w:proofErr w:type="spellEnd"/>
        <w:r w:rsidRPr="00E707F3">
          <w:rPr>
            <w:color w:val="EE0000"/>
            <w:rPrChange w:id="3170" w:author="Administrator" w:date="2026-08-16T20:42:00Z" w16du:dateUtc="2026-08-16T13:42:00Z">
              <w:rPr>
                <w:color w:val="000000" w:themeColor="text1"/>
              </w:rPr>
            </w:rPrChange>
          </w:rPr>
          <w:t xml:space="preserve"> </w:t>
        </w:r>
        <w:proofErr w:type="spellStart"/>
        <w:r w:rsidRPr="00E707F3">
          <w:rPr>
            <w:color w:val="EE0000"/>
            <w:rPrChange w:id="3171" w:author="Administrator" w:date="2026-08-16T20:42:00Z" w16du:dateUtc="2026-08-16T13:42:00Z">
              <w:rPr>
                <w:color w:val="000000" w:themeColor="text1"/>
              </w:rPr>
            </w:rPrChange>
          </w:rPr>
          <w:t>hàng</w:t>
        </w:r>
        <w:proofErr w:type="spellEnd"/>
        <w:r w:rsidRPr="00E707F3">
          <w:rPr>
            <w:color w:val="EE0000"/>
            <w:rPrChange w:id="3172" w:author="Administrator" w:date="2026-08-16T20:42:00Z" w16du:dateUtc="2026-08-16T13:42:00Z">
              <w:rPr>
                <w:color w:val="000000" w:themeColor="text1"/>
              </w:rPr>
            </w:rPrChange>
          </w:rPr>
          <w:t xml:space="preserve"> quay </w:t>
        </w:r>
        <w:proofErr w:type="spellStart"/>
        <w:r w:rsidRPr="00E707F3">
          <w:rPr>
            <w:color w:val="EE0000"/>
            <w:rPrChange w:id="3173" w:author="Administrator" w:date="2026-08-16T20:42:00Z" w16du:dateUtc="2026-08-16T13:42:00Z">
              <w:rPr>
                <w:color w:val="000000" w:themeColor="text1"/>
              </w:rPr>
            </w:rPrChange>
          </w:rPr>
          <w:t>lại</w:t>
        </w:r>
        <w:proofErr w:type="spellEnd"/>
        <w:r w:rsidRPr="00E707F3">
          <w:rPr>
            <w:color w:val="EE0000"/>
            <w:rPrChange w:id="3174" w:author="Administrator" w:date="2026-08-16T20:42:00Z" w16du:dateUtc="2026-08-16T13:42:00Z">
              <w:rPr>
                <w:color w:val="000000" w:themeColor="text1"/>
              </w:rPr>
            </w:rPrChange>
          </w:rPr>
          <w:t xml:space="preserve"> </w:t>
        </w:r>
        <w:proofErr w:type="spellStart"/>
        <w:r w:rsidRPr="00E707F3">
          <w:rPr>
            <w:color w:val="EE0000"/>
            <w:rPrChange w:id="3175" w:author="Administrator" w:date="2026-08-16T20:42:00Z" w16du:dateUtc="2026-08-16T13:42:00Z">
              <w:rPr>
                <w:color w:val="000000" w:themeColor="text1"/>
              </w:rPr>
            </w:rPrChange>
          </w:rPr>
          <w:t>và</w:t>
        </w:r>
        <w:proofErr w:type="spellEnd"/>
        <w:r w:rsidRPr="00E707F3">
          <w:rPr>
            <w:color w:val="EE0000"/>
            <w:rPrChange w:id="3176" w:author="Administrator" w:date="2026-08-16T20:42:00Z" w16du:dateUtc="2026-08-16T13:42:00Z">
              <w:rPr>
                <w:color w:val="000000" w:themeColor="text1"/>
              </w:rPr>
            </w:rPrChange>
          </w:rPr>
          <w:t xml:space="preserve"> </w:t>
        </w:r>
        <w:proofErr w:type="spellStart"/>
        <w:r w:rsidRPr="00E707F3">
          <w:rPr>
            <w:color w:val="EE0000"/>
            <w:rPrChange w:id="3177" w:author="Administrator" w:date="2026-08-16T20:42:00Z" w16du:dateUtc="2026-08-16T13:42:00Z">
              <w:rPr>
                <w:color w:val="000000" w:themeColor="text1"/>
              </w:rPr>
            </w:rPrChange>
          </w:rPr>
          <w:t>các</w:t>
        </w:r>
        <w:proofErr w:type="spellEnd"/>
        <w:r w:rsidRPr="00E707F3">
          <w:rPr>
            <w:color w:val="EE0000"/>
            <w:rPrChange w:id="3178" w:author="Administrator" w:date="2026-08-16T20:42:00Z" w16du:dateUtc="2026-08-16T13:42:00Z">
              <w:rPr>
                <w:color w:val="000000" w:themeColor="text1"/>
              </w:rPr>
            </w:rPrChange>
          </w:rPr>
          <w:t xml:space="preserve"> </w:t>
        </w:r>
        <w:proofErr w:type="spellStart"/>
        <w:r w:rsidRPr="00E707F3">
          <w:rPr>
            <w:color w:val="EE0000"/>
            <w:rPrChange w:id="3179" w:author="Administrator" w:date="2026-08-16T20:42:00Z" w16du:dateUtc="2026-08-16T13:42:00Z">
              <w:rPr>
                <w:color w:val="000000" w:themeColor="text1"/>
              </w:rPr>
            </w:rPrChange>
          </w:rPr>
          <w:t>tác</w:t>
        </w:r>
        <w:proofErr w:type="spellEnd"/>
        <w:r w:rsidRPr="00E707F3">
          <w:rPr>
            <w:color w:val="EE0000"/>
            <w:rPrChange w:id="3180" w:author="Administrator" w:date="2026-08-16T20:42:00Z" w16du:dateUtc="2026-08-16T13:42:00Z">
              <w:rPr>
                <w:color w:val="000000" w:themeColor="text1"/>
              </w:rPr>
            </w:rPrChange>
          </w:rPr>
          <w:t xml:space="preserve"> </w:t>
        </w:r>
        <w:proofErr w:type="spellStart"/>
        <w:r w:rsidRPr="00E707F3">
          <w:rPr>
            <w:color w:val="EE0000"/>
            <w:rPrChange w:id="3181" w:author="Administrator" w:date="2026-08-16T20:42:00Z" w16du:dateUtc="2026-08-16T13:42:00Z">
              <w:rPr>
                <w:color w:val="000000" w:themeColor="text1"/>
              </w:rPr>
            </w:rPrChange>
          </w:rPr>
          <w:t>động</w:t>
        </w:r>
        <w:proofErr w:type="spellEnd"/>
        <w:r w:rsidRPr="00E707F3">
          <w:rPr>
            <w:color w:val="EE0000"/>
            <w:rPrChange w:id="3182" w:author="Administrator" w:date="2026-08-16T20:42:00Z" w16du:dateUtc="2026-08-16T13:42:00Z">
              <w:rPr>
                <w:color w:val="000000" w:themeColor="text1"/>
              </w:rPr>
            </w:rPrChange>
          </w:rPr>
          <w:t xml:space="preserve"> </w:t>
        </w:r>
        <w:proofErr w:type="spellStart"/>
        <w:r w:rsidRPr="00E707F3">
          <w:rPr>
            <w:color w:val="EE0000"/>
            <w:rPrChange w:id="3183" w:author="Administrator" w:date="2026-08-16T20:42:00Z" w16du:dateUtc="2026-08-16T13:42:00Z">
              <w:rPr>
                <w:color w:val="000000" w:themeColor="text1"/>
              </w:rPr>
            </w:rPrChange>
          </w:rPr>
          <w:t>kinh</w:t>
        </w:r>
        <w:proofErr w:type="spellEnd"/>
        <w:r w:rsidRPr="00E707F3">
          <w:rPr>
            <w:color w:val="EE0000"/>
            <w:rPrChange w:id="3184" w:author="Administrator" w:date="2026-08-16T20:42:00Z" w16du:dateUtc="2026-08-16T13:42:00Z">
              <w:rPr>
                <w:color w:val="000000" w:themeColor="text1"/>
              </w:rPr>
            </w:rPrChange>
          </w:rPr>
          <w:t xml:space="preserve"> </w:t>
        </w:r>
        <w:proofErr w:type="spellStart"/>
        <w:r w:rsidRPr="00E707F3">
          <w:rPr>
            <w:color w:val="EE0000"/>
            <w:rPrChange w:id="3185" w:author="Administrator" w:date="2026-08-16T20:42:00Z" w16du:dateUtc="2026-08-16T13:42:00Z">
              <w:rPr>
                <w:color w:val="000000" w:themeColor="text1"/>
              </w:rPr>
            </w:rPrChange>
          </w:rPr>
          <w:t>tế</w:t>
        </w:r>
        <w:proofErr w:type="spellEnd"/>
        <w:r w:rsidRPr="00E707F3">
          <w:rPr>
            <w:color w:val="EE0000"/>
            <w:rPrChange w:id="3186" w:author="Administrator" w:date="2026-08-16T20:42:00Z" w16du:dateUtc="2026-08-16T13:42:00Z">
              <w:rPr>
                <w:color w:val="000000" w:themeColor="text1"/>
              </w:rPr>
            </w:rPrChange>
          </w:rPr>
          <w:t xml:space="preserve"> – </w:t>
        </w:r>
        <w:proofErr w:type="spellStart"/>
        <w:r w:rsidRPr="00E707F3">
          <w:rPr>
            <w:color w:val="EE0000"/>
            <w:rPrChange w:id="3187" w:author="Administrator" w:date="2026-08-16T20:42:00Z" w16du:dateUtc="2026-08-16T13:42:00Z">
              <w:rPr>
                <w:color w:val="000000" w:themeColor="text1"/>
              </w:rPr>
            </w:rPrChange>
          </w:rPr>
          <w:t>xã</w:t>
        </w:r>
        <w:proofErr w:type="spellEnd"/>
        <w:r w:rsidRPr="00E707F3">
          <w:rPr>
            <w:color w:val="EE0000"/>
            <w:rPrChange w:id="3188" w:author="Administrator" w:date="2026-08-16T20:42:00Z" w16du:dateUtc="2026-08-16T13:42:00Z">
              <w:rPr>
                <w:color w:val="000000" w:themeColor="text1"/>
              </w:rPr>
            </w:rPrChange>
          </w:rPr>
          <w:t xml:space="preserve"> </w:t>
        </w:r>
        <w:proofErr w:type="spellStart"/>
        <w:r w:rsidRPr="00E707F3">
          <w:rPr>
            <w:color w:val="EE0000"/>
            <w:rPrChange w:id="3189" w:author="Administrator" w:date="2026-08-16T20:42:00Z" w16du:dateUtc="2026-08-16T13:42:00Z">
              <w:rPr>
                <w:color w:val="000000" w:themeColor="text1"/>
              </w:rPr>
            </w:rPrChange>
          </w:rPr>
          <w:t>hội</w:t>
        </w:r>
        <w:proofErr w:type="spellEnd"/>
        <w:r w:rsidRPr="00E707F3">
          <w:rPr>
            <w:color w:val="EE0000"/>
            <w:rPrChange w:id="3190" w:author="Administrator" w:date="2026-08-16T20:42:00Z" w16du:dateUtc="2026-08-16T13:42:00Z">
              <w:rPr>
                <w:color w:val="000000" w:themeColor="text1"/>
              </w:rPr>
            </w:rPrChange>
          </w:rPr>
          <w:t xml:space="preserve"> </w:t>
        </w:r>
        <w:proofErr w:type="spellStart"/>
        <w:r w:rsidRPr="00E707F3">
          <w:rPr>
            <w:color w:val="EE0000"/>
            <w:rPrChange w:id="3191" w:author="Administrator" w:date="2026-08-16T20:42:00Z" w16du:dateUtc="2026-08-16T13:42:00Z">
              <w:rPr>
                <w:color w:val="000000" w:themeColor="text1"/>
              </w:rPr>
            </w:rPrChange>
          </w:rPr>
          <w:t>có</w:t>
        </w:r>
        <w:proofErr w:type="spellEnd"/>
        <w:r w:rsidRPr="00E707F3">
          <w:rPr>
            <w:color w:val="EE0000"/>
            <w:rPrChange w:id="3192" w:author="Administrator" w:date="2026-08-16T20:42:00Z" w16du:dateUtc="2026-08-16T13:42:00Z">
              <w:rPr>
                <w:color w:val="000000" w:themeColor="text1"/>
              </w:rPr>
            </w:rPrChange>
          </w:rPr>
          <w:t xml:space="preserve"> </w:t>
        </w:r>
        <w:proofErr w:type="spellStart"/>
        <w:r w:rsidRPr="00E707F3">
          <w:rPr>
            <w:color w:val="EE0000"/>
            <w:rPrChange w:id="3193" w:author="Administrator" w:date="2026-08-16T20:42:00Z" w16du:dateUtc="2026-08-16T13:42:00Z">
              <w:rPr>
                <w:color w:val="000000" w:themeColor="text1"/>
              </w:rPr>
            </w:rPrChange>
          </w:rPr>
          <w:t>thể</w:t>
        </w:r>
        <w:proofErr w:type="spellEnd"/>
        <w:r w:rsidRPr="00E707F3">
          <w:rPr>
            <w:color w:val="EE0000"/>
            <w:rPrChange w:id="3194" w:author="Administrator" w:date="2026-08-16T20:42:00Z" w16du:dateUtc="2026-08-16T13:42:00Z">
              <w:rPr>
                <w:color w:val="000000" w:themeColor="text1"/>
              </w:rPr>
            </w:rPrChange>
          </w:rPr>
          <w:t xml:space="preserve"> </w:t>
        </w:r>
        <w:proofErr w:type="spellStart"/>
        <w:r w:rsidRPr="00E707F3">
          <w:rPr>
            <w:color w:val="EE0000"/>
            <w:rPrChange w:id="3195" w:author="Administrator" w:date="2026-08-16T20:42:00Z" w16du:dateUtc="2026-08-16T13:42:00Z">
              <w:rPr>
                <w:color w:val="000000" w:themeColor="text1"/>
              </w:rPr>
            </w:rPrChange>
          </w:rPr>
          <w:t>đo</w:t>
        </w:r>
        <w:proofErr w:type="spellEnd"/>
        <w:r w:rsidRPr="00E707F3">
          <w:rPr>
            <w:color w:val="EE0000"/>
            <w:rPrChange w:id="3196" w:author="Administrator" w:date="2026-08-16T20:42:00Z" w16du:dateUtc="2026-08-16T13:42:00Z">
              <w:rPr>
                <w:color w:val="000000" w:themeColor="text1"/>
              </w:rPr>
            </w:rPrChange>
          </w:rPr>
          <w:t xml:space="preserve"> </w:t>
        </w:r>
        <w:proofErr w:type="spellStart"/>
        <w:r w:rsidRPr="00E707F3">
          <w:rPr>
            <w:color w:val="EE0000"/>
            <w:rPrChange w:id="3197" w:author="Administrator" w:date="2026-08-16T20:42:00Z" w16du:dateUtc="2026-08-16T13:42:00Z">
              <w:rPr>
                <w:color w:val="000000" w:themeColor="text1"/>
              </w:rPr>
            </w:rPrChange>
          </w:rPr>
          <w:t>lường</w:t>
        </w:r>
        <w:proofErr w:type="spellEnd"/>
        <w:r w:rsidRPr="00E707F3">
          <w:rPr>
            <w:color w:val="EE0000"/>
            <w:rPrChange w:id="3198" w:author="Administrator" w:date="2026-08-16T20:42:00Z" w16du:dateUtc="2026-08-16T13:42:00Z">
              <w:rPr>
                <w:color w:val="000000" w:themeColor="text1"/>
              </w:rPr>
            </w:rPrChange>
          </w:rPr>
          <w:t xml:space="preserve">. Qua </w:t>
        </w:r>
        <w:proofErr w:type="spellStart"/>
        <w:r w:rsidRPr="00E707F3">
          <w:rPr>
            <w:color w:val="EE0000"/>
            <w:rPrChange w:id="3199" w:author="Administrator" w:date="2026-08-16T20:42:00Z" w16du:dateUtc="2026-08-16T13:42:00Z">
              <w:rPr>
                <w:color w:val="000000" w:themeColor="text1"/>
              </w:rPr>
            </w:rPrChange>
          </w:rPr>
          <w:t>đó</w:t>
        </w:r>
        <w:proofErr w:type="spellEnd"/>
        <w:r w:rsidRPr="00E707F3">
          <w:rPr>
            <w:color w:val="EE0000"/>
            <w:rPrChange w:id="3200" w:author="Administrator" w:date="2026-08-16T20:42:00Z" w16du:dateUtc="2026-08-16T13:42:00Z">
              <w:rPr>
                <w:color w:val="000000" w:themeColor="text1"/>
              </w:rPr>
            </w:rPrChange>
          </w:rPr>
          <w:t xml:space="preserve">, </w:t>
        </w:r>
        <w:proofErr w:type="spellStart"/>
        <w:r w:rsidRPr="00E707F3">
          <w:rPr>
            <w:color w:val="EE0000"/>
            <w:rPrChange w:id="3201" w:author="Administrator" w:date="2026-08-16T20:42:00Z" w16du:dateUtc="2026-08-16T13:42:00Z">
              <w:rPr>
                <w:color w:val="000000" w:themeColor="text1"/>
              </w:rPr>
            </w:rPrChange>
          </w:rPr>
          <w:t>hiệu</w:t>
        </w:r>
        <w:proofErr w:type="spellEnd"/>
        <w:r w:rsidRPr="00E707F3">
          <w:rPr>
            <w:color w:val="EE0000"/>
            <w:rPrChange w:id="3202" w:author="Administrator" w:date="2026-08-16T20:42:00Z" w16du:dateUtc="2026-08-16T13:42:00Z">
              <w:rPr>
                <w:color w:val="000000" w:themeColor="text1"/>
              </w:rPr>
            </w:rPrChange>
          </w:rPr>
          <w:t xml:space="preserve"> </w:t>
        </w:r>
        <w:proofErr w:type="spellStart"/>
        <w:r w:rsidRPr="00E707F3">
          <w:rPr>
            <w:color w:val="EE0000"/>
            <w:rPrChange w:id="3203" w:author="Administrator" w:date="2026-08-16T20:42:00Z" w16du:dateUtc="2026-08-16T13:42:00Z">
              <w:rPr>
                <w:color w:val="000000" w:themeColor="text1"/>
              </w:rPr>
            </w:rPrChange>
          </w:rPr>
          <w:t>quả</w:t>
        </w:r>
        <w:proofErr w:type="spellEnd"/>
        <w:r w:rsidRPr="00E707F3">
          <w:rPr>
            <w:color w:val="EE0000"/>
            <w:rPrChange w:id="3204" w:author="Administrator" w:date="2026-08-16T20:42:00Z" w16du:dateUtc="2026-08-16T13:42:00Z">
              <w:rPr>
                <w:color w:val="000000" w:themeColor="text1"/>
              </w:rPr>
            </w:rPrChange>
          </w:rPr>
          <w:t xml:space="preserve"> </w:t>
        </w:r>
        <w:proofErr w:type="spellStart"/>
        <w:r w:rsidRPr="00E707F3">
          <w:rPr>
            <w:color w:val="EE0000"/>
            <w:rPrChange w:id="3205" w:author="Administrator" w:date="2026-08-16T20:42:00Z" w16du:dateUtc="2026-08-16T13:42:00Z">
              <w:rPr>
                <w:color w:val="000000" w:themeColor="text1"/>
              </w:rPr>
            </w:rPrChange>
          </w:rPr>
          <w:t>của</w:t>
        </w:r>
        <w:proofErr w:type="spellEnd"/>
        <w:r w:rsidRPr="00E707F3">
          <w:rPr>
            <w:color w:val="EE0000"/>
            <w:rPrChange w:id="3206" w:author="Administrator" w:date="2026-08-16T20:42:00Z" w16du:dateUtc="2026-08-16T13:42:00Z">
              <w:rPr>
                <w:color w:val="000000" w:themeColor="text1"/>
              </w:rPr>
            </w:rPrChange>
          </w:rPr>
          <w:t xml:space="preserve"> VI CONNECT </w:t>
        </w:r>
        <w:proofErr w:type="spellStart"/>
        <w:r w:rsidRPr="00E707F3">
          <w:rPr>
            <w:color w:val="EE0000"/>
            <w:rPrChange w:id="3207" w:author="Administrator" w:date="2026-08-16T20:42:00Z" w16du:dateUtc="2026-08-16T13:42:00Z">
              <w:rPr>
                <w:color w:val="000000" w:themeColor="text1"/>
              </w:rPr>
            </w:rPrChange>
          </w:rPr>
          <w:t>được</w:t>
        </w:r>
        <w:proofErr w:type="spellEnd"/>
        <w:r w:rsidRPr="00E707F3">
          <w:rPr>
            <w:color w:val="EE0000"/>
            <w:rPrChange w:id="3208" w:author="Administrator" w:date="2026-08-16T20:42:00Z" w16du:dateUtc="2026-08-16T13:42:00Z">
              <w:rPr>
                <w:color w:val="000000" w:themeColor="text1"/>
              </w:rPr>
            </w:rPrChange>
          </w:rPr>
          <w:t xml:space="preserve"> </w:t>
        </w:r>
        <w:proofErr w:type="spellStart"/>
        <w:r w:rsidRPr="00E707F3">
          <w:rPr>
            <w:color w:val="EE0000"/>
            <w:rPrChange w:id="3209" w:author="Administrator" w:date="2026-08-16T20:42:00Z" w16du:dateUtc="2026-08-16T13:42:00Z">
              <w:rPr>
                <w:color w:val="000000" w:themeColor="text1"/>
              </w:rPr>
            </w:rPrChange>
          </w:rPr>
          <w:t>đánh</w:t>
        </w:r>
        <w:proofErr w:type="spellEnd"/>
        <w:r w:rsidRPr="00E707F3">
          <w:rPr>
            <w:color w:val="EE0000"/>
            <w:rPrChange w:id="3210" w:author="Administrator" w:date="2026-08-16T20:42:00Z" w16du:dateUtc="2026-08-16T13:42:00Z">
              <w:rPr>
                <w:color w:val="000000" w:themeColor="text1"/>
              </w:rPr>
            </w:rPrChange>
          </w:rPr>
          <w:t xml:space="preserve"> </w:t>
        </w:r>
        <w:proofErr w:type="spellStart"/>
        <w:r w:rsidRPr="00E707F3">
          <w:rPr>
            <w:color w:val="EE0000"/>
            <w:rPrChange w:id="3211" w:author="Administrator" w:date="2026-08-16T20:42:00Z" w16du:dateUtc="2026-08-16T13:42:00Z">
              <w:rPr>
                <w:color w:val="000000" w:themeColor="text1"/>
              </w:rPr>
            </w:rPrChange>
          </w:rPr>
          <w:t>giá</w:t>
        </w:r>
        <w:proofErr w:type="spellEnd"/>
        <w:r w:rsidRPr="00E707F3">
          <w:rPr>
            <w:color w:val="EE0000"/>
            <w:rPrChange w:id="3212" w:author="Administrator" w:date="2026-08-16T20:42:00Z" w16du:dateUtc="2026-08-16T13:42:00Z">
              <w:rPr>
                <w:color w:val="000000" w:themeColor="text1"/>
              </w:rPr>
            </w:rPrChange>
          </w:rPr>
          <w:t xml:space="preserve"> </w:t>
        </w:r>
        <w:proofErr w:type="spellStart"/>
        <w:r w:rsidRPr="00E707F3">
          <w:rPr>
            <w:color w:val="EE0000"/>
            <w:rPrChange w:id="3213" w:author="Administrator" w:date="2026-08-16T20:42:00Z" w16du:dateUtc="2026-08-16T13:42:00Z">
              <w:rPr>
                <w:color w:val="000000" w:themeColor="text1"/>
              </w:rPr>
            </w:rPrChange>
          </w:rPr>
          <w:t>chủ</w:t>
        </w:r>
        <w:proofErr w:type="spellEnd"/>
        <w:r w:rsidRPr="00E707F3">
          <w:rPr>
            <w:color w:val="EE0000"/>
            <w:rPrChange w:id="3214" w:author="Administrator" w:date="2026-08-16T20:42:00Z" w16du:dateUtc="2026-08-16T13:42:00Z">
              <w:rPr>
                <w:color w:val="000000" w:themeColor="text1"/>
              </w:rPr>
            </w:rPrChange>
          </w:rPr>
          <w:t xml:space="preserve"> </w:t>
        </w:r>
        <w:proofErr w:type="spellStart"/>
        <w:r w:rsidRPr="00E707F3">
          <w:rPr>
            <w:color w:val="EE0000"/>
            <w:rPrChange w:id="3215" w:author="Administrator" w:date="2026-08-16T20:42:00Z" w16du:dateUtc="2026-08-16T13:42:00Z">
              <w:rPr>
                <w:color w:val="000000" w:themeColor="text1"/>
              </w:rPr>
            </w:rPrChange>
          </w:rPr>
          <w:t>yếu</w:t>
        </w:r>
        <w:proofErr w:type="spellEnd"/>
        <w:r w:rsidRPr="00E707F3">
          <w:rPr>
            <w:color w:val="EE0000"/>
            <w:rPrChange w:id="3216" w:author="Administrator" w:date="2026-08-16T20:42:00Z" w16du:dateUtc="2026-08-16T13:42:00Z">
              <w:rPr>
                <w:color w:val="000000" w:themeColor="text1"/>
              </w:rPr>
            </w:rPrChange>
          </w:rPr>
          <w:t xml:space="preserve"> </w:t>
        </w:r>
        <w:proofErr w:type="spellStart"/>
        <w:r w:rsidRPr="00E707F3">
          <w:rPr>
            <w:color w:val="EE0000"/>
            <w:rPrChange w:id="3217" w:author="Administrator" w:date="2026-08-16T20:42:00Z" w16du:dateUtc="2026-08-16T13:42:00Z">
              <w:rPr>
                <w:color w:val="000000" w:themeColor="text1"/>
              </w:rPr>
            </w:rPrChange>
          </w:rPr>
          <w:t>dựa</w:t>
        </w:r>
        <w:proofErr w:type="spellEnd"/>
        <w:r w:rsidRPr="00E707F3">
          <w:rPr>
            <w:color w:val="EE0000"/>
            <w:rPrChange w:id="3218" w:author="Administrator" w:date="2026-08-16T20:42:00Z" w16du:dateUtc="2026-08-16T13:42:00Z">
              <w:rPr>
                <w:color w:val="000000" w:themeColor="text1"/>
              </w:rPr>
            </w:rPrChange>
          </w:rPr>
          <w:t xml:space="preserve"> </w:t>
        </w:r>
        <w:proofErr w:type="spellStart"/>
        <w:r w:rsidRPr="00E707F3">
          <w:rPr>
            <w:color w:val="EE0000"/>
            <w:rPrChange w:id="3219" w:author="Administrator" w:date="2026-08-16T20:42:00Z" w16du:dateUtc="2026-08-16T13:42:00Z">
              <w:rPr>
                <w:color w:val="000000" w:themeColor="text1"/>
              </w:rPr>
            </w:rPrChange>
          </w:rPr>
          <w:t>trên</w:t>
        </w:r>
        <w:proofErr w:type="spellEnd"/>
        <w:r w:rsidRPr="00E707F3">
          <w:rPr>
            <w:color w:val="EE0000"/>
            <w:rPrChange w:id="3220" w:author="Administrator" w:date="2026-08-16T20:42:00Z" w16du:dateUtc="2026-08-16T13:42:00Z">
              <w:rPr>
                <w:color w:val="000000" w:themeColor="text1"/>
              </w:rPr>
            </w:rPrChange>
          </w:rPr>
          <w:t xml:space="preserve"> </w:t>
        </w:r>
        <w:proofErr w:type="spellStart"/>
        <w:r w:rsidRPr="00E707F3">
          <w:rPr>
            <w:color w:val="EE0000"/>
            <w:rPrChange w:id="3221" w:author="Administrator" w:date="2026-08-16T20:42:00Z" w16du:dateUtc="2026-08-16T13:42:00Z">
              <w:rPr>
                <w:color w:val="000000" w:themeColor="text1"/>
              </w:rPr>
            </w:rPrChange>
          </w:rPr>
          <w:t>giá</w:t>
        </w:r>
        <w:proofErr w:type="spellEnd"/>
        <w:r w:rsidRPr="00E707F3">
          <w:rPr>
            <w:color w:val="EE0000"/>
            <w:rPrChange w:id="3222" w:author="Administrator" w:date="2026-08-16T20:42:00Z" w16du:dateUtc="2026-08-16T13:42:00Z">
              <w:rPr>
                <w:color w:val="000000" w:themeColor="text1"/>
              </w:rPr>
            </w:rPrChange>
          </w:rPr>
          <w:t xml:space="preserve"> </w:t>
        </w:r>
        <w:proofErr w:type="spellStart"/>
        <w:r w:rsidRPr="00E707F3">
          <w:rPr>
            <w:color w:val="EE0000"/>
            <w:rPrChange w:id="3223" w:author="Administrator" w:date="2026-08-16T20:42:00Z" w16du:dateUtc="2026-08-16T13:42:00Z">
              <w:rPr>
                <w:color w:val="000000" w:themeColor="text1"/>
              </w:rPr>
            </w:rPrChange>
          </w:rPr>
          <w:t>trị</w:t>
        </w:r>
        <w:proofErr w:type="spellEnd"/>
        <w:r w:rsidRPr="00E707F3">
          <w:rPr>
            <w:color w:val="EE0000"/>
            <w:rPrChange w:id="3224" w:author="Administrator" w:date="2026-08-16T20:42:00Z" w16du:dateUtc="2026-08-16T13:42:00Z">
              <w:rPr>
                <w:color w:val="000000" w:themeColor="text1"/>
              </w:rPr>
            </w:rPrChange>
          </w:rPr>
          <w:t xml:space="preserve"> </w:t>
        </w:r>
        <w:proofErr w:type="spellStart"/>
        <w:r w:rsidRPr="00E707F3">
          <w:rPr>
            <w:color w:val="EE0000"/>
            <w:rPrChange w:id="3225" w:author="Administrator" w:date="2026-08-16T20:42:00Z" w16du:dateUtc="2026-08-16T13:42:00Z">
              <w:rPr>
                <w:color w:val="000000" w:themeColor="text1"/>
              </w:rPr>
            </w:rPrChange>
          </w:rPr>
          <w:t>thực</w:t>
        </w:r>
        <w:proofErr w:type="spellEnd"/>
        <w:r w:rsidRPr="00E707F3">
          <w:rPr>
            <w:color w:val="EE0000"/>
            <w:rPrChange w:id="3226" w:author="Administrator" w:date="2026-08-16T20:42:00Z" w16du:dateUtc="2026-08-16T13:42:00Z">
              <w:rPr>
                <w:color w:val="000000" w:themeColor="text1"/>
              </w:rPr>
            </w:rPrChange>
          </w:rPr>
          <w:t xml:space="preserve"> </w:t>
        </w:r>
        <w:proofErr w:type="spellStart"/>
        <w:r w:rsidRPr="00E707F3">
          <w:rPr>
            <w:color w:val="EE0000"/>
            <w:rPrChange w:id="3227" w:author="Administrator" w:date="2026-08-16T20:42:00Z" w16du:dateUtc="2026-08-16T13:42:00Z">
              <w:rPr>
                <w:color w:val="000000" w:themeColor="text1"/>
              </w:rPr>
            </w:rPrChange>
          </w:rPr>
          <w:t>tế</w:t>
        </w:r>
        <w:proofErr w:type="spellEnd"/>
        <w:r w:rsidRPr="00E707F3">
          <w:rPr>
            <w:color w:val="EE0000"/>
            <w:rPrChange w:id="3228" w:author="Administrator" w:date="2026-08-16T20:42:00Z" w16du:dateUtc="2026-08-16T13:42:00Z">
              <w:rPr>
                <w:color w:val="000000" w:themeColor="text1"/>
              </w:rPr>
            </w:rPrChange>
          </w:rPr>
          <w:t xml:space="preserve"> </w:t>
        </w:r>
        <w:proofErr w:type="spellStart"/>
        <w:r w:rsidRPr="00E707F3">
          <w:rPr>
            <w:color w:val="EE0000"/>
            <w:rPrChange w:id="3229" w:author="Administrator" w:date="2026-08-16T20:42:00Z" w16du:dateUtc="2026-08-16T13:42:00Z">
              <w:rPr>
                <w:color w:val="000000" w:themeColor="text1"/>
              </w:rPr>
            </w:rPrChange>
          </w:rPr>
          <w:t>được</w:t>
        </w:r>
        <w:proofErr w:type="spellEnd"/>
        <w:r w:rsidRPr="00E707F3">
          <w:rPr>
            <w:color w:val="EE0000"/>
            <w:rPrChange w:id="3230" w:author="Administrator" w:date="2026-08-16T20:42:00Z" w16du:dateUtc="2026-08-16T13:42:00Z">
              <w:rPr>
                <w:color w:val="000000" w:themeColor="text1"/>
              </w:rPr>
            </w:rPrChange>
          </w:rPr>
          <w:t xml:space="preserve"> </w:t>
        </w:r>
        <w:proofErr w:type="spellStart"/>
        <w:r w:rsidRPr="00E707F3">
          <w:rPr>
            <w:color w:val="EE0000"/>
            <w:rPrChange w:id="3231" w:author="Administrator" w:date="2026-08-16T20:42:00Z" w16du:dateUtc="2026-08-16T13:42:00Z">
              <w:rPr>
                <w:color w:val="000000" w:themeColor="text1"/>
              </w:rPr>
            </w:rPrChange>
          </w:rPr>
          <w:t>tạo</w:t>
        </w:r>
        <w:proofErr w:type="spellEnd"/>
        <w:r w:rsidRPr="00E707F3">
          <w:rPr>
            <w:color w:val="EE0000"/>
            <w:rPrChange w:id="3232" w:author="Administrator" w:date="2026-08-16T20:42:00Z" w16du:dateUtc="2026-08-16T13:42:00Z">
              <w:rPr>
                <w:color w:val="000000" w:themeColor="text1"/>
              </w:rPr>
            </w:rPrChange>
          </w:rPr>
          <w:t xml:space="preserve"> </w:t>
        </w:r>
        <w:proofErr w:type="spellStart"/>
        <w:r w:rsidRPr="00E707F3">
          <w:rPr>
            <w:color w:val="EE0000"/>
            <w:rPrChange w:id="3233" w:author="Administrator" w:date="2026-08-16T20:42:00Z" w16du:dateUtc="2026-08-16T13:42:00Z">
              <w:rPr>
                <w:color w:val="000000" w:themeColor="text1"/>
              </w:rPr>
            </w:rPrChange>
          </w:rPr>
          <w:t>ra</w:t>
        </w:r>
        <w:proofErr w:type="spellEnd"/>
        <w:r w:rsidRPr="00E707F3">
          <w:rPr>
            <w:color w:val="EE0000"/>
            <w:rPrChange w:id="3234" w:author="Administrator" w:date="2026-08-16T20:42:00Z" w16du:dateUtc="2026-08-16T13:42:00Z">
              <w:rPr>
                <w:color w:val="000000" w:themeColor="text1"/>
              </w:rPr>
            </w:rPrChange>
          </w:rPr>
          <w:t xml:space="preserve"> </w:t>
        </w:r>
        <w:proofErr w:type="spellStart"/>
        <w:r w:rsidRPr="00E707F3">
          <w:rPr>
            <w:color w:val="EE0000"/>
            <w:rPrChange w:id="3235" w:author="Administrator" w:date="2026-08-16T20:42:00Z" w16du:dateUtc="2026-08-16T13:42:00Z">
              <w:rPr>
                <w:color w:val="000000" w:themeColor="text1"/>
              </w:rPr>
            </w:rPrChange>
          </w:rPr>
          <w:t>và</w:t>
        </w:r>
        <w:proofErr w:type="spellEnd"/>
        <w:r w:rsidRPr="00E707F3">
          <w:rPr>
            <w:color w:val="EE0000"/>
            <w:rPrChange w:id="3236" w:author="Administrator" w:date="2026-08-16T20:42:00Z" w16du:dateUtc="2026-08-16T13:42:00Z">
              <w:rPr>
                <w:color w:val="000000" w:themeColor="text1"/>
              </w:rPr>
            </w:rPrChange>
          </w:rPr>
          <w:t xml:space="preserve"> </w:t>
        </w:r>
        <w:proofErr w:type="spellStart"/>
        <w:r w:rsidRPr="00E707F3">
          <w:rPr>
            <w:color w:val="EE0000"/>
            <w:rPrChange w:id="3237" w:author="Administrator" w:date="2026-08-16T20:42:00Z" w16du:dateUtc="2026-08-16T13:42:00Z">
              <w:rPr>
                <w:color w:val="000000" w:themeColor="text1"/>
              </w:rPr>
            </w:rPrChange>
          </w:rPr>
          <w:t>kích</w:t>
        </w:r>
        <w:proofErr w:type="spellEnd"/>
        <w:r w:rsidRPr="00E707F3">
          <w:rPr>
            <w:color w:val="EE0000"/>
            <w:rPrChange w:id="3238" w:author="Administrator" w:date="2026-08-16T20:42:00Z" w16du:dateUtc="2026-08-16T13:42:00Z">
              <w:rPr>
                <w:color w:val="000000" w:themeColor="text1"/>
              </w:rPr>
            </w:rPrChange>
          </w:rPr>
          <w:t xml:space="preserve"> </w:t>
        </w:r>
        <w:proofErr w:type="spellStart"/>
        <w:r w:rsidRPr="00E707F3">
          <w:rPr>
            <w:color w:val="EE0000"/>
            <w:rPrChange w:id="3239" w:author="Administrator" w:date="2026-08-16T20:42:00Z" w16du:dateUtc="2026-08-16T13:42:00Z">
              <w:rPr>
                <w:color w:val="000000" w:themeColor="text1"/>
              </w:rPr>
            </w:rPrChange>
          </w:rPr>
          <w:t>hoạt</w:t>
        </w:r>
        <w:proofErr w:type="spellEnd"/>
        <w:r w:rsidRPr="00E707F3">
          <w:rPr>
            <w:color w:val="EE0000"/>
            <w:rPrChange w:id="3240" w:author="Administrator" w:date="2026-08-16T20:42:00Z" w16du:dateUtc="2026-08-16T13:42:00Z">
              <w:rPr>
                <w:color w:val="000000" w:themeColor="text1"/>
              </w:rPr>
            </w:rPrChange>
          </w:rPr>
          <w:t xml:space="preserve">, </w:t>
        </w:r>
        <w:proofErr w:type="spellStart"/>
        <w:r w:rsidRPr="00E707F3">
          <w:rPr>
            <w:color w:val="EE0000"/>
            <w:rPrChange w:id="3241" w:author="Administrator" w:date="2026-08-16T20:42:00Z" w16du:dateUtc="2026-08-16T13:42:00Z">
              <w:rPr>
                <w:color w:val="000000" w:themeColor="text1"/>
              </w:rPr>
            </w:rPrChange>
          </w:rPr>
          <w:t>thay</w:t>
        </w:r>
        <w:proofErr w:type="spellEnd"/>
        <w:r w:rsidRPr="00E707F3">
          <w:rPr>
            <w:color w:val="EE0000"/>
            <w:rPrChange w:id="3242" w:author="Administrator" w:date="2026-08-16T20:42:00Z" w16du:dateUtc="2026-08-16T13:42:00Z">
              <w:rPr>
                <w:color w:val="000000" w:themeColor="text1"/>
              </w:rPr>
            </w:rPrChange>
          </w:rPr>
          <w:t xml:space="preserve"> </w:t>
        </w:r>
        <w:proofErr w:type="spellStart"/>
        <w:r w:rsidRPr="00E707F3">
          <w:rPr>
            <w:color w:val="EE0000"/>
            <w:rPrChange w:id="3243" w:author="Administrator" w:date="2026-08-16T20:42:00Z" w16du:dateUtc="2026-08-16T13:42:00Z">
              <w:rPr>
                <w:color w:val="000000" w:themeColor="text1"/>
              </w:rPr>
            </w:rPrChange>
          </w:rPr>
          <w:t>vì</w:t>
        </w:r>
        <w:proofErr w:type="spellEnd"/>
        <w:r w:rsidRPr="00E707F3">
          <w:rPr>
            <w:color w:val="EE0000"/>
            <w:rPrChange w:id="3244" w:author="Administrator" w:date="2026-08-16T20:42:00Z" w16du:dateUtc="2026-08-16T13:42:00Z">
              <w:rPr>
                <w:color w:val="000000" w:themeColor="text1"/>
              </w:rPr>
            </w:rPrChange>
          </w:rPr>
          <w:t xml:space="preserve"> </w:t>
        </w:r>
        <w:proofErr w:type="spellStart"/>
        <w:r w:rsidRPr="00E707F3">
          <w:rPr>
            <w:color w:val="EE0000"/>
            <w:rPrChange w:id="3245" w:author="Administrator" w:date="2026-08-16T20:42:00Z" w16du:dateUtc="2026-08-16T13:42:00Z">
              <w:rPr>
                <w:color w:val="000000" w:themeColor="text1"/>
              </w:rPr>
            </w:rPrChange>
          </w:rPr>
          <w:t>chỉ</w:t>
        </w:r>
        <w:proofErr w:type="spellEnd"/>
        <w:r w:rsidRPr="00E707F3">
          <w:rPr>
            <w:color w:val="EE0000"/>
            <w:rPrChange w:id="3246" w:author="Administrator" w:date="2026-08-16T20:42:00Z" w16du:dateUtc="2026-08-16T13:42:00Z">
              <w:rPr>
                <w:color w:val="000000" w:themeColor="text1"/>
              </w:rPr>
            </w:rPrChange>
          </w:rPr>
          <w:t xml:space="preserve"> </w:t>
        </w:r>
        <w:proofErr w:type="spellStart"/>
        <w:r w:rsidRPr="00E707F3">
          <w:rPr>
            <w:color w:val="EE0000"/>
            <w:rPrChange w:id="3247" w:author="Administrator" w:date="2026-08-16T20:42:00Z" w16du:dateUtc="2026-08-16T13:42:00Z">
              <w:rPr>
                <w:color w:val="000000" w:themeColor="text1"/>
              </w:rPr>
            </w:rPrChange>
          </w:rPr>
          <w:t>dựa</w:t>
        </w:r>
        <w:proofErr w:type="spellEnd"/>
        <w:r w:rsidRPr="00E707F3">
          <w:rPr>
            <w:color w:val="EE0000"/>
            <w:rPrChange w:id="3248" w:author="Administrator" w:date="2026-08-16T20:42:00Z" w16du:dateUtc="2026-08-16T13:42:00Z">
              <w:rPr>
                <w:color w:val="000000" w:themeColor="text1"/>
              </w:rPr>
            </w:rPrChange>
          </w:rPr>
          <w:t xml:space="preserve"> </w:t>
        </w:r>
        <w:proofErr w:type="spellStart"/>
        <w:r w:rsidRPr="00E707F3">
          <w:rPr>
            <w:color w:val="EE0000"/>
            <w:rPrChange w:id="3249" w:author="Administrator" w:date="2026-08-16T20:42:00Z" w16du:dateUtc="2026-08-16T13:42:00Z">
              <w:rPr>
                <w:color w:val="000000" w:themeColor="text1"/>
              </w:rPr>
            </w:rPrChange>
          </w:rPr>
          <w:t>trên</w:t>
        </w:r>
        <w:proofErr w:type="spellEnd"/>
        <w:r w:rsidRPr="00E707F3">
          <w:rPr>
            <w:color w:val="EE0000"/>
            <w:rPrChange w:id="3250" w:author="Administrator" w:date="2026-08-16T20:42:00Z" w16du:dateUtc="2026-08-16T13:42:00Z">
              <w:rPr>
                <w:color w:val="000000" w:themeColor="text1"/>
              </w:rPr>
            </w:rPrChange>
          </w:rPr>
          <w:t xml:space="preserve"> </w:t>
        </w:r>
        <w:proofErr w:type="spellStart"/>
        <w:r w:rsidRPr="00E707F3">
          <w:rPr>
            <w:color w:val="EE0000"/>
            <w:rPrChange w:id="3251" w:author="Administrator" w:date="2026-08-16T20:42:00Z" w16du:dateUtc="2026-08-16T13:42:00Z">
              <w:rPr>
                <w:color w:val="000000" w:themeColor="text1"/>
              </w:rPr>
            </w:rPrChange>
          </w:rPr>
          <w:t>số</w:t>
        </w:r>
        <w:proofErr w:type="spellEnd"/>
        <w:r w:rsidRPr="00E707F3">
          <w:rPr>
            <w:color w:val="EE0000"/>
            <w:rPrChange w:id="3252" w:author="Administrator" w:date="2026-08-16T20:42:00Z" w16du:dateUtc="2026-08-16T13:42:00Z">
              <w:rPr>
                <w:color w:val="000000" w:themeColor="text1"/>
              </w:rPr>
            </w:rPrChange>
          </w:rPr>
          <w:t xml:space="preserve"> </w:t>
        </w:r>
        <w:proofErr w:type="spellStart"/>
        <w:r w:rsidRPr="00E707F3">
          <w:rPr>
            <w:color w:val="EE0000"/>
            <w:rPrChange w:id="3253" w:author="Administrator" w:date="2026-08-16T20:42:00Z" w16du:dateUtc="2026-08-16T13:42:00Z">
              <w:rPr>
                <w:color w:val="000000" w:themeColor="text1"/>
              </w:rPr>
            </w:rPrChange>
          </w:rPr>
          <w:t>lượng</w:t>
        </w:r>
        <w:proofErr w:type="spellEnd"/>
        <w:r w:rsidRPr="00E707F3">
          <w:rPr>
            <w:color w:val="EE0000"/>
            <w:rPrChange w:id="3254" w:author="Administrator" w:date="2026-08-16T20:42:00Z" w16du:dateUtc="2026-08-16T13:42:00Z">
              <w:rPr>
                <w:color w:val="000000" w:themeColor="text1"/>
              </w:rPr>
            </w:rPrChange>
          </w:rPr>
          <w:t xml:space="preserve"> </w:t>
        </w:r>
        <w:proofErr w:type="spellStart"/>
        <w:r w:rsidRPr="00E707F3">
          <w:rPr>
            <w:color w:val="EE0000"/>
            <w:rPrChange w:id="3255" w:author="Administrator" w:date="2026-08-16T20:42:00Z" w16du:dateUtc="2026-08-16T13:42:00Z">
              <w:rPr>
                <w:color w:val="000000" w:themeColor="text1"/>
              </w:rPr>
            </w:rPrChange>
          </w:rPr>
          <w:t>tài</w:t>
        </w:r>
        <w:proofErr w:type="spellEnd"/>
        <w:r w:rsidRPr="00E707F3">
          <w:rPr>
            <w:color w:val="EE0000"/>
            <w:rPrChange w:id="3256" w:author="Administrator" w:date="2026-08-16T20:42:00Z" w16du:dateUtc="2026-08-16T13:42:00Z">
              <w:rPr>
                <w:color w:val="000000" w:themeColor="text1"/>
              </w:rPr>
            </w:rPrChange>
          </w:rPr>
          <w:t xml:space="preserve"> </w:t>
        </w:r>
        <w:proofErr w:type="spellStart"/>
        <w:r w:rsidRPr="00E707F3">
          <w:rPr>
            <w:color w:val="EE0000"/>
            <w:rPrChange w:id="3257" w:author="Administrator" w:date="2026-08-16T20:42:00Z" w16du:dateUtc="2026-08-16T13:42:00Z">
              <w:rPr>
                <w:color w:val="000000" w:themeColor="text1"/>
              </w:rPr>
            </w:rPrChange>
          </w:rPr>
          <w:t>khoản</w:t>
        </w:r>
        <w:proofErr w:type="spellEnd"/>
        <w:r w:rsidRPr="00E707F3">
          <w:rPr>
            <w:color w:val="EE0000"/>
            <w:rPrChange w:id="3258" w:author="Administrator" w:date="2026-08-16T20:42:00Z" w16du:dateUtc="2026-08-16T13:42:00Z">
              <w:rPr>
                <w:color w:val="000000" w:themeColor="text1"/>
              </w:rPr>
            </w:rPrChange>
          </w:rPr>
          <w:t xml:space="preserve"> </w:t>
        </w:r>
        <w:proofErr w:type="spellStart"/>
        <w:r w:rsidRPr="00E707F3">
          <w:rPr>
            <w:color w:val="EE0000"/>
            <w:rPrChange w:id="3259" w:author="Administrator" w:date="2026-08-16T20:42:00Z" w16du:dateUtc="2026-08-16T13:42:00Z">
              <w:rPr>
                <w:color w:val="000000" w:themeColor="text1"/>
              </w:rPr>
            </w:rPrChange>
          </w:rPr>
          <w:t>đăng</w:t>
        </w:r>
        <w:proofErr w:type="spellEnd"/>
        <w:r w:rsidRPr="00E707F3">
          <w:rPr>
            <w:color w:val="EE0000"/>
            <w:rPrChange w:id="3260" w:author="Administrator" w:date="2026-08-16T20:42:00Z" w16du:dateUtc="2026-08-16T13:42:00Z">
              <w:rPr>
                <w:color w:val="000000" w:themeColor="text1"/>
              </w:rPr>
            </w:rPrChange>
          </w:rPr>
          <w:t xml:space="preserve"> </w:t>
        </w:r>
        <w:proofErr w:type="spellStart"/>
        <w:r w:rsidRPr="00E707F3">
          <w:rPr>
            <w:color w:val="EE0000"/>
            <w:rPrChange w:id="3261" w:author="Administrator" w:date="2026-08-16T20:42:00Z" w16du:dateUtc="2026-08-16T13:42:00Z">
              <w:rPr>
                <w:color w:val="000000" w:themeColor="text1"/>
              </w:rPr>
            </w:rPrChange>
          </w:rPr>
          <w:t>ký</w:t>
        </w:r>
        <w:proofErr w:type="spellEnd"/>
        <w:r w:rsidRPr="00E707F3">
          <w:rPr>
            <w:color w:val="EE0000"/>
            <w:rPrChange w:id="3262" w:author="Administrator" w:date="2026-08-16T20:42:00Z" w16du:dateUtc="2026-08-16T13:42:00Z">
              <w:rPr>
                <w:color w:val="000000" w:themeColor="text1"/>
              </w:rPr>
            </w:rPrChange>
          </w:rPr>
          <w:t xml:space="preserve">, </w:t>
        </w:r>
        <w:proofErr w:type="spellStart"/>
        <w:r w:rsidRPr="00E707F3">
          <w:rPr>
            <w:color w:val="EE0000"/>
            <w:rPrChange w:id="3263" w:author="Administrator" w:date="2026-08-16T20:42:00Z" w16du:dateUtc="2026-08-16T13:42:00Z">
              <w:rPr>
                <w:color w:val="000000" w:themeColor="text1"/>
              </w:rPr>
            </w:rPrChange>
          </w:rPr>
          <w:t>lượt</w:t>
        </w:r>
        <w:proofErr w:type="spellEnd"/>
        <w:r w:rsidRPr="00E707F3">
          <w:rPr>
            <w:color w:val="EE0000"/>
            <w:rPrChange w:id="3264" w:author="Administrator" w:date="2026-08-16T20:42:00Z" w16du:dateUtc="2026-08-16T13:42:00Z">
              <w:rPr>
                <w:color w:val="000000" w:themeColor="text1"/>
              </w:rPr>
            </w:rPrChange>
          </w:rPr>
          <w:t xml:space="preserve"> </w:t>
        </w:r>
        <w:proofErr w:type="spellStart"/>
        <w:r w:rsidRPr="00E707F3">
          <w:rPr>
            <w:color w:val="EE0000"/>
            <w:rPrChange w:id="3265" w:author="Administrator" w:date="2026-08-16T20:42:00Z" w16du:dateUtc="2026-08-16T13:42:00Z">
              <w:rPr>
                <w:color w:val="000000" w:themeColor="text1"/>
              </w:rPr>
            </w:rPrChange>
          </w:rPr>
          <w:t>truy</w:t>
        </w:r>
        <w:proofErr w:type="spellEnd"/>
        <w:r w:rsidRPr="00E707F3">
          <w:rPr>
            <w:color w:val="EE0000"/>
            <w:rPrChange w:id="3266" w:author="Administrator" w:date="2026-08-16T20:42:00Z" w16du:dateUtc="2026-08-16T13:42:00Z">
              <w:rPr>
                <w:color w:val="000000" w:themeColor="text1"/>
              </w:rPr>
            </w:rPrChange>
          </w:rPr>
          <w:t xml:space="preserve"> </w:t>
        </w:r>
        <w:proofErr w:type="spellStart"/>
        <w:r w:rsidRPr="00E707F3">
          <w:rPr>
            <w:color w:val="EE0000"/>
            <w:rPrChange w:id="3267" w:author="Administrator" w:date="2026-08-16T20:42:00Z" w16du:dateUtc="2026-08-16T13:42:00Z">
              <w:rPr>
                <w:color w:val="000000" w:themeColor="text1"/>
              </w:rPr>
            </w:rPrChange>
          </w:rPr>
          <w:t>cập</w:t>
        </w:r>
        <w:proofErr w:type="spellEnd"/>
        <w:r w:rsidRPr="00E707F3">
          <w:rPr>
            <w:color w:val="EE0000"/>
            <w:rPrChange w:id="3268" w:author="Administrator" w:date="2026-08-16T20:42:00Z" w16du:dateUtc="2026-08-16T13:42:00Z">
              <w:rPr>
                <w:color w:val="000000" w:themeColor="text1"/>
              </w:rPr>
            </w:rPrChange>
          </w:rPr>
          <w:t xml:space="preserve"> </w:t>
        </w:r>
        <w:proofErr w:type="spellStart"/>
        <w:r w:rsidRPr="00E707F3">
          <w:rPr>
            <w:color w:val="EE0000"/>
            <w:rPrChange w:id="3269" w:author="Administrator" w:date="2026-08-16T20:42:00Z" w16du:dateUtc="2026-08-16T13:42:00Z">
              <w:rPr>
                <w:color w:val="000000" w:themeColor="text1"/>
              </w:rPr>
            </w:rPrChange>
          </w:rPr>
          <w:t>hoặc</w:t>
        </w:r>
        <w:proofErr w:type="spellEnd"/>
        <w:r w:rsidRPr="00E707F3">
          <w:rPr>
            <w:color w:val="EE0000"/>
            <w:rPrChange w:id="3270" w:author="Administrator" w:date="2026-08-16T20:42:00Z" w16du:dateUtc="2026-08-16T13:42:00Z">
              <w:rPr>
                <w:color w:val="000000" w:themeColor="text1"/>
              </w:rPr>
            </w:rPrChange>
          </w:rPr>
          <w:t xml:space="preserve"> </w:t>
        </w:r>
        <w:proofErr w:type="spellStart"/>
        <w:r w:rsidRPr="00E707F3">
          <w:rPr>
            <w:color w:val="EE0000"/>
            <w:rPrChange w:id="3271" w:author="Administrator" w:date="2026-08-16T20:42:00Z" w16du:dateUtc="2026-08-16T13:42:00Z">
              <w:rPr>
                <w:color w:val="000000" w:themeColor="text1"/>
              </w:rPr>
            </w:rPrChange>
          </w:rPr>
          <w:t>dữ</w:t>
        </w:r>
        <w:proofErr w:type="spellEnd"/>
        <w:r w:rsidRPr="00E707F3">
          <w:rPr>
            <w:color w:val="EE0000"/>
            <w:rPrChange w:id="3272" w:author="Administrator" w:date="2026-08-16T20:42:00Z" w16du:dateUtc="2026-08-16T13:42:00Z">
              <w:rPr>
                <w:color w:val="000000" w:themeColor="text1"/>
              </w:rPr>
            </w:rPrChange>
          </w:rPr>
          <w:t xml:space="preserve"> </w:t>
        </w:r>
        <w:proofErr w:type="spellStart"/>
        <w:r w:rsidRPr="00E707F3">
          <w:rPr>
            <w:color w:val="EE0000"/>
            <w:rPrChange w:id="3273" w:author="Administrator" w:date="2026-08-16T20:42:00Z" w16du:dateUtc="2026-08-16T13:42:00Z">
              <w:rPr>
                <w:color w:val="000000" w:themeColor="text1"/>
              </w:rPr>
            </w:rPrChange>
          </w:rPr>
          <w:t>liệu</w:t>
        </w:r>
        <w:proofErr w:type="spellEnd"/>
        <w:r w:rsidRPr="00E707F3">
          <w:rPr>
            <w:color w:val="EE0000"/>
            <w:rPrChange w:id="3274" w:author="Administrator" w:date="2026-08-16T20:42:00Z" w16du:dateUtc="2026-08-16T13:42:00Z">
              <w:rPr>
                <w:color w:val="000000" w:themeColor="text1"/>
              </w:rPr>
            </w:rPrChange>
          </w:rPr>
          <w:t xml:space="preserve"> </w:t>
        </w:r>
        <w:proofErr w:type="spellStart"/>
        <w:r w:rsidRPr="00E707F3">
          <w:rPr>
            <w:color w:val="EE0000"/>
            <w:rPrChange w:id="3275" w:author="Administrator" w:date="2026-08-16T20:42:00Z" w16du:dateUtc="2026-08-16T13:42:00Z">
              <w:rPr>
                <w:color w:val="000000" w:themeColor="text1"/>
              </w:rPr>
            </w:rPrChange>
          </w:rPr>
          <w:t>được</w:t>
        </w:r>
        <w:proofErr w:type="spellEnd"/>
        <w:r w:rsidRPr="00E707F3">
          <w:rPr>
            <w:color w:val="EE0000"/>
            <w:rPrChange w:id="3276" w:author="Administrator" w:date="2026-08-16T20:42:00Z" w16du:dateUtc="2026-08-16T13:42:00Z">
              <w:rPr>
                <w:color w:val="000000" w:themeColor="text1"/>
              </w:rPr>
            </w:rPrChange>
          </w:rPr>
          <w:t xml:space="preserve"> </w:t>
        </w:r>
        <w:proofErr w:type="spellStart"/>
        <w:r w:rsidRPr="00E707F3">
          <w:rPr>
            <w:color w:val="EE0000"/>
            <w:rPrChange w:id="3277" w:author="Administrator" w:date="2026-08-16T20:42:00Z" w16du:dateUtc="2026-08-16T13:42:00Z">
              <w:rPr>
                <w:color w:val="000000" w:themeColor="text1"/>
              </w:rPr>
            </w:rPrChange>
          </w:rPr>
          <w:t>tập</w:t>
        </w:r>
        <w:proofErr w:type="spellEnd"/>
        <w:r w:rsidRPr="00E707F3">
          <w:rPr>
            <w:color w:val="EE0000"/>
            <w:rPrChange w:id="3278" w:author="Administrator" w:date="2026-08-16T20:42:00Z" w16du:dateUtc="2026-08-16T13:42:00Z">
              <w:rPr>
                <w:color w:val="000000" w:themeColor="text1"/>
              </w:rPr>
            </w:rPrChange>
          </w:rPr>
          <w:t xml:space="preserve"> </w:t>
        </w:r>
        <w:proofErr w:type="spellStart"/>
        <w:r w:rsidRPr="00E707F3">
          <w:rPr>
            <w:color w:val="EE0000"/>
            <w:rPrChange w:id="3279" w:author="Administrator" w:date="2026-08-16T20:42:00Z" w16du:dateUtc="2026-08-16T13:42:00Z">
              <w:rPr>
                <w:color w:val="000000" w:themeColor="text1"/>
              </w:rPr>
            </w:rPrChange>
          </w:rPr>
          <w:t>hợp</w:t>
        </w:r>
        <w:proofErr w:type="spellEnd"/>
        <w:r w:rsidRPr="00E707F3">
          <w:rPr>
            <w:color w:val="EE0000"/>
            <w:rPrChange w:id="3280" w:author="Administrator" w:date="2026-08-16T20:42:00Z" w16du:dateUtc="2026-08-16T13:42:00Z">
              <w:rPr>
                <w:color w:val="000000" w:themeColor="text1"/>
              </w:rPr>
            </w:rPrChange>
          </w:rPr>
          <w:t>.</w:t>
        </w:r>
      </w:ins>
    </w:p>
    <w:p w14:paraId="40322A49" w14:textId="77777777" w:rsidR="008C4A44" w:rsidRPr="00CB4E16" w:rsidRDefault="00000000">
      <w:pPr>
        <w:pStyle w:val="Heading2"/>
        <w:keepNext/>
        <w:spacing w:before="240" w:after="120" w:line="276" w:lineRule="auto"/>
        <w:rPr>
          <w:color w:val="000000" w:themeColor="text1"/>
        </w:rPr>
      </w:pPr>
      <w:bookmarkStart w:id="3281" w:name="_Toc237786573"/>
      <w:bookmarkStart w:id="3282" w:name="_Toc237789053"/>
      <w:r w:rsidRPr="00CB4E16">
        <w:rPr>
          <w:bCs/>
          <w:color w:val="000000" w:themeColor="text1"/>
        </w:rPr>
        <w:t xml:space="preserve">2. </w:t>
      </w:r>
      <w:proofErr w:type="spellStart"/>
      <w:r w:rsidRPr="00CB4E16">
        <w:rPr>
          <w:bCs/>
          <w:color w:val="000000" w:themeColor="text1"/>
        </w:rPr>
        <w:t>Rủi</w:t>
      </w:r>
      <w:proofErr w:type="spellEnd"/>
      <w:r w:rsidRPr="00CB4E16">
        <w:rPr>
          <w:bCs/>
          <w:color w:val="000000" w:themeColor="text1"/>
        </w:rPr>
        <w:t xml:space="preserve"> </w:t>
      </w:r>
      <w:proofErr w:type="spellStart"/>
      <w:r w:rsidRPr="00CB4E16">
        <w:rPr>
          <w:bCs/>
          <w:color w:val="000000" w:themeColor="text1"/>
        </w:rPr>
        <w:t>ro</w:t>
      </w:r>
      <w:proofErr w:type="spellEnd"/>
      <w:r w:rsidRPr="00CB4E16">
        <w:rPr>
          <w:bCs/>
          <w:color w:val="000000" w:themeColor="text1"/>
        </w:rPr>
        <w:t xml:space="preserve"> </w:t>
      </w:r>
      <w:proofErr w:type="spellStart"/>
      <w:r w:rsidRPr="00CB4E16">
        <w:rPr>
          <w:bCs/>
          <w:color w:val="000000" w:themeColor="text1"/>
        </w:rPr>
        <w:t>và</w:t>
      </w:r>
      <w:proofErr w:type="spellEnd"/>
      <w:r w:rsidRPr="00CB4E16">
        <w:rPr>
          <w:bCs/>
          <w:color w:val="000000" w:themeColor="text1"/>
        </w:rPr>
        <w:t xml:space="preserve"> </w:t>
      </w:r>
      <w:proofErr w:type="spellStart"/>
      <w:r w:rsidRPr="00CB4E16">
        <w:rPr>
          <w:bCs/>
          <w:color w:val="000000" w:themeColor="text1"/>
        </w:rPr>
        <w:t>biện</w:t>
      </w:r>
      <w:proofErr w:type="spellEnd"/>
      <w:r w:rsidRPr="00CB4E16">
        <w:rPr>
          <w:bCs/>
          <w:color w:val="000000" w:themeColor="text1"/>
        </w:rPr>
        <w:t xml:space="preserve"> </w:t>
      </w:r>
      <w:proofErr w:type="spellStart"/>
      <w:r w:rsidRPr="00CB4E16">
        <w:rPr>
          <w:bCs/>
          <w:color w:val="000000" w:themeColor="text1"/>
        </w:rPr>
        <w:t>pháp</w:t>
      </w:r>
      <w:proofErr w:type="spellEnd"/>
      <w:r w:rsidRPr="00CB4E16">
        <w:rPr>
          <w:bCs/>
          <w:color w:val="000000" w:themeColor="text1"/>
        </w:rPr>
        <w:t xml:space="preserve"> </w:t>
      </w:r>
      <w:proofErr w:type="spellStart"/>
      <w:r w:rsidRPr="00CB4E16">
        <w:rPr>
          <w:bCs/>
          <w:color w:val="000000" w:themeColor="text1"/>
        </w:rPr>
        <w:t>giảm</w:t>
      </w:r>
      <w:proofErr w:type="spellEnd"/>
      <w:r w:rsidRPr="00CB4E16">
        <w:rPr>
          <w:bCs/>
          <w:color w:val="000000" w:themeColor="text1"/>
        </w:rPr>
        <w:t xml:space="preserve"> </w:t>
      </w:r>
      <w:proofErr w:type="spellStart"/>
      <w:r w:rsidRPr="00CB4E16">
        <w:rPr>
          <w:bCs/>
          <w:color w:val="000000" w:themeColor="text1"/>
        </w:rPr>
        <w:t>thiểu</w:t>
      </w:r>
      <w:bookmarkEnd w:id="3281"/>
      <w:bookmarkEnd w:id="3282"/>
      <w:proofErr w:type="spellEnd"/>
    </w:p>
    <w:p w14:paraId="5F8CFA00"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Rủi</w:t>
      </w:r>
      <w:proofErr w:type="spellEnd"/>
      <w:r w:rsidRPr="00CB4E16">
        <w:rPr>
          <w:color w:val="000000" w:themeColor="text1"/>
        </w:rPr>
        <w:t xml:space="preserve"> </w:t>
      </w:r>
      <w:proofErr w:type="spellStart"/>
      <w:r w:rsidRPr="00CB4E16">
        <w:rPr>
          <w:color w:val="000000" w:themeColor="text1"/>
        </w:rPr>
        <w:t>ro</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tiến</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kế</w:t>
      </w:r>
      <w:proofErr w:type="spellEnd"/>
      <w:r w:rsidRPr="00CB4E16">
        <w:rPr>
          <w:color w:val="000000" w:themeColor="text1"/>
        </w:rPr>
        <w:t xml:space="preserve"> </w:t>
      </w:r>
      <w:proofErr w:type="spellStart"/>
      <w:r w:rsidRPr="00CB4E16">
        <w:rPr>
          <w:color w:val="000000" w:themeColor="text1"/>
        </w:rPr>
        <w:t>hoạch</w:t>
      </w:r>
      <w:proofErr w:type="spellEnd"/>
      <w:r w:rsidRPr="00CB4E16">
        <w:rPr>
          <w:color w:val="000000" w:themeColor="text1"/>
        </w:rPr>
        <w:t xml:space="preserve"> chi </w:t>
      </w:r>
      <w:proofErr w:type="spellStart"/>
      <w:r w:rsidRPr="00CB4E16">
        <w:rPr>
          <w:color w:val="000000" w:themeColor="text1"/>
        </w:rPr>
        <w:t>tiết</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từng</w:t>
      </w:r>
      <w:proofErr w:type="spellEnd"/>
      <w:r w:rsidRPr="00CB4E16">
        <w:rPr>
          <w:color w:val="000000" w:themeColor="text1"/>
        </w:rPr>
        <w:t xml:space="preserve"> </w:t>
      </w:r>
      <w:proofErr w:type="spellStart"/>
      <w:r w:rsidRPr="00CB4E16">
        <w:rPr>
          <w:color w:val="000000" w:themeColor="text1"/>
        </w:rPr>
        <w:t>giai</w:t>
      </w:r>
      <w:proofErr w:type="spellEnd"/>
      <w:r w:rsidRPr="00CB4E16">
        <w:rPr>
          <w:color w:val="000000" w:themeColor="text1"/>
        </w:rPr>
        <w:t xml:space="preserve"> </w:t>
      </w:r>
      <w:proofErr w:type="spellStart"/>
      <w:r w:rsidRPr="00CB4E16">
        <w:rPr>
          <w:color w:val="000000" w:themeColor="text1"/>
        </w:rPr>
        <w:t>đoạn</w:t>
      </w:r>
      <w:proofErr w:type="spellEnd"/>
      <w:r w:rsidRPr="00CB4E16">
        <w:rPr>
          <w:color w:val="000000" w:themeColor="text1"/>
        </w:rPr>
        <w:t xml:space="preserve">, </w:t>
      </w:r>
      <w:proofErr w:type="spellStart"/>
      <w:r w:rsidRPr="00CB4E16">
        <w:rPr>
          <w:color w:val="000000" w:themeColor="text1"/>
        </w:rPr>
        <w:t>ưu</w:t>
      </w:r>
      <w:proofErr w:type="spellEnd"/>
      <w:r w:rsidRPr="00CB4E16">
        <w:rPr>
          <w:color w:val="000000" w:themeColor="text1"/>
        </w:rPr>
        <w:t xml:space="preserve"> </w:t>
      </w:r>
      <w:proofErr w:type="spellStart"/>
      <w:r w:rsidRPr="00CB4E16">
        <w:rPr>
          <w:color w:val="000000" w:themeColor="text1"/>
        </w:rPr>
        <w:t>tiên</w:t>
      </w:r>
      <w:proofErr w:type="spellEnd"/>
      <w:r w:rsidRPr="00CB4E16">
        <w:rPr>
          <w:color w:val="000000" w:themeColor="text1"/>
        </w:rPr>
        <w:t xml:space="preserve"> </w:t>
      </w:r>
      <w:proofErr w:type="spellStart"/>
      <w:r w:rsidRPr="00CB4E16">
        <w:rPr>
          <w:color w:val="000000" w:themeColor="text1"/>
        </w:rPr>
        <w:t>thí</w:t>
      </w:r>
      <w:proofErr w:type="spellEnd"/>
      <w:r w:rsidRPr="00CB4E16">
        <w:rPr>
          <w:color w:val="000000" w:themeColor="text1"/>
        </w:rPr>
        <w:t xml:space="preserve"> </w:t>
      </w:r>
      <w:proofErr w:type="spellStart"/>
      <w:r w:rsidRPr="00CB4E16">
        <w:rPr>
          <w:color w:val="000000" w:themeColor="text1"/>
        </w:rPr>
        <w:t>điểm</w:t>
      </w:r>
      <w:proofErr w:type="spellEnd"/>
      <w:r w:rsidRPr="00CB4E16">
        <w:rPr>
          <w:color w:val="000000" w:themeColor="text1"/>
        </w:rPr>
        <w:t xml:space="preserve"> </w:t>
      </w:r>
      <w:proofErr w:type="spellStart"/>
      <w:r w:rsidRPr="00CB4E16">
        <w:rPr>
          <w:color w:val="000000" w:themeColor="text1"/>
        </w:rPr>
        <w:t>trước</w:t>
      </w:r>
      <w:proofErr w:type="spellEnd"/>
      <w:r w:rsidRPr="00CB4E16">
        <w:rPr>
          <w:color w:val="000000" w:themeColor="text1"/>
        </w:rPr>
        <w:t xml:space="preserve"> </w:t>
      </w:r>
      <w:proofErr w:type="spellStart"/>
      <w:r w:rsidRPr="00CB4E16">
        <w:rPr>
          <w:color w:val="000000" w:themeColor="text1"/>
        </w:rPr>
        <w:t>khi</w:t>
      </w:r>
      <w:proofErr w:type="spellEnd"/>
      <w:r w:rsidRPr="00CB4E16">
        <w:rPr>
          <w:color w:val="000000" w:themeColor="text1"/>
        </w:rPr>
        <w:t xml:space="preserve"> </w:t>
      </w:r>
      <w:proofErr w:type="spellStart"/>
      <w:r w:rsidRPr="00CB4E16">
        <w:rPr>
          <w:color w:val="000000" w:themeColor="text1"/>
        </w:rPr>
        <w:t>mở</w:t>
      </w:r>
      <w:proofErr w:type="spellEnd"/>
      <w:r w:rsidRPr="00CB4E16">
        <w:rPr>
          <w:color w:val="000000" w:themeColor="text1"/>
        </w:rPr>
        <w:t xml:space="preserve"> </w:t>
      </w:r>
      <w:proofErr w:type="spellStart"/>
      <w:r w:rsidRPr="00CB4E16">
        <w:rPr>
          <w:color w:val="000000" w:themeColor="text1"/>
        </w:rPr>
        <w:t>rộng</w:t>
      </w:r>
      <w:proofErr w:type="spellEnd"/>
      <w:r w:rsidRPr="00CB4E16">
        <w:rPr>
          <w:color w:val="000000" w:themeColor="text1"/>
        </w:rPr>
        <w:t xml:space="preserve">, </w:t>
      </w:r>
      <w:proofErr w:type="spellStart"/>
      <w:r w:rsidRPr="00CB4E16">
        <w:rPr>
          <w:color w:val="000000" w:themeColor="text1"/>
        </w:rPr>
        <w:t>có</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huy</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w:t>
      </w:r>
      <w:proofErr w:type="spellStart"/>
      <w:r w:rsidRPr="00CB4E16">
        <w:rPr>
          <w:color w:val="000000" w:themeColor="text1"/>
        </w:rPr>
        <w:t>xã</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hoá</w:t>
      </w:r>
      <w:proofErr w:type="spellEnd"/>
      <w:r w:rsidRPr="00CB4E16">
        <w:rPr>
          <w:color w:val="000000" w:themeColor="text1"/>
        </w:rPr>
        <w:t xml:space="preserve"> </w:t>
      </w:r>
      <w:proofErr w:type="spellStart"/>
      <w:r w:rsidRPr="00CB4E16">
        <w:rPr>
          <w:color w:val="000000" w:themeColor="text1"/>
        </w:rPr>
        <w:t>bổ</w:t>
      </w:r>
      <w:proofErr w:type="spellEnd"/>
      <w:r w:rsidRPr="00CB4E16">
        <w:rPr>
          <w:color w:val="000000" w:themeColor="text1"/>
        </w:rPr>
        <w:t xml:space="preserve"> sung.</w:t>
      </w:r>
    </w:p>
    <w:p w14:paraId="3E5FB6C7"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Rủi</w:t>
      </w:r>
      <w:proofErr w:type="spellEnd"/>
      <w:r w:rsidRPr="00CB4E16">
        <w:rPr>
          <w:color w:val="000000" w:themeColor="text1"/>
        </w:rPr>
        <w:t xml:space="preserve"> </w:t>
      </w:r>
      <w:proofErr w:type="spellStart"/>
      <w:r w:rsidRPr="00CB4E16">
        <w:rPr>
          <w:color w:val="000000" w:themeColor="text1"/>
        </w:rPr>
        <w:t>ro</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mức</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xml:space="preserve"> </w:t>
      </w:r>
      <w:proofErr w:type="spellStart"/>
      <w:r w:rsidRPr="00CB4E16">
        <w:rPr>
          <w:color w:val="000000" w:themeColor="text1"/>
        </w:rPr>
        <w:t>tham</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khuyến</w:t>
      </w:r>
      <w:proofErr w:type="spellEnd"/>
      <w:r w:rsidRPr="00CB4E16">
        <w:rPr>
          <w:color w:val="000000" w:themeColor="text1"/>
        </w:rPr>
        <w:t xml:space="preserve"> </w:t>
      </w:r>
      <w:proofErr w:type="spellStart"/>
      <w:r w:rsidRPr="00CB4E16">
        <w:rPr>
          <w:color w:val="000000" w:themeColor="text1"/>
        </w:rPr>
        <w:t>khích</w:t>
      </w:r>
      <w:proofErr w:type="spellEnd"/>
      <w:r w:rsidRPr="00CB4E16">
        <w:rPr>
          <w:color w:val="000000" w:themeColor="text1"/>
        </w:rPr>
        <w:t xml:space="preserve">, </w:t>
      </w:r>
      <w:proofErr w:type="spellStart"/>
      <w:r w:rsidRPr="00CB4E16">
        <w:rPr>
          <w:color w:val="000000" w:themeColor="text1"/>
        </w:rPr>
        <w:t>ghi</w:t>
      </w:r>
      <w:proofErr w:type="spellEnd"/>
      <w:r w:rsidRPr="00CB4E16">
        <w:rPr>
          <w:color w:val="000000" w:themeColor="text1"/>
        </w:rPr>
        <w:t xml:space="preserve"> </w:t>
      </w:r>
      <w:proofErr w:type="spellStart"/>
      <w:r w:rsidRPr="00CB4E16">
        <w:rPr>
          <w:color w:val="000000" w:themeColor="text1"/>
        </w:rPr>
        <w:t>nhận</w:t>
      </w:r>
      <w:proofErr w:type="spellEnd"/>
      <w:r w:rsidRPr="00CB4E16">
        <w:rPr>
          <w:color w:val="000000" w:themeColor="text1"/>
        </w:rPr>
        <w:t xml:space="preserve"> </w:t>
      </w:r>
      <w:proofErr w:type="spellStart"/>
      <w:r w:rsidRPr="00CB4E16">
        <w:rPr>
          <w:color w:val="000000" w:themeColor="text1"/>
        </w:rPr>
        <w:t>đóng</w:t>
      </w:r>
      <w:proofErr w:type="spellEnd"/>
      <w:r w:rsidRPr="00CB4E16">
        <w:rPr>
          <w:color w:val="000000" w:themeColor="text1"/>
        </w:rPr>
        <w:t xml:space="preserve"> </w:t>
      </w:r>
      <w:proofErr w:type="spellStart"/>
      <w:r w:rsidRPr="00CB4E16">
        <w:rPr>
          <w:color w:val="000000" w:themeColor="text1"/>
        </w:rPr>
        <w:t>góp</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truyền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tập</w:t>
      </w:r>
      <w:proofErr w:type="spellEnd"/>
      <w:r w:rsidRPr="00CB4E16">
        <w:rPr>
          <w:color w:val="000000" w:themeColor="text1"/>
        </w:rPr>
        <w:t xml:space="preserve"> </w:t>
      </w:r>
      <w:proofErr w:type="spellStart"/>
      <w:r w:rsidRPr="00CB4E16">
        <w:rPr>
          <w:color w:val="000000" w:themeColor="text1"/>
        </w:rPr>
        <w:t>huấn</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ngay</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giai</w:t>
      </w:r>
      <w:proofErr w:type="spellEnd"/>
      <w:r w:rsidRPr="00CB4E16">
        <w:rPr>
          <w:color w:val="000000" w:themeColor="text1"/>
        </w:rPr>
        <w:t xml:space="preserve"> </w:t>
      </w:r>
      <w:proofErr w:type="spellStart"/>
      <w:r w:rsidRPr="00CB4E16">
        <w:rPr>
          <w:color w:val="000000" w:themeColor="text1"/>
        </w:rPr>
        <w:t>đoạn</w:t>
      </w:r>
      <w:proofErr w:type="spellEnd"/>
      <w:r w:rsidRPr="00CB4E16">
        <w:rPr>
          <w:color w:val="000000" w:themeColor="text1"/>
        </w:rPr>
        <w:t xml:space="preserve"> </w:t>
      </w:r>
      <w:proofErr w:type="spellStart"/>
      <w:r w:rsidRPr="00CB4E16">
        <w:rPr>
          <w:color w:val="000000" w:themeColor="text1"/>
        </w:rPr>
        <w:t>thí</w:t>
      </w:r>
      <w:proofErr w:type="spellEnd"/>
      <w:r w:rsidRPr="00CB4E16">
        <w:rPr>
          <w:color w:val="000000" w:themeColor="text1"/>
        </w:rPr>
        <w:t xml:space="preserve"> </w:t>
      </w:r>
      <w:proofErr w:type="spellStart"/>
      <w:r w:rsidRPr="00CB4E16">
        <w:rPr>
          <w:color w:val="000000" w:themeColor="text1"/>
        </w:rPr>
        <w:t>điểm</w:t>
      </w:r>
      <w:proofErr w:type="spellEnd"/>
      <w:r w:rsidRPr="00CB4E16">
        <w:rPr>
          <w:color w:val="000000" w:themeColor="text1"/>
        </w:rPr>
        <w:t>.</w:t>
      </w:r>
    </w:p>
    <w:p w14:paraId="78F3D5E5"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Rủi</w:t>
      </w:r>
      <w:proofErr w:type="spellEnd"/>
      <w:r w:rsidRPr="00CB4E16">
        <w:rPr>
          <w:color w:val="000000" w:themeColor="text1"/>
        </w:rPr>
        <w:t xml:space="preserve"> </w:t>
      </w:r>
      <w:proofErr w:type="spellStart"/>
      <w:r w:rsidRPr="00CB4E16">
        <w:rPr>
          <w:color w:val="000000" w:themeColor="text1"/>
        </w:rPr>
        <w:t>ro</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an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mật</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áp</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tiêu</w:t>
      </w:r>
      <w:proofErr w:type="spellEnd"/>
      <w:r w:rsidRPr="00CB4E16">
        <w:rPr>
          <w:color w:val="000000" w:themeColor="text1"/>
        </w:rPr>
        <w:t xml:space="preserve">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mật</w:t>
      </w:r>
      <w:proofErr w:type="spellEnd"/>
      <w:r w:rsidRPr="00CB4E16">
        <w:rPr>
          <w:color w:val="000000" w:themeColor="text1"/>
        </w:rPr>
        <w:t xml:space="preserve">,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w:t>
      </w:r>
      <w:proofErr w:type="spellStart"/>
      <w:r w:rsidRPr="00CB4E16">
        <w:rPr>
          <w:color w:val="000000" w:themeColor="text1"/>
        </w:rPr>
        <w:t>chặt</w:t>
      </w:r>
      <w:proofErr w:type="spellEnd"/>
      <w:r w:rsidRPr="00CB4E16">
        <w:rPr>
          <w:color w:val="000000" w:themeColor="text1"/>
        </w:rPr>
        <w:t xml:space="preserve"> </w:t>
      </w:r>
      <w:proofErr w:type="spellStart"/>
      <w:r w:rsidRPr="00CB4E16">
        <w:rPr>
          <w:color w:val="000000" w:themeColor="text1"/>
        </w:rPr>
        <w:t>chẽ</w:t>
      </w:r>
      <w:proofErr w:type="spellEnd"/>
      <w:r w:rsidRPr="00CB4E16">
        <w:rPr>
          <w:color w:val="000000" w:themeColor="text1"/>
        </w:rPr>
        <w:t xml:space="preserve">; </w:t>
      </w: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w:t>
      </w:r>
      <w:proofErr w:type="spellStart"/>
      <w:r w:rsidRPr="00CB4E16">
        <w:rPr>
          <w:color w:val="000000" w:themeColor="text1"/>
        </w:rPr>
        <w:t>quản</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vệ</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cá</w:t>
      </w:r>
      <w:proofErr w:type="spellEnd"/>
      <w:r w:rsidRPr="00CB4E16">
        <w:rPr>
          <w:color w:val="000000" w:themeColor="text1"/>
        </w:rPr>
        <w:t xml:space="preserve"> </w:t>
      </w:r>
      <w:proofErr w:type="spellStart"/>
      <w:r w:rsidRPr="00CB4E16">
        <w:rPr>
          <w:color w:val="000000" w:themeColor="text1"/>
        </w:rPr>
        <w:t>nhân</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w:t>
      </w:r>
    </w:p>
    <w:p w14:paraId="3D6197B8"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Rủi</w:t>
      </w:r>
      <w:proofErr w:type="spellEnd"/>
      <w:r w:rsidRPr="00CB4E16">
        <w:rPr>
          <w:color w:val="000000" w:themeColor="text1"/>
        </w:rPr>
        <w:t xml:space="preserve"> </w:t>
      </w:r>
      <w:proofErr w:type="spellStart"/>
      <w:r w:rsidRPr="00CB4E16">
        <w:rPr>
          <w:color w:val="000000" w:themeColor="text1"/>
        </w:rPr>
        <w:t>ro</w:t>
      </w:r>
      <w:proofErr w:type="spellEnd"/>
      <w:r w:rsidRPr="00CB4E16">
        <w:rPr>
          <w:color w:val="000000" w:themeColor="text1"/>
        </w:rPr>
        <w:t xml:space="preserve">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tính</w:t>
      </w:r>
      <w:proofErr w:type="spellEnd"/>
      <w:r w:rsidRPr="00CB4E16">
        <w:rPr>
          <w:color w:val="000000" w:themeColor="text1"/>
        </w:rPr>
        <w:t xml:space="preserve"> </w:t>
      </w:r>
      <w:proofErr w:type="spellStart"/>
      <w:r w:rsidRPr="00CB4E16">
        <w:rPr>
          <w:color w:val="000000" w:themeColor="text1"/>
        </w:rPr>
        <w:t>bền</w:t>
      </w:r>
      <w:proofErr w:type="spellEnd"/>
      <w:r w:rsidRPr="00CB4E16">
        <w:rPr>
          <w:color w:val="000000" w:themeColor="text1"/>
        </w:rPr>
        <w:t xml:space="preserve"> </w:t>
      </w:r>
      <w:proofErr w:type="spellStart"/>
      <w:r w:rsidRPr="00CB4E16">
        <w:rPr>
          <w:color w:val="000000" w:themeColor="text1"/>
        </w:rPr>
        <w:t>vững</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xây</w:t>
      </w:r>
      <w:proofErr w:type="spellEnd"/>
      <w:r w:rsidRPr="00CB4E16">
        <w:rPr>
          <w:color w:val="000000" w:themeColor="text1"/>
        </w:rPr>
        <w:t xml:space="preserve"> </w:t>
      </w:r>
      <w:proofErr w:type="spellStart"/>
      <w:r w:rsidRPr="00CB4E16">
        <w:rPr>
          <w:color w:val="000000" w:themeColor="text1"/>
        </w:rPr>
        <w:t>dựng</w:t>
      </w:r>
      <w:proofErr w:type="spellEnd"/>
      <w:r w:rsidRPr="00CB4E16">
        <w:rPr>
          <w:color w:val="000000" w:themeColor="text1"/>
        </w:rPr>
        <w:t xml:space="preserve"> </w:t>
      </w:r>
      <w:proofErr w:type="spellStart"/>
      <w:r w:rsidRPr="00CB4E16">
        <w:rPr>
          <w:color w:val="000000" w:themeColor="text1"/>
        </w:rPr>
        <w:t>lộ</w:t>
      </w:r>
      <w:proofErr w:type="spellEnd"/>
      <w:r w:rsidRPr="00CB4E16">
        <w:rPr>
          <w:color w:val="000000" w:themeColor="text1"/>
        </w:rPr>
        <w:t xml:space="preserve">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đa</w:t>
      </w:r>
      <w:proofErr w:type="spellEnd"/>
      <w:r w:rsidRPr="00CB4E16">
        <w:rPr>
          <w:color w:val="000000" w:themeColor="text1"/>
        </w:rPr>
        <w:t xml:space="preserve"> </w:t>
      </w:r>
      <w:proofErr w:type="spellStart"/>
      <w:r w:rsidRPr="00CB4E16">
        <w:rPr>
          <w:color w:val="000000" w:themeColor="text1"/>
        </w:rPr>
        <w:t>dạng</w:t>
      </w:r>
      <w:proofErr w:type="spellEnd"/>
      <w:r w:rsidRPr="00CB4E16">
        <w:rPr>
          <w:color w:val="000000" w:themeColor="text1"/>
        </w:rPr>
        <w:t xml:space="preserve"> </w:t>
      </w:r>
      <w:proofErr w:type="spellStart"/>
      <w:r w:rsidRPr="00CB4E16">
        <w:rPr>
          <w:color w:val="000000" w:themeColor="text1"/>
        </w:rPr>
        <w:t>hoá</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hướng</w:t>
      </w:r>
      <w:proofErr w:type="spellEnd"/>
      <w:r w:rsidRPr="00CB4E16">
        <w:rPr>
          <w:color w:val="000000" w:themeColor="text1"/>
        </w:rPr>
        <w:t xml:space="preserve"> </w:t>
      </w:r>
      <w:proofErr w:type="spellStart"/>
      <w:r w:rsidRPr="00CB4E16">
        <w:rPr>
          <w:color w:val="000000" w:themeColor="text1"/>
        </w:rPr>
        <w:t>tới</w:t>
      </w:r>
      <w:proofErr w:type="spellEnd"/>
      <w:r w:rsidRPr="00CB4E16">
        <w:rPr>
          <w:color w:val="000000" w:themeColor="text1"/>
        </w:rPr>
        <w:t xml:space="preserve"> </w:t>
      </w:r>
      <w:proofErr w:type="spellStart"/>
      <w:r w:rsidRPr="00CB4E16">
        <w:rPr>
          <w:color w:val="000000" w:themeColor="text1"/>
        </w:rPr>
        <w:t>tự</w:t>
      </w:r>
      <w:proofErr w:type="spellEnd"/>
      <w:r w:rsidRPr="00CB4E16">
        <w:rPr>
          <w:color w:val="000000" w:themeColor="text1"/>
        </w:rPr>
        <w:t xml:space="preserve"> </w:t>
      </w:r>
      <w:proofErr w:type="spellStart"/>
      <w:r w:rsidRPr="00CB4E16">
        <w:rPr>
          <w:color w:val="000000" w:themeColor="text1"/>
        </w:rPr>
        <w:t>chủ</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một</w:t>
      </w:r>
      <w:proofErr w:type="spellEnd"/>
      <w:r w:rsidRPr="00CB4E16">
        <w:rPr>
          <w:color w:val="000000" w:themeColor="text1"/>
        </w:rPr>
        <w:t xml:space="preserve"> </w:t>
      </w:r>
      <w:proofErr w:type="spellStart"/>
      <w:r w:rsidRPr="00CB4E16">
        <w:rPr>
          <w:color w:val="000000" w:themeColor="text1"/>
        </w:rPr>
        <w:t>phần</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w:t>
      </w:r>
      <w:proofErr w:type="spellStart"/>
      <w:r w:rsidRPr="00CB4E16">
        <w:rPr>
          <w:color w:val="000000" w:themeColor="text1"/>
        </w:rPr>
        <w:t>giai</w:t>
      </w:r>
      <w:proofErr w:type="spellEnd"/>
      <w:r w:rsidRPr="00CB4E16">
        <w:rPr>
          <w:color w:val="000000" w:themeColor="text1"/>
        </w:rPr>
        <w:t xml:space="preserve"> </w:t>
      </w:r>
      <w:proofErr w:type="spellStart"/>
      <w:r w:rsidRPr="00CB4E16">
        <w:rPr>
          <w:color w:val="000000" w:themeColor="text1"/>
        </w:rPr>
        <w:t>đoạn</w:t>
      </w:r>
      <w:proofErr w:type="spellEnd"/>
      <w:r w:rsidRPr="00CB4E16">
        <w:rPr>
          <w:color w:val="000000" w:themeColor="text1"/>
        </w:rPr>
        <w:t xml:space="preserve"> 2 </w:t>
      </w:r>
      <w:proofErr w:type="spellStart"/>
      <w:r w:rsidRPr="00CB4E16">
        <w:rPr>
          <w:color w:val="000000" w:themeColor="text1"/>
        </w:rPr>
        <w:t>trở</w:t>
      </w:r>
      <w:proofErr w:type="spellEnd"/>
      <w:r w:rsidRPr="00CB4E16">
        <w:rPr>
          <w:color w:val="000000" w:themeColor="text1"/>
        </w:rPr>
        <w:t xml:space="preserve"> </w:t>
      </w:r>
      <w:proofErr w:type="spellStart"/>
      <w:r w:rsidRPr="00CB4E16">
        <w:rPr>
          <w:color w:val="000000" w:themeColor="text1"/>
        </w:rPr>
        <w:t>đi</w:t>
      </w:r>
      <w:proofErr w:type="spellEnd"/>
      <w:r w:rsidRPr="00CB4E16">
        <w:rPr>
          <w:color w:val="000000" w:themeColor="text1"/>
        </w:rPr>
        <w:t>.</w:t>
      </w:r>
    </w:p>
    <w:p w14:paraId="64064C7A"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lastRenderedPageBreak/>
        <w:t>Rủi</w:t>
      </w:r>
      <w:proofErr w:type="spellEnd"/>
      <w:r w:rsidRPr="00CB4E16">
        <w:rPr>
          <w:color w:val="000000" w:themeColor="text1"/>
        </w:rPr>
        <w:t xml:space="preserve"> </w:t>
      </w:r>
      <w:proofErr w:type="spellStart"/>
      <w:r w:rsidRPr="00CB4E16">
        <w:rPr>
          <w:color w:val="000000" w:themeColor="text1"/>
        </w:rPr>
        <w:t>ro</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nhiều</w:t>
      </w:r>
      <w:proofErr w:type="spellEnd"/>
      <w:r w:rsidRPr="00CB4E16">
        <w:rPr>
          <w:color w:val="000000" w:themeColor="text1"/>
        </w:rPr>
        <w:t xml:space="preserve"> </w:t>
      </w:r>
      <w:proofErr w:type="spellStart"/>
      <w:r w:rsidRPr="00CB4E16">
        <w:rPr>
          <w:color w:val="000000" w:themeColor="text1"/>
        </w:rPr>
        <w:t>người</w:t>
      </w:r>
      <w:proofErr w:type="spellEnd"/>
      <w:r w:rsidRPr="00CB4E16">
        <w:rPr>
          <w:color w:val="000000" w:themeColor="text1"/>
        </w:rPr>
        <w:t xml:space="preserve"> </w:t>
      </w:r>
      <w:proofErr w:type="spellStart"/>
      <w:r w:rsidRPr="00CB4E16">
        <w:rPr>
          <w:color w:val="000000" w:themeColor="text1"/>
        </w:rPr>
        <w:t>đăng</w:t>
      </w:r>
      <w:proofErr w:type="spellEnd"/>
      <w:r w:rsidRPr="00CB4E16">
        <w:rPr>
          <w:color w:val="000000" w:themeColor="text1"/>
        </w:rPr>
        <w:t xml:space="preserve"> </w:t>
      </w:r>
      <w:proofErr w:type="spellStart"/>
      <w:r w:rsidRPr="00CB4E16">
        <w:rPr>
          <w:color w:val="000000" w:themeColor="text1"/>
        </w:rPr>
        <w:t>ký</w:t>
      </w:r>
      <w:proofErr w:type="spellEnd"/>
      <w:r w:rsidRPr="00CB4E16">
        <w:rPr>
          <w:color w:val="000000" w:themeColor="text1"/>
        </w:rPr>
        <w:t xml:space="preserve"> </w:t>
      </w:r>
      <w:proofErr w:type="spellStart"/>
      <w:r w:rsidRPr="00CB4E16">
        <w:rPr>
          <w:color w:val="000000" w:themeColor="text1"/>
        </w:rPr>
        <w:t>nhưng</w:t>
      </w:r>
      <w:proofErr w:type="spellEnd"/>
      <w:r w:rsidRPr="00CB4E16">
        <w:rPr>
          <w:color w:val="000000" w:themeColor="text1"/>
        </w:rPr>
        <w:t xml:space="preserve"> </w:t>
      </w:r>
      <w:proofErr w:type="spellStart"/>
      <w:r w:rsidRPr="00CB4E16">
        <w:rPr>
          <w:color w:val="000000" w:themeColor="text1"/>
        </w:rPr>
        <w:t>ít</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chỉ</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tính</w:t>
      </w:r>
      <w:proofErr w:type="spellEnd"/>
      <w:r w:rsidRPr="00CB4E16">
        <w:rPr>
          <w:color w:val="000000" w:themeColor="text1"/>
        </w:rPr>
        <w:t xml:space="preserve"> </w:t>
      </w:r>
      <w:proofErr w:type="spellStart"/>
      <w:r w:rsidRPr="00CB4E16">
        <w:rPr>
          <w:color w:val="000000" w:themeColor="text1"/>
        </w:rPr>
        <w:t>năng</w:t>
      </w:r>
      <w:proofErr w:type="spellEnd"/>
      <w:r w:rsidRPr="00CB4E16">
        <w:rPr>
          <w:color w:val="000000" w:themeColor="text1"/>
        </w:rPr>
        <w:t xml:space="preserve"> </w:t>
      </w:r>
      <w:proofErr w:type="spellStart"/>
      <w:r w:rsidRPr="00CB4E16">
        <w:rPr>
          <w:color w:val="000000" w:themeColor="text1"/>
        </w:rPr>
        <w:t>gắn</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10</w:t>
      </w:r>
      <w:r w:rsidR="005B481C" w:rsidRPr="00CB4E16">
        <w:rPr>
          <w:color w:val="000000" w:themeColor="text1"/>
        </w:rPr>
        <w:t>-</w:t>
      </w:r>
      <w:r w:rsidRPr="00CB4E16">
        <w:rPr>
          <w:color w:val="000000" w:themeColor="text1"/>
        </w:rPr>
        <w:t xml:space="preserve">20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thật</w:t>
      </w:r>
      <w:proofErr w:type="spellEnd"/>
      <w:r w:rsidRPr="00CB4E16">
        <w:rPr>
          <w:color w:val="000000" w:themeColor="text1"/>
        </w:rPr>
        <w:t xml:space="preserve">; </w:t>
      </w:r>
      <w:proofErr w:type="spellStart"/>
      <w:r w:rsidRPr="00CB4E16">
        <w:rPr>
          <w:color w:val="000000" w:themeColor="text1"/>
        </w:rPr>
        <w:t>đo</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vốn</w:t>
      </w:r>
      <w:proofErr w:type="spellEnd"/>
      <w:r w:rsidRPr="00CB4E16">
        <w:rPr>
          <w:color w:val="000000" w:themeColor="text1"/>
        </w:rPr>
        <w:t xml:space="preserve">, </w:t>
      </w:r>
      <w:proofErr w:type="spellStart"/>
      <w:r w:rsidRPr="00CB4E16">
        <w:rPr>
          <w:color w:val="000000" w:themeColor="text1"/>
        </w:rPr>
        <w:t>nghiệm</w:t>
      </w:r>
      <w:proofErr w:type="spellEnd"/>
      <w:r w:rsidRPr="00CB4E16">
        <w:rPr>
          <w:color w:val="000000" w:themeColor="text1"/>
        </w:rPr>
        <w:t xml:space="preserve"> </w:t>
      </w:r>
      <w:proofErr w:type="spellStart"/>
      <w:r w:rsidRPr="00CB4E16">
        <w:rPr>
          <w:color w:val="000000" w:themeColor="text1"/>
        </w:rPr>
        <w:t>thu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w:t>
      </w:r>
    </w:p>
    <w:p w14:paraId="60B0CDF8"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Rủi</w:t>
      </w:r>
      <w:proofErr w:type="spellEnd"/>
      <w:r w:rsidRPr="00CB4E16">
        <w:rPr>
          <w:color w:val="000000" w:themeColor="text1"/>
        </w:rPr>
        <w:t xml:space="preserve"> </w:t>
      </w:r>
      <w:proofErr w:type="spellStart"/>
      <w:r w:rsidRPr="00CB4E16">
        <w:rPr>
          <w:color w:val="000000" w:themeColor="text1"/>
        </w:rPr>
        <w:t>ro</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hữu</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tuệ</w:t>
      </w:r>
      <w:proofErr w:type="spellEnd"/>
      <w:r w:rsidRPr="00CB4E16">
        <w:rPr>
          <w:color w:val="000000" w:themeColor="text1"/>
        </w:rPr>
        <w:t xml:space="preserve">, </w:t>
      </w:r>
      <w:proofErr w:type="spellStart"/>
      <w:r w:rsidRPr="00CB4E16">
        <w:rPr>
          <w:color w:val="000000" w:themeColor="text1"/>
        </w:rPr>
        <w:t>bí</w:t>
      </w:r>
      <w:proofErr w:type="spellEnd"/>
      <w:r w:rsidRPr="00CB4E16">
        <w:rPr>
          <w:color w:val="000000" w:themeColor="text1"/>
        </w:rPr>
        <w:t xml:space="preserve"> </w:t>
      </w:r>
      <w:proofErr w:type="spellStart"/>
      <w:r w:rsidRPr="00CB4E16">
        <w:rPr>
          <w:color w:val="000000" w:themeColor="text1"/>
        </w:rPr>
        <w:t>mật</w:t>
      </w:r>
      <w:proofErr w:type="spellEnd"/>
      <w:r w:rsidRPr="00CB4E16">
        <w:rPr>
          <w:color w:val="000000" w:themeColor="text1"/>
        </w:rPr>
        <w:t xml:space="preserve"> </w:t>
      </w:r>
      <w:proofErr w:type="spellStart"/>
      <w:r w:rsidRPr="00CB4E16">
        <w:rPr>
          <w:color w:val="000000" w:themeColor="text1"/>
        </w:rPr>
        <w:t>kinh</w:t>
      </w:r>
      <w:proofErr w:type="spellEnd"/>
      <w:r w:rsidRPr="00CB4E16">
        <w:rPr>
          <w:color w:val="000000" w:themeColor="text1"/>
        </w:rPr>
        <w:t xml:space="preserve"> </w:t>
      </w:r>
      <w:proofErr w:type="spellStart"/>
      <w:r w:rsidRPr="00CB4E16">
        <w:rPr>
          <w:color w:val="000000" w:themeColor="text1"/>
        </w:rPr>
        <w:t>doanh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tranh</w:t>
      </w:r>
      <w:proofErr w:type="spellEnd"/>
      <w:r w:rsidRPr="00CB4E16">
        <w:rPr>
          <w:color w:val="000000" w:themeColor="text1"/>
        </w:rPr>
        <w:t xml:space="preserve"> </w:t>
      </w:r>
      <w:proofErr w:type="spellStart"/>
      <w:r w:rsidRPr="00CB4E16">
        <w:rPr>
          <w:color w:val="000000" w:themeColor="text1"/>
        </w:rPr>
        <w:t>chấp</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áp</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NDA, </w:t>
      </w:r>
      <w:proofErr w:type="spellStart"/>
      <w:r w:rsidRPr="00CB4E16">
        <w:rPr>
          <w:color w:val="000000" w:themeColor="text1"/>
        </w:rPr>
        <w:t>phân</w:t>
      </w:r>
      <w:proofErr w:type="spellEnd"/>
      <w:r w:rsidRPr="00CB4E16">
        <w:rPr>
          <w:color w:val="000000" w:themeColor="text1"/>
        </w:rPr>
        <w:t xml:space="preserve"> </w:t>
      </w:r>
      <w:proofErr w:type="spellStart"/>
      <w:r w:rsidRPr="00CB4E16">
        <w:rPr>
          <w:color w:val="000000" w:themeColor="text1"/>
        </w:rPr>
        <w:t>loại</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khoản</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hữu</w:t>
      </w:r>
      <w:proofErr w:type="spellEnd"/>
      <w:r w:rsidRPr="00CB4E16">
        <w:rPr>
          <w:color w:val="000000" w:themeColor="text1"/>
        </w:rPr>
        <w:t>/</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dụng</w:t>
      </w:r>
      <w:proofErr w:type="spellEnd"/>
      <w:r w:rsidRPr="00CB4E16">
        <w:rPr>
          <w:color w:val="000000" w:themeColor="text1"/>
        </w:rPr>
        <w:t xml:space="preserve">, </w:t>
      </w:r>
      <w:proofErr w:type="spellStart"/>
      <w:r w:rsidRPr="00CB4E16">
        <w:rPr>
          <w:color w:val="000000" w:themeColor="text1"/>
        </w:rPr>
        <w:t>nhật</w:t>
      </w:r>
      <w:proofErr w:type="spellEnd"/>
      <w:r w:rsidRPr="00CB4E16">
        <w:rPr>
          <w:color w:val="000000" w:themeColor="text1"/>
        </w:rPr>
        <w:t xml:space="preserve"> </w:t>
      </w:r>
      <w:proofErr w:type="spellStart"/>
      <w:r w:rsidRPr="00CB4E16">
        <w:rPr>
          <w:color w:val="000000" w:themeColor="text1"/>
        </w:rPr>
        <w:t>ký</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trình</w:t>
      </w:r>
      <w:proofErr w:type="spellEnd"/>
      <w:r w:rsidRPr="00CB4E16">
        <w:rPr>
          <w:color w:val="000000" w:themeColor="text1"/>
        </w:rPr>
        <w:t xml:space="preserve"> </w:t>
      </w:r>
      <w:proofErr w:type="spellStart"/>
      <w:r w:rsidRPr="00CB4E16">
        <w:rPr>
          <w:color w:val="000000" w:themeColor="text1"/>
        </w:rPr>
        <w:t>xử</w:t>
      </w:r>
      <w:proofErr w:type="spellEnd"/>
      <w:r w:rsidRPr="00CB4E16">
        <w:rPr>
          <w:color w:val="000000" w:themeColor="text1"/>
        </w:rPr>
        <w:t xml:space="preserve"> </w:t>
      </w:r>
      <w:proofErr w:type="spellStart"/>
      <w:r w:rsidRPr="00CB4E16">
        <w:rPr>
          <w:color w:val="000000" w:themeColor="text1"/>
        </w:rPr>
        <w:t>lý</w:t>
      </w:r>
      <w:proofErr w:type="spellEnd"/>
      <w:r w:rsidRPr="00CB4E16">
        <w:rPr>
          <w:color w:val="000000" w:themeColor="text1"/>
        </w:rPr>
        <w:t xml:space="preserve"> </w:t>
      </w:r>
      <w:proofErr w:type="spellStart"/>
      <w:r w:rsidRPr="00CB4E16">
        <w:rPr>
          <w:color w:val="000000" w:themeColor="text1"/>
        </w:rPr>
        <w:t>sự</w:t>
      </w:r>
      <w:proofErr w:type="spellEnd"/>
      <w:r w:rsidRPr="00CB4E16">
        <w:rPr>
          <w:color w:val="000000" w:themeColor="text1"/>
        </w:rPr>
        <w:t xml:space="preserve"> </w:t>
      </w:r>
      <w:proofErr w:type="spellStart"/>
      <w:r w:rsidRPr="00CB4E16">
        <w:rPr>
          <w:color w:val="000000" w:themeColor="text1"/>
        </w:rPr>
        <w:t>cố</w:t>
      </w:r>
      <w:proofErr w:type="spellEnd"/>
      <w:r w:rsidRPr="00CB4E16">
        <w:rPr>
          <w:color w:val="000000" w:themeColor="text1"/>
        </w:rPr>
        <w:t>.</w:t>
      </w:r>
    </w:p>
    <w:p w14:paraId="79DA8147"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Rủi</w:t>
      </w:r>
      <w:proofErr w:type="spellEnd"/>
      <w:r w:rsidRPr="00CB4E16">
        <w:rPr>
          <w:color w:val="000000" w:themeColor="text1"/>
        </w:rPr>
        <w:t xml:space="preserve"> </w:t>
      </w:r>
      <w:proofErr w:type="spellStart"/>
      <w:r w:rsidRPr="00CB4E16">
        <w:rPr>
          <w:color w:val="000000" w:themeColor="text1"/>
        </w:rPr>
        <w:t>ro</w:t>
      </w:r>
      <w:proofErr w:type="spellEnd"/>
      <w:r w:rsidRPr="00CB4E16">
        <w:rPr>
          <w:color w:val="000000" w:themeColor="text1"/>
        </w:rPr>
        <w:t xml:space="preserve"> </w:t>
      </w:r>
      <w:proofErr w:type="spellStart"/>
      <w:r w:rsidRPr="00CB4E16">
        <w:rPr>
          <w:color w:val="000000" w:themeColor="text1"/>
        </w:rPr>
        <w:t>bị</w:t>
      </w:r>
      <w:proofErr w:type="spellEnd"/>
      <w:r w:rsidRPr="00CB4E16">
        <w:rPr>
          <w:color w:val="000000" w:themeColor="text1"/>
        </w:rPr>
        <w:t xml:space="preserve"> </w:t>
      </w:r>
      <w:proofErr w:type="spellStart"/>
      <w:r w:rsidRPr="00CB4E16">
        <w:rPr>
          <w:color w:val="000000" w:themeColor="text1"/>
        </w:rPr>
        <w:t>hiểu</w:t>
      </w:r>
      <w:proofErr w:type="spellEnd"/>
      <w:r w:rsidRPr="00CB4E16">
        <w:rPr>
          <w:color w:val="000000" w:themeColor="text1"/>
        </w:rPr>
        <w:t xml:space="preserve"> </w:t>
      </w:r>
      <w:proofErr w:type="spellStart"/>
      <w:r w:rsidRPr="00CB4E16">
        <w:rPr>
          <w:color w:val="000000" w:themeColor="text1"/>
        </w:rPr>
        <w:t>hoặc</w:t>
      </w:r>
      <w:proofErr w:type="spellEnd"/>
      <w:r w:rsidRPr="00CB4E16">
        <w:rPr>
          <w:color w:val="000000" w:themeColor="text1"/>
        </w:rPr>
        <w:t xml:space="preserve"> </w:t>
      </w:r>
      <w:proofErr w:type="spellStart"/>
      <w:r w:rsidRPr="00CB4E16">
        <w:rPr>
          <w:color w:val="000000" w:themeColor="text1"/>
        </w:rPr>
        <w:t>vận</w:t>
      </w:r>
      <w:proofErr w:type="spellEnd"/>
      <w:r w:rsidRPr="00CB4E16">
        <w:rPr>
          <w:color w:val="000000" w:themeColor="text1"/>
        </w:rPr>
        <w:t xml:space="preserve"> </w:t>
      </w:r>
      <w:proofErr w:type="spellStart"/>
      <w:r w:rsidRPr="00CB4E16">
        <w:rPr>
          <w:color w:val="000000" w:themeColor="text1"/>
        </w:rPr>
        <w:t>hành</w:t>
      </w:r>
      <w:proofErr w:type="spellEnd"/>
      <w:r w:rsidRPr="00CB4E16">
        <w:rPr>
          <w:color w:val="000000" w:themeColor="text1"/>
        </w:rPr>
        <w:t xml:space="preserve"> </w:t>
      </w:r>
      <w:proofErr w:type="spellStart"/>
      <w:r w:rsidRPr="00CB4E16">
        <w:rPr>
          <w:color w:val="000000" w:themeColor="text1"/>
        </w:rPr>
        <w:t>như</w:t>
      </w:r>
      <w:proofErr w:type="spellEnd"/>
      <w:r w:rsidRPr="00CB4E16">
        <w:rPr>
          <w:color w:val="000000" w:themeColor="text1"/>
        </w:rPr>
        <w:t xml:space="preserve"> </w:t>
      </w:r>
      <w:proofErr w:type="spellStart"/>
      <w:r w:rsidRPr="00CB4E16">
        <w:rPr>
          <w:color w:val="000000" w:themeColor="text1"/>
        </w:rPr>
        <w:t>trung</w:t>
      </w:r>
      <w:proofErr w:type="spellEnd"/>
      <w:r w:rsidRPr="00CB4E16">
        <w:rPr>
          <w:color w:val="000000" w:themeColor="text1"/>
        </w:rPr>
        <w:t xml:space="preserve"> </w:t>
      </w:r>
      <w:proofErr w:type="spellStart"/>
      <w:r w:rsidRPr="00CB4E16">
        <w:rPr>
          <w:color w:val="000000" w:themeColor="text1"/>
        </w:rPr>
        <w:t>gian</w:t>
      </w:r>
      <w:proofErr w:type="spellEnd"/>
      <w:r w:rsidRPr="00CB4E16">
        <w:rPr>
          <w:color w:val="000000" w:themeColor="text1"/>
        </w:rPr>
        <w:t xml:space="preserve"> </w:t>
      </w:r>
      <w:proofErr w:type="spellStart"/>
      <w:r w:rsidRPr="00CB4E16">
        <w:rPr>
          <w:color w:val="000000" w:themeColor="text1"/>
        </w:rPr>
        <w:t>đầu</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chưa</w:t>
      </w:r>
      <w:proofErr w:type="spellEnd"/>
      <w:r w:rsidRPr="00CB4E16">
        <w:rPr>
          <w:color w:val="000000" w:themeColor="text1"/>
        </w:rPr>
        <w:t xml:space="preserve"> </w:t>
      </w:r>
      <w:proofErr w:type="spellStart"/>
      <w:r w:rsidRPr="00CB4E16">
        <w:rPr>
          <w:color w:val="000000" w:themeColor="text1"/>
        </w:rPr>
        <w:t>đủ</w:t>
      </w:r>
      <w:proofErr w:type="spellEnd"/>
      <w:r w:rsidRPr="00CB4E16">
        <w:rPr>
          <w:color w:val="000000" w:themeColor="text1"/>
        </w:rPr>
        <w:t xml:space="preserve">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kiện</w:t>
      </w:r>
      <w:proofErr w:type="spellEnd"/>
      <w:r w:rsidRPr="00CB4E16">
        <w:rPr>
          <w:color w:val="000000" w:themeColor="text1"/>
        </w:rPr>
        <w:t xml:space="preserve">: </w:t>
      </w:r>
      <w:proofErr w:type="spellStart"/>
      <w:r w:rsidRPr="00CB4E16">
        <w:rPr>
          <w:color w:val="000000" w:themeColor="text1"/>
        </w:rPr>
        <w:t>giới</w:t>
      </w:r>
      <w:proofErr w:type="spellEnd"/>
      <w:r w:rsidRPr="00CB4E16">
        <w:rPr>
          <w:color w:val="000000" w:themeColor="text1"/>
        </w:rPr>
        <w:t xml:space="preserve"> </w:t>
      </w:r>
      <w:proofErr w:type="spellStart"/>
      <w:r w:rsidRPr="00CB4E16">
        <w:rPr>
          <w:color w:val="000000" w:themeColor="text1"/>
        </w:rPr>
        <w:t>hạn</w:t>
      </w:r>
      <w:proofErr w:type="spellEnd"/>
      <w:r w:rsidRPr="00CB4E16">
        <w:rPr>
          <w:color w:val="000000" w:themeColor="text1"/>
        </w:rPr>
        <w:t xml:space="preserve"> </w:t>
      </w:r>
      <w:proofErr w:type="spellStart"/>
      <w:r w:rsidRPr="00CB4E16">
        <w:rPr>
          <w:color w:val="000000" w:themeColor="text1"/>
        </w:rPr>
        <w:t>vai</w:t>
      </w:r>
      <w:proofErr w:type="spellEnd"/>
      <w:r w:rsidRPr="00CB4E16">
        <w:rPr>
          <w:color w:val="000000" w:themeColor="text1"/>
        </w:rPr>
        <w:t xml:space="preserve"> </w:t>
      </w:r>
      <w:proofErr w:type="spellStart"/>
      <w:r w:rsidRPr="00CB4E16">
        <w:rPr>
          <w:color w:val="000000" w:themeColor="text1"/>
        </w:rPr>
        <w:t>trò</w:t>
      </w:r>
      <w:proofErr w:type="spellEnd"/>
      <w:r w:rsidRPr="00CB4E16">
        <w:rPr>
          <w:color w:val="000000" w:themeColor="text1"/>
        </w:rPr>
        <w:t xml:space="preserve"> ở </w:t>
      </w:r>
      <w:proofErr w:type="spellStart"/>
      <w:r w:rsidRPr="00CB4E16">
        <w:rPr>
          <w:color w:val="000000" w:themeColor="text1"/>
        </w:rPr>
        <w:t>chuẩn</w:t>
      </w:r>
      <w:proofErr w:type="spellEnd"/>
      <w:r w:rsidRPr="00CB4E16">
        <w:rPr>
          <w:color w:val="000000" w:themeColor="text1"/>
        </w:rPr>
        <w:t xml:space="preserve">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thẩm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mọi</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được</w:t>
      </w:r>
      <w:proofErr w:type="spellEnd"/>
      <w:r w:rsidRPr="00CB4E16">
        <w:rPr>
          <w:color w:val="000000" w:themeColor="text1"/>
        </w:rPr>
        <w:t xml:space="preserve"> </w:t>
      </w:r>
      <w:proofErr w:type="spellStart"/>
      <w:r w:rsidRPr="00CB4E16">
        <w:rPr>
          <w:color w:val="000000" w:themeColor="text1"/>
        </w:rPr>
        <w:t>thực</w:t>
      </w:r>
      <w:proofErr w:type="spellEnd"/>
      <w:r w:rsidRPr="00CB4E16">
        <w:rPr>
          <w:color w:val="000000" w:themeColor="text1"/>
        </w:rPr>
        <w:t xml:space="preserve"> </w:t>
      </w:r>
      <w:proofErr w:type="spellStart"/>
      <w:r w:rsidRPr="00CB4E16">
        <w:rPr>
          <w:color w:val="000000" w:themeColor="text1"/>
        </w:rPr>
        <w:t>hiện</w:t>
      </w:r>
      <w:proofErr w:type="spellEnd"/>
      <w:r w:rsidRPr="00CB4E16">
        <w:rPr>
          <w:color w:val="000000" w:themeColor="text1"/>
        </w:rPr>
        <w:t xml:space="preserve"> qua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đủ</w:t>
      </w:r>
      <w:proofErr w:type="spellEnd"/>
      <w:r w:rsidRPr="00CB4E16">
        <w:rPr>
          <w:color w:val="000000" w:themeColor="text1"/>
        </w:rPr>
        <w:t xml:space="preserve"> </w:t>
      </w:r>
      <w:proofErr w:type="spellStart"/>
      <w:r w:rsidRPr="00CB4E16">
        <w:rPr>
          <w:color w:val="000000" w:themeColor="text1"/>
        </w:rPr>
        <w:t>điều</w:t>
      </w:r>
      <w:proofErr w:type="spellEnd"/>
      <w:r w:rsidRPr="00CB4E16">
        <w:rPr>
          <w:color w:val="000000" w:themeColor="text1"/>
        </w:rPr>
        <w:t xml:space="preserve"> </w:t>
      </w:r>
      <w:proofErr w:type="spellStart"/>
      <w:r w:rsidRPr="00CB4E16">
        <w:rPr>
          <w:color w:val="000000" w:themeColor="text1"/>
        </w:rPr>
        <w:t>kiện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đồng</w:t>
      </w:r>
      <w:proofErr w:type="spellEnd"/>
      <w:r w:rsidRPr="00CB4E16">
        <w:rPr>
          <w:color w:val="000000" w:themeColor="text1"/>
        </w:rPr>
        <w:t xml:space="preserve"> </w:t>
      </w:r>
      <w:proofErr w:type="spellStart"/>
      <w:r w:rsidRPr="00CB4E16">
        <w:rPr>
          <w:color w:val="000000" w:themeColor="text1"/>
        </w:rPr>
        <w:t>phù</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w:t>
      </w:r>
    </w:p>
    <w:p w14:paraId="4E9E66FF" w14:textId="77777777" w:rsidR="008C4A44" w:rsidRPr="00CB4E16" w:rsidRDefault="00000000">
      <w:pPr>
        <w:pStyle w:val="ListParagraph"/>
        <w:numPr>
          <w:ilvl w:val="0"/>
          <w:numId w:val="1"/>
        </w:numPr>
        <w:spacing w:after="120"/>
        <w:jc w:val="both"/>
        <w:rPr>
          <w:color w:val="000000" w:themeColor="text1"/>
        </w:rPr>
      </w:pPr>
      <w:proofErr w:type="spellStart"/>
      <w:r w:rsidRPr="00CB4E16">
        <w:rPr>
          <w:color w:val="000000" w:themeColor="text1"/>
        </w:rPr>
        <w:t>Rủi</w:t>
      </w:r>
      <w:proofErr w:type="spellEnd"/>
      <w:r w:rsidRPr="00CB4E16">
        <w:rPr>
          <w:color w:val="000000" w:themeColor="text1"/>
        </w:rPr>
        <w:t xml:space="preserve"> </w:t>
      </w:r>
      <w:proofErr w:type="spellStart"/>
      <w:r w:rsidRPr="00CB4E16">
        <w:rPr>
          <w:color w:val="000000" w:themeColor="text1"/>
        </w:rPr>
        <w:t>ro</w:t>
      </w:r>
      <w:proofErr w:type="spellEnd"/>
      <w:r w:rsidRPr="00CB4E16">
        <w:rPr>
          <w:color w:val="000000" w:themeColor="text1"/>
        </w:rPr>
        <w:t xml:space="preserve"> </w:t>
      </w:r>
      <w:proofErr w:type="spellStart"/>
      <w:r w:rsidRPr="00CB4E16">
        <w:rPr>
          <w:color w:val="000000" w:themeColor="text1"/>
        </w:rPr>
        <w:t>phụ</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quy</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sở</w:t>
      </w:r>
      <w:proofErr w:type="spellEnd"/>
      <w:r w:rsidRPr="00CB4E16">
        <w:rPr>
          <w:color w:val="000000" w:themeColor="text1"/>
        </w:rPr>
        <w:t xml:space="preserve"> </w:t>
      </w:r>
      <w:proofErr w:type="spellStart"/>
      <w:r w:rsidRPr="00CB4E16">
        <w:rPr>
          <w:color w:val="000000" w:themeColor="text1"/>
        </w:rPr>
        <w:t>hữu</w:t>
      </w:r>
      <w:proofErr w:type="spellEnd"/>
      <w:r w:rsidRPr="00CB4E16">
        <w:rPr>
          <w:color w:val="000000" w:themeColor="text1"/>
        </w:rPr>
        <w:t xml:space="preserve"> </w:t>
      </w:r>
      <w:proofErr w:type="spellStart"/>
      <w:r w:rsidRPr="00CB4E16">
        <w:rPr>
          <w:color w:val="000000" w:themeColor="text1"/>
        </w:rPr>
        <w:t>mã</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tài</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 xml:space="preserve">, API </w:t>
      </w:r>
      <w:proofErr w:type="spellStart"/>
      <w:r w:rsidRPr="00CB4E16">
        <w:rPr>
          <w:color w:val="000000" w:themeColor="text1"/>
        </w:rPr>
        <w:t>mở</w:t>
      </w:r>
      <w:proofErr w:type="spellEnd"/>
      <w:r w:rsidRPr="00CB4E16">
        <w:rPr>
          <w:color w:val="000000" w:themeColor="text1"/>
        </w:rPr>
        <w:t xml:space="preserve">, </w:t>
      </w:r>
      <w:proofErr w:type="spellStart"/>
      <w:r w:rsidRPr="00CB4E16">
        <w:rPr>
          <w:color w:val="000000" w:themeColor="text1"/>
        </w:rPr>
        <w:t>sao</w:t>
      </w:r>
      <w:proofErr w:type="spellEnd"/>
      <w:r w:rsidRPr="00CB4E16">
        <w:rPr>
          <w:color w:val="000000" w:themeColor="text1"/>
        </w:rPr>
        <w:t xml:space="preserve"> </w:t>
      </w:r>
      <w:proofErr w:type="spellStart"/>
      <w:r w:rsidRPr="00CB4E16">
        <w:rPr>
          <w:color w:val="000000" w:themeColor="text1"/>
        </w:rPr>
        <w:t>lưu</w:t>
      </w:r>
      <w:proofErr w:type="spellEnd"/>
      <w:r w:rsidRPr="00CB4E16">
        <w:rPr>
          <w:color w:val="000000" w:themeColor="text1"/>
        </w:rPr>
        <w:t xml:space="preserve">, </w:t>
      </w:r>
      <w:proofErr w:type="spellStart"/>
      <w:r w:rsidRPr="00CB4E16">
        <w:rPr>
          <w:color w:val="000000" w:themeColor="text1"/>
        </w:rPr>
        <w:t>quyền</w:t>
      </w:r>
      <w:proofErr w:type="spellEnd"/>
      <w:r w:rsidRPr="00CB4E16">
        <w:rPr>
          <w:color w:val="000000" w:themeColor="text1"/>
        </w:rPr>
        <w:t xml:space="preserve">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toán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kế</w:t>
      </w:r>
      <w:proofErr w:type="spellEnd"/>
      <w:r w:rsidRPr="00CB4E16">
        <w:rPr>
          <w:color w:val="000000" w:themeColor="text1"/>
        </w:rPr>
        <w:t xml:space="preserve"> </w:t>
      </w:r>
      <w:proofErr w:type="spellStart"/>
      <w:r w:rsidRPr="00CB4E16">
        <w:rPr>
          <w:color w:val="000000" w:themeColor="text1"/>
        </w:rPr>
        <w:t>hoạch</w:t>
      </w:r>
      <w:proofErr w:type="spellEnd"/>
      <w:r w:rsidRPr="00CB4E16">
        <w:rPr>
          <w:color w:val="000000" w:themeColor="text1"/>
        </w:rPr>
        <w:t xml:space="preserve"> </w:t>
      </w:r>
      <w:proofErr w:type="spellStart"/>
      <w:r w:rsidRPr="00CB4E16">
        <w:rPr>
          <w:color w:val="000000" w:themeColor="text1"/>
        </w:rPr>
        <w:t>chuyển</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w:t>
      </w:r>
      <w:proofErr w:type="spellStart"/>
      <w:r w:rsidRPr="00CB4E16">
        <w:rPr>
          <w:color w:val="000000" w:themeColor="text1"/>
        </w:rPr>
        <w:t>cung</w:t>
      </w:r>
      <w:proofErr w:type="spellEnd"/>
      <w:r w:rsidRPr="00CB4E16">
        <w:rPr>
          <w:color w:val="000000" w:themeColor="text1"/>
        </w:rPr>
        <w:t xml:space="preserve"> </w:t>
      </w:r>
      <w:proofErr w:type="spellStart"/>
      <w:r w:rsidRPr="00CB4E16">
        <w:rPr>
          <w:color w:val="000000" w:themeColor="text1"/>
        </w:rPr>
        <w:t>cấp</w:t>
      </w:r>
      <w:proofErr w:type="spellEnd"/>
      <w:r w:rsidRPr="00CB4E16">
        <w:rPr>
          <w:color w:val="000000" w:themeColor="text1"/>
        </w:rPr>
        <w:t>.</w:t>
      </w:r>
    </w:p>
    <w:p w14:paraId="2DE21530" w14:textId="77777777" w:rsidR="008C4A44" w:rsidRPr="00CB4E16" w:rsidRDefault="00000000" w:rsidP="00CA545F">
      <w:pPr>
        <w:pStyle w:val="Heading1"/>
        <w:keepNext/>
        <w:spacing w:before="360" w:after="120" w:line="276" w:lineRule="auto"/>
        <w:jc w:val="center"/>
        <w:rPr>
          <w:color w:val="000000" w:themeColor="text1"/>
          <w:sz w:val="26"/>
          <w:szCs w:val="26"/>
        </w:rPr>
      </w:pPr>
      <w:bookmarkStart w:id="3283" w:name="_Toc237786574"/>
      <w:bookmarkStart w:id="3284" w:name="_Toc237789054"/>
      <w:r w:rsidRPr="00CB4E16">
        <w:rPr>
          <w:bCs/>
          <w:color w:val="000000" w:themeColor="text1"/>
          <w:sz w:val="26"/>
          <w:szCs w:val="26"/>
        </w:rPr>
        <w:t>KẾT LUẬN VÀ KIẾN NGHỊ</w:t>
      </w:r>
      <w:bookmarkEnd w:id="3283"/>
      <w:bookmarkEnd w:id="3284"/>
    </w:p>
    <w:p w14:paraId="55539007" w14:textId="77777777" w:rsidR="008C4A44" w:rsidRPr="00CB4E16" w:rsidRDefault="00BF230E">
      <w:pPr>
        <w:spacing w:after="120" w:line="276" w:lineRule="auto"/>
        <w:ind w:firstLine="567"/>
        <w:jc w:val="both"/>
        <w:rPr>
          <w:color w:val="000000" w:themeColor="text1"/>
          <w:sz w:val="26"/>
          <w:szCs w:val="26"/>
        </w:rPr>
      </w:pPr>
      <w:r w:rsidRPr="00CB4E16">
        <w:rPr>
          <w:color w:val="000000" w:themeColor="text1"/>
          <w:sz w:val="26"/>
          <w:szCs w:val="26"/>
        </w:rPr>
        <w:t xml:space="preserve">VI CONNECT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xây</w:t>
      </w:r>
      <w:proofErr w:type="spellEnd"/>
      <w:r w:rsidRPr="00CB4E16">
        <w:rPr>
          <w:color w:val="000000" w:themeColor="text1"/>
          <w:sz w:val="26"/>
          <w:szCs w:val="26"/>
        </w:rPr>
        <w:t xml:space="preserve"> </w:t>
      </w:r>
      <w:proofErr w:type="spellStart"/>
      <w:r w:rsidRPr="00CB4E16">
        <w:rPr>
          <w:color w:val="000000" w:themeColor="text1"/>
          <w:sz w:val="26"/>
          <w:szCs w:val="26"/>
        </w:rPr>
        <w:t>dựng</w:t>
      </w:r>
      <w:proofErr w:type="spellEnd"/>
      <w:r w:rsidRPr="00CB4E16">
        <w:rPr>
          <w:color w:val="000000" w:themeColor="text1"/>
          <w:sz w:val="26"/>
          <w:szCs w:val="26"/>
        </w:rPr>
        <w:t xml:space="preserve"> </w:t>
      </w:r>
      <w:proofErr w:type="spellStart"/>
      <w:r w:rsidRPr="00CB4E16">
        <w:rPr>
          <w:color w:val="000000" w:themeColor="text1"/>
          <w:sz w:val="26"/>
          <w:szCs w:val="26"/>
        </w:rPr>
        <w:t>nhằm</w:t>
      </w:r>
      <w:proofErr w:type="spellEnd"/>
      <w:r w:rsidRPr="00CB4E16">
        <w:rPr>
          <w:color w:val="000000" w:themeColor="text1"/>
          <w:sz w:val="26"/>
          <w:szCs w:val="26"/>
        </w:rPr>
        <w:t xml:space="preserve"> </w:t>
      </w:r>
      <w:proofErr w:type="spellStart"/>
      <w:r w:rsidRPr="00CB4E16">
        <w:rPr>
          <w:color w:val="000000" w:themeColor="text1"/>
          <w:sz w:val="26"/>
          <w:szCs w:val="26"/>
        </w:rPr>
        <w:t>cụ</w:t>
      </w:r>
      <w:proofErr w:type="spellEnd"/>
      <w:r w:rsidRPr="00CB4E16">
        <w:rPr>
          <w:color w:val="000000" w:themeColor="text1"/>
          <w:sz w:val="26"/>
          <w:szCs w:val="26"/>
        </w:rPr>
        <w:t xml:space="preserve"> </w:t>
      </w:r>
      <w:proofErr w:type="spellStart"/>
      <w:r w:rsidRPr="00CB4E16">
        <w:rPr>
          <w:color w:val="000000" w:themeColor="text1"/>
          <w:sz w:val="26"/>
          <w:szCs w:val="26"/>
        </w:rPr>
        <w:t>thể</w:t>
      </w:r>
      <w:proofErr w:type="spellEnd"/>
      <w:r w:rsidRPr="00CB4E16">
        <w:rPr>
          <w:color w:val="000000" w:themeColor="text1"/>
          <w:sz w:val="26"/>
          <w:szCs w:val="26"/>
        </w:rPr>
        <w:t xml:space="preserve"> </w:t>
      </w:r>
      <w:proofErr w:type="spellStart"/>
      <w:r w:rsidRPr="00CB4E16">
        <w:rPr>
          <w:color w:val="000000" w:themeColor="text1"/>
          <w:sz w:val="26"/>
          <w:szCs w:val="26"/>
        </w:rPr>
        <w:t>hoá</w:t>
      </w:r>
      <w:proofErr w:type="spellEnd"/>
      <w:r w:rsidRPr="00CB4E16">
        <w:rPr>
          <w:color w:val="000000" w:themeColor="text1"/>
          <w:sz w:val="26"/>
          <w:szCs w:val="26"/>
        </w:rPr>
        <w:t xml:space="preserve"> </w:t>
      </w:r>
      <w:proofErr w:type="spellStart"/>
      <w:r w:rsidRPr="00CB4E16">
        <w:rPr>
          <w:color w:val="000000" w:themeColor="text1"/>
          <w:sz w:val="26"/>
          <w:szCs w:val="26"/>
        </w:rPr>
        <w:t>chủ</w:t>
      </w:r>
      <w:proofErr w:type="spellEnd"/>
      <w:r w:rsidRPr="00CB4E16">
        <w:rPr>
          <w:color w:val="000000" w:themeColor="text1"/>
          <w:sz w:val="26"/>
          <w:szCs w:val="26"/>
        </w:rPr>
        <w:t xml:space="preserve"> </w:t>
      </w:r>
      <w:proofErr w:type="spellStart"/>
      <w:r w:rsidRPr="00CB4E16">
        <w:rPr>
          <w:color w:val="000000" w:themeColor="text1"/>
          <w:sz w:val="26"/>
          <w:szCs w:val="26"/>
        </w:rPr>
        <w:t>trương</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Đảng</w:t>
      </w:r>
      <w:proofErr w:type="spellEnd"/>
      <w:r w:rsidRPr="00CB4E16">
        <w:rPr>
          <w:color w:val="000000" w:themeColor="text1"/>
          <w:sz w:val="26"/>
          <w:szCs w:val="26"/>
        </w:rPr>
        <w:t xml:space="preserve">, </w:t>
      </w:r>
      <w:proofErr w:type="spellStart"/>
      <w:r w:rsidRPr="00CB4E16">
        <w:rPr>
          <w:color w:val="000000" w:themeColor="text1"/>
          <w:sz w:val="26"/>
          <w:szCs w:val="26"/>
        </w:rPr>
        <w:t>Nhà</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proofErr w:type="spellStart"/>
      <w:r w:rsidRPr="00CB4E16">
        <w:rPr>
          <w:color w:val="000000" w:themeColor="text1"/>
          <w:sz w:val="26"/>
          <w:szCs w:val="26"/>
        </w:rPr>
        <w:t>về</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mới</w:t>
      </w:r>
      <w:proofErr w:type="spellEnd"/>
      <w:r w:rsidRPr="00CB4E16">
        <w:rPr>
          <w:color w:val="000000" w:themeColor="text1"/>
          <w:sz w:val="26"/>
          <w:szCs w:val="26"/>
        </w:rPr>
        <w:t xml:space="preserve"> </w:t>
      </w:r>
      <w:proofErr w:type="spellStart"/>
      <w:r w:rsidRPr="00CB4E16">
        <w:rPr>
          <w:color w:val="000000" w:themeColor="text1"/>
          <w:sz w:val="26"/>
          <w:szCs w:val="26"/>
        </w:rPr>
        <w:t>sáng</w:t>
      </w:r>
      <w:proofErr w:type="spellEnd"/>
      <w:r w:rsidRPr="00CB4E16">
        <w:rPr>
          <w:color w:val="000000" w:themeColor="text1"/>
          <w:sz w:val="26"/>
          <w:szCs w:val="26"/>
        </w:rPr>
        <w:t xml:space="preserve">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đổi</w:t>
      </w:r>
      <w:proofErr w:type="spellEnd"/>
      <w:r w:rsidRPr="00CB4E16">
        <w:rPr>
          <w:color w:val="000000" w:themeColor="text1"/>
          <w:sz w:val="26"/>
          <w:szCs w:val="26"/>
        </w:rPr>
        <w:t xml:space="preserve"> </w:t>
      </w:r>
      <w:proofErr w:type="spellStart"/>
      <w:r w:rsidRPr="00CB4E16">
        <w:rPr>
          <w:color w:val="000000" w:themeColor="text1"/>
          <w:sz w:val="26"/>
          <w:szCs w:val="26"/>
        </w:rPr>
        <w:t>số</w:t>
      </w:r>
      <w:proofErr w:type="spellEnd"/>
      <w:r w:rsidRPr="00CB4E16">
        <w:rPr>
          <w:color w:val="000000" w:themeColor="text1"/>
          <w:sz w:val="26"/>
          <w:szCs w:val="26"/>
        </w:rPr>
        <w:t xml:space="preserve"> </w:t>
      </w:r>
      <w:proofErr w:type="spellStart"/>
      <w:r w:rsidRPr="00CB4E16">
        <w:rPr>
          <w:color w:val="000000" w:themeColor="text1"/>
          <w:sz w:val="26"/>
          <w:szCs w:val="26"/>
        </w:rPr>
        <w:t>quốc</w:t>
      </w:r>
      <w:proofErr w:type="spellEnd"/>
      <w:r w:rsidRPr="00CB4E16">
        <w:rPr>
          <w:color w:val="000000" w:themeColor="text1"/>
          <w:sz w:val="26"/>
          <w:szCs w:val="26"/>
        </w:rPr>
        <w:t xml:space="preserve"> </w:t>
      </w:r>
      <w:proofErr w:type="spellStart"/>
      <w:r w:rsidRPr="00CB4E16">
        <w:rPr>
          <w:color w:val="000000" w:themeColor="text1"/>
          <w:sz w:val="26"/>
          <w:szCs w:val="26"/>
        </w:rPr>
        <w:t>gia</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thời</w:t>
      </w:r>
      <w:proofErr w:type="spellEnd"/>
      <w:r w:rsidRPr="00CB4E16">
        <w:rPr>
          <w:color w:val="000000" w:themeColor="text1"/>
          <w:sz w:val="26"/>
          <w:szCs w:val="26"/>
        </w:rPr>
        <w:t xml:space="preserve"> </w:t>
      </w:r>
      <w:proofErr w:type="spellStart"/>
      <w:r w:rsidRPr="00CB4E16">
        <w:rPr>
          <w:color w:val="000000" w:themeColor="text1"/>
          <w:sz w:val="26"/>
          <w:szCs w:val="26"/>
        </w:rPr>
        <w:t>phát</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vai</w:t>
      </w:r>
      <w:proofErr w:type="spellEnd"/>
      <w:r w:rsidRPr="00CB4E16">
        <w:rPr>
          <w:color w:val="000000" w:themeColor="text1"/>
          <w:sz w:val="26"/>
          <w:szCs w:val="26"/>
        </w:rPr>
        <w:t xml:space="preserve"> </w:t>
      </w:r>
      <w:proofErr w:type="spellStart"/>
      <w:r w:rsidRPr="00CB4E16">
        <w:rPr>
          <w:color w:val="000000" w:themeColor="text1"/>
          <w:sz w:val="26"/>
          <w:szCs w:val="26"/>
        </w:rPr>
        <w:t>trò</w:t>
      </w:r>
      <w:proofErr w:type="spellEnd"/>
      <w:r w:rsidRPr="00CB4E16">
        <w:rPr>
          <w:color w:val="000000" w:themeColor="text1"/>
          <w:sz w:val="26"/>
          <w:szCs w:val="26"/>
        </w:rPr>
        <w:t xml:space="preserve"> </w:t>
      </w:r>
      <w:proofErr w:type="spellStart"/>
      <w:r w:rsidRPr="00CB4E16">
        <w:rPr>
          <w:color w:val="000000" w:themeColor="text1"/>
          <w:sz w:val="26"/>
          <w:szCs w:val="26"/>
        </w:rPr>
        <w:t>nòng</w:t>
      </w:r>
      <w:proofErr w:type="spellEnd"/>
      <w:r w:rsidRPr="00CB4E16">
        <w:rPr>
          <w:color w:val="000000" w:themeColor="text1"/>
          <w:sz w:val="26"/>
          <w:szCs w:val="26"/>
        </w:rPr>
        <w:t xml:space="preserve"> </w:t>
      </w:r>
      <w:proofErr w:type="spellStart"/>
      <w:r w:rsidRPr="00CB4E16">
        <w:rPr>
          <w:color w:val="000000" w:themeColor="text1"/>
          <w:sz w:val="26"/>
          <w:szCs w:val="26"/>
        </w:rPr>
        <w:t>cốt</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VUSTA </w:t>
      </w:r>
      <w:proofErr w:type="spellStart"/>
      <w:r w:rsidRPr="00CB4E16">
        <w:rPr>
          <w:color w:val="000000" w:themeColor="text1"/>
          <w:sz w:val="26"/>
          <w:szCs w:val="26"/>
        </w:rPr>
        <w:t>trong</w:t>
      </w:r>
      <w:proofErr w:type="spellEnd"/>
      <w:r w:rsidRPr="00CB4E16">
        <w:rPr>
          <w:color w:val="000000" w:themeColor="text1"/>
          <w:sz w:val="26"/>
          <w:szCs w:val="26"/>
        </w:rPr>
        <w:t xml:space="preserve">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tập</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tuệ</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đội</w:t>
      </w:r>
      <w:proofErr w:type="spellEnd"/>
      <w:r w:rsidRPr="00CB4E16">
        <w:rPr>
          <w:color w:val="000000" w:themeColor="text1"/>
          <w:sz w:val="26"/>
          <w:szCs w:val="26"/>
        </w:rPr>
        <w:t xml:space="preserve"> </w:t>
      </w:r>
      <w:proofErr w:type="spellStart"/>
      <w:r w:rsidRPr="00CB4E16">
        <w:rPr>
          <w:color w:val="000000" w:themeColor="text1"/>
          <w:sz w:val="26"/>
          <w:szCs w:val="26"/>
        </w:rPr>
        <w:t>ngũ</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w:t>
      </w:r>
      <w:proofErr w:type="spellStart"/>
      <w:r w:rsidRPr="00CB4E16">
        <w:rPr>
          <w:color w:val="000000" w:themeColor="text1"/>
          <w:sz w:val="26"/>
          <w:szCs w:val="26"/>
        </w:rPr>
        <w:t>cả</w:t>
      </w:r>
      <w:proofErr w:type="spellEnd"/>
      <w:r w:rsidRPr="00CB4E16">
        <w:rPr>
          <w:color w:val="000000" w:themeColor="text1"/>
          <w:sz w:val="26"/>
          <w:szCs w:val="26"/>
        </w:rPr>
        <w:t xml:space="preserve"> </w:t>
      </w:r>
      <w:proofErr w:type="spellStart"/>
      <w:r w:rsidRPr="00CB4E16">
        <w:rPr>
          <w:color w:val="000000" w:themeColor="text1"/>
          <w:sz w:val="26"/>
          <w:szCs w:val="26"/>
        </w:rPr>
        <w:t>nước</w:t>
      </w:r>
      <w:proofErr w:type="spellEnd"/>
      <w:r w:rsidRPr="00CB4E16">
        <w:rPr>
          <w:color w:val="000000" w:themeColor="text1"/>
          <w:sz w:val="26"/>
          <w:szCs w:val="26"/>
        </w:rPr>
        <w:t xml:space="preserve">.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bước</w:t>
      </w:r>
      <w:proofErr w:type="spellEnd"/>
      <w:r w:rsidRPr="00CB4E16">
        <w:rPr>
          <w:color w:val="000000" w:themeColor="text1"/>
          <w:sz w:val="26"/>
          <w:szCs w:val="26"/>
        </w:rPr>
        <w:t xml:space="preserve"> </w:t>
      </w:r>
      <w:proofErr w:type="spellStart"/>
      <w:r w:rsidRPr="00CB4E16">
        <w:rPr>
          <w:color w:val="000000" w:themeColor="text1"/>
          <w:sz w:val="26"/>
          <w:szCs w:val="26"/>
        </w:rPr>
        <w:t>đi</w:t>
      </w:r>
      <w:proofErr w:type="spellEnd"/>
      <w:r w:rsidRPr="00CB4E16">
        <w:rPr>
          <w:color w:val="000000" w:themeColor="text1"/>
          <w:sz w:val="26"/>
          <w:szCs w:val="26"/>
        </w:rPr>
        <w:t xml:space="preserve"> </w:t>
      </w:r>
      <w:proofErr w:type="spellStart"/>
      <w:r w:rsidRPr="00CB4E16">
        <w:rPr>
          <w:color w:val="000000" w:themeColor="text1"/>
          <w:sz w:val="26"/>
          <w:szCs w:val="26"/>
        </w:rPr>
        <w:t>cần</w:t>
      </w:r>
      <w:proofErr w:type="spellEnd"/>
      <w:r w:rsidRPr="00CB4E16">
        <w:rPr>
          <w:color w:val="000000" w:themeColor="text1"/>
          <w:sz w:val="26"/>
          <w:szCs w:val="26"/>
        </w:rPr>
        <w:t xml:space="preserve"> </w:t>
      </w:r>
      <w:proofErr w:type="spellStart"/>
      <w:r w:rsidRPr="00CB4E16">
        <w:rPr>
          <w:color w:val="000000" w:themeColor="text1"/>
          <w:sz w:val="26"/>
          <w:szCs w:val="26"/>
        </w:rPr>
        <w:t>thiết</w:t>
      </w:r>
      <w:proofErr w:type="spellEnd"/>
      <w:r w:rsidRPr="00CB4E16">
        <w:rPr>
          <w:color w:val="000000" w:themeColor="text1"/>
          <w:sz w:val="26"/>
          <w:szCs w:val="26"/>
        </w:rPr>
        <w:t xml:space="preserve">, </w:t>
      </w:r>
      <w:proofErr w:type="spellStart"/>
      <w:r w:rsidRPr="00CB4E16">
        <w:rPr>
          <w:color w:val="000000" w:themeColor="text1"/>
          <w:sz w:val="26"/>
          <w:szCs w:val="26"/>
        </w:rPr>
        <w:t>phù</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với</w:t>
      </w:r>
      <w:proofErr w:type="spellEnd"/>
      <w:r w:rsidRPr="00CB4E16">
        <w:rPr>
          <w:color w:val="000000" w:themeColor="text1"/>
          <w:sz w:val="26"/>
          <w:szCs w:val="26"/>
        </w:rPr>
        <w:t xml:space="preserve"> xu </w:t>
      </w:r>
      <w:proofErr w:type="spellStart"/>
      <w:r w:rsidRPr="00CB4E16">
        <w:rPr>
          <w:color w:val="000000" w:themeColor="text1"/>
          <w:sz w:val="26"/>
          <w:szCs w:val="26"/>
        </w:rPr>
        <w:t>thế</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có</w:t>
      </w:r>
      <w:proofErr w:type="spellEnd"/>
      <w:r w:rsidRPr="00CB4E16">
        <w:rPr>
          <w:color w:val="000000" w:themeColor="text1"/>
          <w:sz w:val="26"/>
          <w:szCs w:val="26"/>
        </w:rPr>
        <w:t xml:space="preserve"> </w:t>
      </w:r>
      <w:proofErr w:type="spellStart"/>
      <w:r w:rsidRPr="00CB4E16">
        <w:rPr>
          <w:color w:val="000000" w:themeColor="text1"/>
          <w:sz w:val="26"/>
          <w:szCs w:val="26"/>
        </w:rPr>
        <w:t>tính</w:t>
      </w:r>
      <w:proofErr w:type="spellEnd"/>
      <w:r w:rsidRPr="00CB4E16">
        <w:rPr>
          <w:color w:val="000000" w:themeColor="text1"/>
          <w:sz w:val="26"/>
          <w:szCs w:val="26"/>
        </w:rPr>
        <w:t xml:space="preserve"> </w:t>
      </w:r>
      <w:proofErr w:type="spellStart"/>
      <w:r w:rsidRPr="00CB4E16">
        <w:rPr>
          <w:color w:val="000000" w:themeColor="text1"/>
          <w:sz w:val="26"/>
          <w:szCs w:val="26"/>
        </w:rPr>
        <w:t>khả</w:t>
      </w:r>
      <w:proofErr w:type="spellEnd"/>
      <w:r w:rsidRPr="00CB4E16">
        <w:rPr>
          <w:color w:val="000000" w:themeColor="text1"/>
          <w:sz w:val="26"/>
          <w:szCs w:val="26"/>
        </w:rPr>
        <w:t xml:space="preserve"> </w:t>
      </w:r>
      <w:proofErr w:type="spellStart"/>
      <w:r w:rsidRPr="00CB4E16">
        <w:rPr>
          <w:color w:val="000000" w:themeColor="text1"/>
          <w:sz w:val="26"/>
          <w:szCs w:val="26"/>
        </w:rPr>
        <w:t>thi</w:t>
      </w:r>
      <w:proofErr w:type="spellEnd"/>
      <w:r w:rsidRPr="00CB4E16">
        <w:rPr>
          <w:color w:val="000000" w:themeColor="text1"/>
          <w:sz w:val="26"/>
          <w:szCs w:val="26"/>
        </w:rPr>
        <w:t xml:space="preserve"> </w:t>
      </w:r>
      <w:proofErr w:type="spellStart"/>
      <w:r w:rsidRPr="00CB4E16">
        <w:rPr>
          <w:color w:val="000000" w:themeColor="text1"/>
          <w:sz w:val="26"/>
          <w:szCs w:val="26"/>
        </w:rPr>
        <w:t>cao</w:t>
      </w:r>
      <w:proofErr w:type="spellEnd"/>
      <w:r w:rsidRPr="00CB4E16">
        <w:rPr>
          <w:color w:val="000000" w:themeColor="text1"/>
          <w:sz w:val="26"/>
          <w:szCs w:val="26"/>
        </w:rPr>
        <w:t xml:space="preserve"> </w:t>
      </w:r>
      <w:proofErr w:type="spellStart"/>
      <w:r w:rsidRPr="00CB4E16">
        <w:rPr>
          <w:color w:val="000000" w:themeColor="text1"/>
          <w:sz w:val="26"/>
          <w:szCs w:val="26"/>
        </w:rPr>
        <w:t>khi</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tổ</w:t>
      </w:r>
      <w:proofErr w:type="spellEnd"/>
      <w:r w:rsidRPr="00CB4E16">
        <w:rPr>
          <w:color w:val="000000" w:themeColor="text1"/>
          <w:sz w:val="26"/>
          <w:szCs w:val="26"/>
        </w:rPr>
        <w:t xml:space="preserve"> </w:t>
      </w:r>
      <w:proofErr w:type="spellStart"/>
      <w:r w:rsidRPr="00CB4E16">
        <w:rPr>
          <w:color w:val="000000" w:themeColor="text1"/>
          <w:sz w:val="26"/>
          <w:szCs w:val="26"/>
        </w:rPr>
        <w:t>chức</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hiện</w:t>
      </w:r>
      <w:proofErr w:type="spellEnd"/>
      <w:r w:rsidRPr="00CB4E16">
        <w:rPr>
          <w:color w:val="000000" w:themeColor="text1"/>
          <w:sz w:val="26"/>
          <w:szCs w:val="26"/>
        </w:rPr>
        <w:t xml:space="preserve"> </w:t>
      </w:r>
      <w:proofErr w:type="spellStart"/>
      <w:r w:rsidRPr="00CB4E16">
        <w:rPr>
          <w:color w:val="000000" w:themeColor="text1"/>
          <w:sz w:val="26"/>
          <w:szCs w:val="26"/>
        </w:rPr>
        <w:t>bài</w:t>
      </w:r>
      <w:proofErr w:type="spellEnd"/>
      <w:r w:rsidRPr="00CB4E16">
        <w:rPr>
          <w:color w:val="000000" w:themeColor="text1"/>
          <w:sz w:val="26"/>
          <w:szCs w:val="26"/>
        </w:rPr>
        <w:t xml:space="preserve"> </w:t>
      </w:r>
      <w:proofErr w:type="spellStart"/>
      <w:r w:rsidRPr="00CB4E16">
        <w:rPr>
          <w:color w:val="000000" w:themeColor="text1"/>
          <w:sz w:val="26"/>
          <w:szCs w:val="26"/>
        </w:rPr>
        <w:t>bản</w:t>
      </w:r>
      <w:proofErr w:type="spellEnd"/>
      <w:r w:rsidRPr="00CB4E16">
        <w:rPr>
          <w:color w:val="000000" w:themeColor="text1"/>
          <w:sz w:val="26"/>
          <w:szCs w:val="26"/>
        </w:rPr>
        <w:t xml:space="preserve">, </w:t>
      </w:r>
      <w:proofErr w:type="spellStart"/>
      <w:r w:rsidRPr="00CB4E16">
        <w:rPr>
          <w:color w:val="000000" w:themeColor="text1"/>
          <w:sz w:val="26"/>
          <w:szCs w:val="26"/>
        </w:rPr>
        <w:t>theo</w:t>
      </w:r>
      <w:proofErr w:type="spellEnd"/>
      <w:r w:rsidRPr="00CB4E16">
        <w:rPr>
          <w:color w:val="000000" w:themeColor="text1"/>
          <w:sz w:val="26"/>
          <w:szCs w:val="26"/>
        </w:rPr>
        <w:t xml:space="preserve"> </w:t>
      </w:r>
      <w:proofErr w:type="spellStart"/>
      <w:r w:rsidRPr="00CB4E16">
        <w:rPr>
          <w:color w:val="000000" w:themeColor="text1"/>
          <w:sz w:val="26"/>
          <w:szCs w:val="26"/>
        </w:rPr>
        <w:t>lộ</w:t>
      </w:r>
      <w:proofErr w:type="spellEnd"/>
      <w:r w:rsidRPr="00CB4E16">
        <w:rPr>
          <w:color w:val="000000" w:themeColor="text1"/>
          <w:sz w:val="26"/>
          <w:szCs w:val="26"/>
        </w:rPr>
        <w:t xml:space="preserve"> </w:t>
      </w:r>
      <w:proofErr w:type="spellStart"/>
      <w:r w:rsidRPr="00CB4E16">
        <w:rPr>
          <w:color w:val="000000" w:themeColor="text1"/>
          <w:sz w:val="26"/>
          <w:szCs w:val="26"/>
        </w:rPr>
        <w:t>trình</w:t>
      </w:r>
      <w:proofErr w:type="spellEnd"/>
      <w:r w:rsidRPr="00CB4E16">
        <w:rPr>
          <w:color w:val="000000" w:themeColor="text1"/>
          <w:sz w:val="26"/>
          <w:szCs w:val="26"/>
        </w:rPr>
        <w:t xml:space="preserve"> </w:t>
      </w:r>
      <w:proofErr w:type="spellStart"/>
      <w:r w:rsidRPr="00CB4E16">
        <w:rPr>
          <w:color w:val="000000" w:themeColor="text1"/>
          <w:sz w:val="26"/>
          <w:szCs w:val="26"/>
        </w:rPr>
        <w:t>rõ</w:t>
      </w:r>
      <w:proofErr w:type="spellEnd"/>
      <w:r w:rsidRPr="00CB4E16">
        <w:rPr>
          <w:color w:val="000000" w:themeColor="text1"/>
          <w:sz w:val="26"/>
          <w:szCs w:val="26"/>
        </w:rPr>
        <w:t xml:space="preserve"> </w:t>
      </w:r>
      <w:proofErr w:type="spellStart"/>
      <w:r w:rsidRPr="00CB4E16">
        <w:rPr>
          <w:color w:val="000000" w:themeColor="text1"/>
          <w:sz w:val="26"/>
          <w:szCs w:val="26"/>
        </w:rPr>
        <w:t>ràng</w:t>
      </w:r>
      <w:proofErr w:type="spellEnd"/>
      <w:r w:rsidRPr="00CB4E16">
        <w:rPr>
          <w:color w:val="000000" w:themeColor="text1"/>
          <w:sz w:val="26"/>
          <w:szCs w:val="26"/>
        </w:rPr>
        <w:t>.</w:t>
      </w:r>
    </w:p>
    <w:p w14:paraId="01C9423A" w14:textId="77777777" w:rsidR="008C4A44" w:rsidRDefault="00000000">
      <w:pPr>
        <w:spacing w:after="120" w:line="276" w:lineRule="auto"/>
        <w:ind w:firstLine="567"/>
        <w:jc w:val="both"/>
        <w:rPr>
          <w:ins w:id="3285" w:author="Administrator" w:date="2026-08-16T20:41:00Z" w16du:dateUtc="2026-08-16T13:41:00Z"/>
          <w:color w:val="000000" w:themeColor="text1"/>
          <w:sz w:val="26"/>
          <w:szCs w:val="26"/>
        </w:rPr>
      </w:pPr>
      <w:proofErr w:type="spellStart"/>
      <w:r w:rsidRPr="00CB4E16">
        <w:rPr>
          <w:color w:val="000000" w:themeColor="text1"/>
          <w:sz w:val="26"/>
          <w:szCs w:val="26"/>
        </w:rPr>
        <w:t>Giá</w:t>
      </w:r>
      <w:proofErr w:type="spellEnd"/>
      <w:r w:rsidRPr="00CB4E16">
        <w:rPr>
          <w:color w:val="000000" w:themeColor="text1"/>
          <w:sz w:val="26"/>
          <w:szCs w:val="26"/>
        </w:rPr>
        <w:t xml:space="preserve"> </w:t>
      </w:r>
      <w:proofErr w:type="spellStart"/>
      <w:r w:rsidRPr="00CB4E16">
        <w:rPr>
          <w:color w:val="000000" w:themeColor="text1"/>
          <w:sz w:val="26"/>
          <w:szCs w:val="26"/>
        </w:rPr>
        <w:t>trị</w:t>
      </w:r>
      <w:proofErr w:type="spellEnd"/>
      <w:r w:rsidRPr="00CB4E16">
        <w:rPr>
          <w:color w:val="000000" w:themeColor="text1"/>
          <w:sz w:val="26"/>
          <w:szCs w:val="26"/>
        </w:rPr>
        <w:t xml:space="preserve"> </w:t>
      </w:r>
      <w:proofErr w:type="spellStart"/>
      <w:r w:rsidRPr="00CB4E16">
        <w:rPr>
          <w:color w:val="000000" w:themeColor="text1"/>
          <w:sz w:val="26"/>
          <w:szCs w:val="26"/>
        </w:rPr>
        <w:t>khác</w:t>
      </w:r>
      <w:proofErr w:type="spellEnd"/>
      <w:r w:rsidRPr="00CB4E16">
        <w:rPr>
          <w:color w:val="000000" w:themeColor="text1"/>
          <w:sz w:val="26"/>
          <w:szCs w:val="26"/>
        </w:rPr>
        <w:t xml:space="preserve"> </w:t>
      </w:r>
      <w:proofErr w:type="spellStart"/>
      <w:r w:rsidRPr="00CB4E16">
        <w:rPr>
          <w:color w:val="000000" w:themeColor="text1"/>
          <w:sz w:val="26"/>
          <w:szCs w:val="26"/>
        </w:rPr>
        <w:t>biệt</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Đề</w:t>
      </w:r>
      <w:proofErr w:type="spellEnd"/>
      <w:r w:rsidRPr="00CB4E16">
        <w:rPr>
          <w:color w:val="000000" w:themeColor="text1"/>
          <w:sz w:val="26"/>
          <w:szCs w:val="26"/>
        </w:rPr>
        <w:t xml:space="preserve"> </w:t>
      </w:r>
      <w:proofErr w:type="spellStart"/>
      <w:r w:rsidRPr="00CB4E16">
        <w:rPr>
          <w:color w:val="000000" w:themeColor="text1"/>
          <w:sz w:val="26"/>
          <w:szCs w:val="26"/>
        </w:rPr>
        <w:t>án</w:t>
      </w:r>
      <w:proofErr w:type="spellEnd"/>
      <w:r w:rsidRPr="00CB4E16">
        <w:rPr>
          <w:color w:val="000000" w:themeColor="text1"/>
          <w:sz w:val="26"/>
          <w:szCs w:val="26"/>
        </w:rPr>
        <w:t xml:space="preserve"> </w:t>
      </w:r>
      <w:proofErr w:type="spellStart"/>
      <w:r w:rsidRPr="00CB4E16">
        <w:rPr>
          <w:color w:val="000000" w:themeColor="text1"/>
          <w:sz w:val="26"/>
          <w:szCs w:val="26"/>
        </w:rPr>
        <w:t>nằm</w:t>
      </w:r>
      <w:proofErr w:type="spellEnd"/>
      <w:r w:rsidRPr="00CB4E16">
        <w:rPr>
          <w:color w:val="000000" w:themeColor="text1"/>
          <w:sz w:val="26"/>
          <w:szCs w:val="26"/>
        </w:rPr>
        <w:t xml:space="preserve"> ở </w:t>
      </w:r>
      <w:proofErr w:type="spellStart"/>
      <w:r w:rsidRPr="00CB4E16">
        <w:rPr>
          <w:color w:val="000000" w:themeColor="text1"/>
          <w:sz w:val="26"/>
          <w:szCs w:val="26"/>
        </w:rPr>
        <w:t>chỗ</w:t>
      </w:r>
      <w:proofErr w:type="spellEnd"/>
      <w:r w:rsidRPr="00CB4E16">
        <w:rPr>
          <w:color w:val="000000" w:themeColor="text1"/>
          <w:sz w:val="26"/>
          <w:szCs w:val="26"/>
        </w:rPr>
        <w:t xml:space="preserve"> </w:t>
      </w:r>
      <w:proofErr w:type="spellStart"/>
      <w:r w:rsidRPr="00CB4E16">
        <w:rPr>
          <w:color w:val="000000" w:themeColor="text1"/>
          <w:sz w:val="26"/>
          <w:szCs w:val="26"/>
        </w:rPr>
        <w:t>nền</w:t>
      </w:r>
      <w:proofErr w:type="spellEnd"/>
      <w:r w:rsidRPr="00CB4E16">
        <w:rPr>
          <w:color w:val="000000" w:themeColor="text1"/>
          <w:sz w:val="26"/>
          <w:szCs w:val="26"/>
        </w:rPr>
        <w:t xml:space="preserve"> </w:t>
      </w:r>
      <w:proofErr w:type="spellStart"/>
      <w:r w:rsidRPr="00CB4E16">
        <w:rPr>
          <w:color w:val="000000" w:themeColor="text1"/>
          <w:sz w:val="26"/>
          <w:szCs w:val="26"/>
        </w:rPr>
        <w:t>tảng</w:t>
      </w:r>
      <w:proofErr w:type="spellEnd"/>
      <w:r w:rsidRPr="00CB4E16">
        <w:rPr>
          <w:color w:val="000000" w:themeColor="text1"/>
          <w:sz w:val="26"/>
          <w:szCs w:val="26"/>
        </w:rPr>
        <w:t xml:space="preserve"> </w:t>
      </w:r>
      <w:proofErr w:type="spellStart"/>
      <w:r w:rsidRPr="00CB4E16">
        <w:rPr>
          <w:color w:val="000000" w:themeColor="text1"/>
          <w:sz w:val="26"/>
          <w:szCs w:val="26"/>
        </w:rPr>
        <w:t>không</w:t>
      </w:r>
      <w:proofErr w:type="spellEnd"/>
      <w:r w:rsidRPr="00CB4E16">
        <w:rPr>
          <w:color w:val="000000" w:themeColor="text1"/>
          <w:sz w:val="26"/>
          <w:szCs w:val="26"/>
        </w:rPr>
        <w:t xml:space="preserve"> </w:t>
      </w:r>
      <w:proofErr w:type="spellStart"/>
      <w:r w:rsidRPr="00CB4E16">
        <w:rPr>
          <w:color w:val="000000" w:themeColor="text1"/>
          <w:sz w:val="26"/>
          <w:szCs w:val="26"/>
        </w:rPr>
        <w:t>dừng</w:t>
      </w:r>
      <w:proofErr w:type="spellEnd"/>
      <w:r w:rsidRPr="00CB4E16">
        <w:rPr>
          <w:color w:val="000000" w:themeColor="text1"/>
          <w:sz w:val="26"/>
          <w:szCs w:val="26"/>
        </w:rPr>
        <w:t xml:space="preserve"> ở </w:t>
      </w:r>
      <w:proofErr w:type="spellStart"/>
      <w:r w:rsidRPr="00CB4E16">
        <w:rPr>
          <w:color w:val="000000" w:themeColor="text1"/>
          <w:sz w:val="26"/>
          <w:szCs w:val="26"/>
        </w:rPr>
        <w:t>việc</w:t>
      </w:r>
      <w:proofErr w:type="spellEnd"/>
      <w:r w:rsidRPr="00CB4E16">
        <w:rPr>
          <w:color w:val="000000" w:themeColor="text1"/>
          <w:sz w:val="26"/>
          <w:szCs w:val="26"/>
        </w:rPr>
        <w:t xml:space="preserve"> </w:t>
      </w:r>
      <w:proofErr w:type="spellStart"/>
      <w:r w:rsidRPr="00CB4E16">
        <w:rPr>
          <w:color w:val="000000" w:themeColor="text1"/>
          <w:sz w:val="26"/>
          <w:szCs w:val="26"/>
        </w:rPr>
        <w:t>tập</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dữ</w:t>
      </w:r>
      <w:proofErr w:type="spellEnd"/>
      <w:r w:rsidRPr="00CB4E16">
        <w:rPr>
          <w:color w:val="000000" w:themeColor="text1"/>
          <w:sz w:val="26"/>
          <w:szCs w:val="26"/>
        </w:rPr>
        <w:t xml:space="preserve"> </w:t>
      </w:r>
      <w:proofErr w:type="spellStart"/>
      <w:r w:rsidRPr="00CB4E16">
        <w:rPr>
          <w:color w:val="000000" w:themeColor="text1"/>
          <w:sz w:val="26"/>
          <w:szCs w:val="26"/>
        </w:rPr>
        <w:t>liệu</w:t>
      </w:r>
      <w:proofErr w:type="spellEnd"/>
      <w:r w:rsidRPr="00CB4E16">
        <w:rPr>
          <w:color w:val="000000" w:themeColor="text1"/>
          <w:sz w:val="26"/>
          <w:szCs w:val="26"/>
        </w:rPr>
        <w:t xml:space="preserve"> </w:t>
      </w:r>
      <w:proofErr w:type="spellStart"/>
      <w:r w:rsidRPr="00CB4E16">
        <w:rPr>
          <w:color w:val="000000" w:themeColor="text1"/>
          <w:sz w:val="26"/>
          <w:szCs w:val="26"/>
        </w:rPr>
        <w:t>mà</w:t>
      </w:r>
      <w:proofErr w:type="spellEnd"/>
      <w:r w:rsidRPr="00CB4E16">
        <w:rPr>
          <w:color w:val="000000" w:themeColor="text1"/>
          <w:sz w:val="26"/>
          <w:szCs w:val="26"/>
        </w:rPr>
        <w:t xml:space="preserve"> </w:t>
      </w:r>
      <w:proofErr w:type="spellStart"/>
      <w:r w:rsidRPr="00CB4E16">
        <w:rPr>
          <w:color w:val="000000" w:themeColor="text1"/>
          <w:sz w:val="26"/>
          <w:szCs w:val="26"/>
        </w:rPr>
        <w:t>đi</w:t>
      </w:r>
      <w:proofErr w:type="spellEnd"/>
      <w:r w:rsidRPr="00CB4E16">
        <w:rPr>
          <w:color w:val="000000" w:themeColor="text1"/>
          <w:sz w:val="26"/>
          <w:szCs w:val="26"/>
        </w:rPr>
        <w:t xml:space="preserve"> </w:t>
      </w:r>
      <w:proofErr w:type="spellStart"/>
      <w:r w:rsidRPr="00CB4E16">
        <w:rPr>
          <w:color w:val="000000" w:themeColor="text1"/>
          <w:sz w:val="26"/>
          <w:szCs w:val="26"/>
        </w:rPr>
        <w:t>trọn</w:t>
      </w:r>
      <w:proofErr w:type="spellEnd"/>
      <w:r w:rsidRPr="00CB4E16">
        <w:rPr>
          <w:color w:val="000000" w:themeColor="text1"/>
          <w:sz w:val="26"/>
          <w:szCs w:val="26"/>
        </w:rPr>
        <w:t xml:space="preserve"> </w:t>
      </w:r>
      <w:proofErr w:type="spellStart"/>
      <w:r w:rsidRPr="00CB4E16">
        <w:rPr>
          <w:color w:val="000000" w:themeColor="text1"/>
          <w:sz w:val="26"/>
          <w:szCs w:val="26"/>
        </w:rPr>
        <w:t>năm</w:t>
      </w:r>
      <w:proofErr w:type="spellEnd"/>
      <w:r w:rsidRPr="00CB4E16">
        <w:rPr>
          <w:color w:val="000000" w:themeColor="text1"/>
          <w:sz w:val="26"/>
          <w:szCs w:val="26"/>
        </w:rPr>
        <w:t xml:space="preserve"> </w:t>
      </w:r>
      <w:proofErr w:type="spellStart"/>
      <w:r w:rsidRPr="00CB4E16">
        <w:rPr>
          <w:color w:val="000000" w:themeColor="text1"/>
          <w:sz w:val="26"/>
          <w:szCs w:val="26"/>
        </w:rPr>
        <w:t>bước</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 </w:t>
      </w:r>
      <w:proofErr w:type="spellStart"/>
      <w:r w:rsidRPr="00CB4E16">
        <w:rPr>
          <w:color w:val="000000" w:themeColor="text1"/>
          <w:sz w:val="26"/>
          <w:szCs w:val="26"/>
        </w:rPr>
        <w:t>Ghép</w:t>
      </w:r>
      <w:proofErr w:type="spellEnd"/>
      <w:r w:rsidRPr="00CB4E16">
        <w:rPr>
          <w:color w:val="000000" w:themeColor="text1"/>
          <w:sz w:val="26"/>
          <w:szCs w:val="26"/>
        </w:rPr>
        <w:t xml:space="preserve"> </w:t>
      </w:r>
      <w:proofErr w:type="spellStart"/>
      <w:r w:rsidRPr="00CB4E16">
        <w:rPr>
          <w:color w:val="000000" w:themeColor="text1"/>
          <w:sz w:val="26"/>
          <w:szCs w:val="26"/>
        </w:rPr>
        <w:t>nối</w:t>
      </w:r>
      <w:proofErr w:type="spellEnd"/>
      <w:r w:rsidRPr="00CB4E16">
        <w:rPr>
          <w:color w:val="000000" w:themeColor="text1"/>
          <w:sz w:val="26"/>
          <w:szCs w:val="26"/>
        </w:rPr>
        <w:t xml:space="preserve"> - Huy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 </w:t>
      </w:r>
      <w:proofErr w:type="spellStart"/>
      <w:r w:rsidRPr="00CB4E16">
        <w:rPr>
          <w:color w:val="000000" w:themeColor="text1"/>
          <w:sz w:val="26"/>
          <w:szCs w:val="26"/>
        </w:rPr>
        <w:t>Triển</w:t>
      </w:r>
      <w:proofErr w:type="spellEnd"/>
      <w:r w:rsidRPr="00CB4E16">
        <w:rPr>
          <w:color w:val="000000" w:themeColor="text1"/>
          <w:sz w:val="26"/>
          <w:szCs w:val="26"/>
        </w:rPr>
        <w:t xml:space="preserve"> </w:t>
      </w:r>
      <w:proofErr w:type="spellStart"/>
      <w:r w:rsidRPr="00CB4E16">
        <w:rPr>
          <w:color w:val="000000" w:themeColor="text1"/>
          <w:sz w:val="26"/>
          <w:szCs w:val="26"/>
        </w:rPr>
        <w:t>khai</w:t>
      </w:r>
      <w:proofErr w:type="spellEnd"/>
      <w:r w:rsidRPr="00CB4E16">
        <w:rPr>
          <w:color w:val="000000" w:themeColor="text1"/>
          <w:sz w:val="26"/>
          <w:szCs w:val="26"/>
        </w:rPr>
        <w:t xml:space="preserve"> - </w:t>
      </w:r>
      <w:proofErr w:type="spellStart"/>
      <w:r w:rsidRPr="00CB4E16">
        <w:rPr>
          <w:color w:val="000000" w:themeColor="text1"/>
          <w:sz w:val="26"/>
          <w:szCs w:val="26"/>
        </w:rPr>
        <w:t>Tạo</w:t>
      </w:r>
      <w:proofErr w:type="spellEnd"/>
      <w:r w:rsidRPr="00CB4E16">
        <w:rPr>
          <w:color w:val="000000" w:themeColor="text1"/>
          <w:sz w:val="26"/>
          <w:szCs w:val="26"/>
        </w:rPr>
        <w:t xml:space="preserve"> </w:t>
      </w:r>
      <w:proofErr w:type="spellStart"/>
      <w:r w:rsidRPr="00CB4E16">
        <w:rPr>
          <w:color w:val="000000" w:themeColor="text1"/>
          <w:sz w:val="26"/>
          <w:szCs w:val="26"/>
        </w:rPr>
        <w:t>tác</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đưa</w:t>
      </w:r>
      <w:proofErr w:type="spellEnd"/>
      <w:r w:rsidRPr="00CB4E16">
        <w:rPr>
          <w:color w:val="000000" w:themeColor="text1"/>
          <w:sz w:val="26"/>
          <w:szCs w:val="26"/>
        </w:rPr>
        <w:t xml:space="preserve"> tri </w:t>
      </w:r>
      <w:proofErr w:type="spellStart"/>
      <w:r w:rsidRPr="00CB4E16">
        <w:rPr>
          <w:color w:val="000000" w:themeColor="text1"/>
          <w:sz w:val="26"/>
          <w:szCs w:val="26"/>
        </w:rPr>
        <w:t>thức</w:t>
      </w:r>
      <w:proofErr w:type="spellEnd"/>
      <w:r w:rsidRPr="00CB4E16">
        <w:rPr>
          <w:color w:val="000000" w:themeColor="text1"/>
          <w:sz w:val="26"/>
          <w:szCs w:val="26"/>
        </w:rPr>
        <w:t xml:space="preserve"> </w:t>
      </w:r>
      <w:proofErr w:type="spellStart"/>
      <w:r w:rsidRPr="00CB4E16">
        <w:rPr>
          <w:color w:val="000000" w:themeColor="text1"/>
          <w:sz w:val="26"/>
          <w:szCs w:val="26"/>
        </w:rPr>
        <w:t>của</w:t>
      </w:r>
      <w:proofErr w:type="spellEnd"/>
      <w:r w:rsidRPr="00CB4E16">
        <w:rPr>
          <w:color w:val="000000" w:themeColor="text1"/>
          <w:sz w:val="26"/>
          <w:szCs w:val="26"/>
        </w:rPr>
        <w:t xml:space="preserve"> </w:t>
      </w:r>
      <w:proofErr w:type="spellStart"/>
      <w:r w:rsidRPr="00CB4E16">
        <w:rPr>
          <w:color w:val="000000" w:themeColor="text1"/>
          <w:sz w:val="26"/>
          <w:szCs w:val="26"/>
        </w:rPr>
        <w:t>đội</w:t>
      </w:r>
      <w:proofErr w:type="spellEnd"/>
      <w:r w:rsidRPr="00CB4E16">
        <w:rPr>
          <w:color w:val="000000" w:themeColor="text1"/>
          <w:sz w:val="26"/>
          <w:szCs w:val="26"/>
        </w:rPr>
        <w:t xml:space="preserve"> </w:t>
      </w:r>
      <w:proofErr w:type="spellStart"/>
      <w:r w:rsidRPr="00CB4E16">
        <w:rPr>
          <w:color w:val="000000" w:themeColor="text1"/>
          <w:sz w:val="26"/>
          <w:szCs w:val="26"/>
        </w:rPr>
        <w:t>ngũ</w:t>
      </w:r>
      <w:proofErr w:type="spellEnd"/>
      <w:r w:rsidRPr="00CB4E16">
        <w:rPr>
          <w:color w:val="000000" w:themeColor="text1"/>
          <w:sz w:val="26"/>
          <w:szCs w:val="26"/>
        </w:rPr>
        <w:t xml:space="preserve"> </w:t>
      </w:r>
      <w:proofErr w:type="spellStart"/>
      <w:r w:rsidRPr="00CB4E16">
        <w:rPr>
          <w:color w:val="000000" w:themeColor="text1"/>
          <w:sz w:val="26"/>
          <w:szCs w:val="26"/>
        </w:rPr>
        <w:t>trí</w:t>
      </w:r>
      <w:proofErr w:type="spellEnd"/>
      <w:r w:rsidRPr="00CB4E16">
        <w:rPr>
          <w:color w:val="000000" w:themeColor="text1"/>
          <w:sz w:val="26"/>
          <w:szCs w:val="26"/>
        </w:rPr>
        <w:t xml:space="preserve"> </w:t>
      </w:r>
      <w:proofErr w:type="spellStart"/>
      <w:r w:rsidRPr="00CB4E16">
        <w:rPr>
          <w:color w:val="000000" w:themeColor="text1"/>
          <w:sz w:val="26"/>
          <w:szCs w:val="26"/>
        </w:rPr>
        <w:t>thức</w:t>
      </w:r>
      <w:proofErr w:type="spellEnd"/>
      <w:r w:rsidRPr="00CB4E16">
        <w:rPr>
          <w:color w:val="000000" w:themeColor="text1"/>
          <w:sz w:val="26"/>
          <w:szCs w:val="26"/>
        </w:rPr>
        <w:t xml:space="preserve"> khoa </w:t>
      </w:r>
      <w:proofErr w:type="spellStart"/>
      <w:r w:rsidRPr="00CB4E16">
        <w:rPr>
          <w:color w:val="000000" w:themeColor="text1"/>
          <w:sz w:val="26"/>
          <w:szCs w:val="26"/>
        </w:rPr>
        <w:t>học</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kỹ</w:t>
      </w:r>
      <w:proofErr w:type="spellEnd"/>
      <w:r w:rsidRPr="00CB4E16">
        <w:rPr>
          <w:color w:val="000000" w:themeColor="text1"/>
          <w:sz w:val="26"/>
          <w:szCs w:val="26"/>
        </w:rPr>
        <w:t xml:space="preserve"> </w:t>
      </w:r>
      <w:proofErr w:type="spellStart"/>
      <w:r w:rsidRPr="00CB4E16">
        <w:rPr>
          <w:color w:val="000000" w:themeColor="text1"/>
          <w:sz w:val="26"/>
          <w:szCs w:val="26"/>
        </w:rPr>
        <w:t>thuật</w:t>
      </w:r>
      <w:proofErr w:type="spellEnd"/>
      <w:r w:rsidRPr="00CB4E16">
        <w:rPr>
          <w:color w:val="000000" w:themeColor="text1"/>
          <w:sz w:val="26"/>
          <w:szCs w:val="26"/>
        </w:rPr>
        <w:t xml:space="preserve"> </w:t>
      </w:r>
      <w:proofErr w:type="spellStart"/>
      <w:r w:rsidRPr="00CB4E16">
        <w:rPr>
          <w:color w:val="000000" w:themeColor="text1"/>
          <w:sz w:val="26"/>
          <w:szCs w:val="26"/>
        </w:rPr>
        <w:t>đến</w:t>
      </w:r>
      <w:proofErr w:type="spellEnd"/>
      <w:r w:rsidRPr="00CB4E16">
        <w:rPr>
          <w:color w:val="000000" w:themeColor="text1"/>
          <w:sz w:val="26"/>
          <w:szCs w:val="26"/>
        </w:rPr>
        <w:t xml:space="preserve"> </w:t>
      </w:r>
      <w:proofErr w:type="spellStart"/>
      <w:r w:rsidRPr="00CB4E16">
        <w:rPr>
          <w:color w:val="000000" w:themeColor="text1"/>
          <w:sz w:val="26"/>
          <w:szCs w:val="26"/>
        </w:rPr>
        <w:t>kết</w:t>
      </w:r>
      <w:proofErr w:type="spellEnd"/>
      <w:r w:rsidRPr="00CB4E16">
        <w:rPr>
          <w:color w:val="000000" w:themeColor="text1"/>
          <w:sz w:val="26"/>
          <w:szCs w:val="26"/>
        </w:rPr>
        <w:t xml:space="preserve"> </w:t>
      </w:r>
      <w:proofErr w:type="spellStart"/>
      <w:r w:rsidRPr="00CB4E16">
        <w:rPr>
          <w:color w:val="000000" w:themeColor="text1"/>
          <w:sz w:val="26"/>
          <w:szCs w:val="26"/>
        </w:rPr>
        <w:t>quả</w:t>
      </w:r>
      <w:proofErr w:type="spellEnd"/>
      <w:r w:rsidRPr="00CB4E16">
        <w:rPr>
          <w:color w:val="000000" w:themeColor="text1"/>
          <w:sz w:val="26"/>
          <w:szCs w:val="26"/>
        </w:rPr>
        <w:t xml:space="preserve"> </w:t>
      </w:r>
      <w:proofErr w:type="spellStart"/>
      <w:r w:rsidRPr="00CB4E16">
        <w:rPr>
          <w:color w:val="000000" w:themeColor="text1"/>
          <w:sz w:val="26"/>
          <w:szCs w:val="26"/>
        </w:rPr>
        <w:t>cuối</w:t>
      </w:r>
      <w:proofErr w:type="spellEnd"/>
      <w:r w:rsidRPr="00CB4E16">
        <w:rPr>
          <w:color w:val="000000" w:themeColor="text1"/>
          <w:sz w:val="26"/>
          <w:szCs w:val="26"/>
        </w:rPr>
        <w:t xml:space="preserve"> </w:t>
      </w:r>
      <w:proofErr w:type="spellStart"/>
      <w:r w:rsidRPr="00CB4E16">
        <w:rPr>
          <w:color w:val="000000" w:themeColor="text1"/>
          <w:sz w:val="26"/>
          <w:szCs w:val="26"/>
        </w:rPr>
        <w:t>cùng</w:t>
      </w:r>
      <w:proofErr w:type="spellEnd"/>
      <w:r w:rsidRPr="00CB4E16">
        <w:rPr>
          <w:color w:val="000000" w:themeColor="text1"/>
          <w:sz w:val="26"/>
          <w:szCs w:val="26"/>
        </w:rPr>
        <w:t xml:space="preserve"> </w:t>
      </w:r>
      <w:proofErr w:type="spellStart"/>
      <w:r w:rsidRPr="00CB4E16">
        <w:rPr>
          <w:color w:val="000000" w:themeColor="text1"/>
          <w:sz w:val="26"/>
          <w:szCs w:val="26"/>
        </w:rPr>
        <w:t>là</w:t>
      </w:r>
      <w:proofErr w:type="spellEnd"/>
      <w:r w:rsidRPr="00CB4E16">
        <w:rPr>
          <w:color w:val="000000" w:themeColor="text1"/>
          <w:sz w:val="26"/>
          <w:szCs w:val="26"/>
        </w:rPr>
        <w:t xml:space="preserve"> </w:t>
      </w:r>
      <w:proofErr w:type="spellStart"/>
      <w:r w:rsidRPr="00CB4E16">
        <w:rPr>
          <w:color w:val="000000" w:themeColor="text1"/>
          <w:sz w:val="26"/>
          <w:szCs w:val="26"/>
        </w:rPr>
        <w:t>hợp</w:t>
      </w:r>
      <w:proofErr w:type="spellEnd"/>
      <w:r w:rsidRPr="00CB4E16">
        <w:rPr>
          <w:color w:val="000000" w:themeColor="text1"/>
          <w:sz w:val="26"/>
          <w:szCs w:val="26"/>
        </w:rPr>
        <w:t xml:space="preserve"> </w:t>
      </w:r>
      <w:proofErr w:type="spellStart"/>
      <w:r w:rsidRPr="00CB4E16">
        <w:rPr>
          <w:color w:val="000000" w:themeColor="text1"/>
          <w:sz w:val="26"/>
          <w:szCs w:val="26"/>
        </w:rPr>
        <w:t>đồng</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ký</w:t>
      </w:r>
      <w:proofErr w:type="spellEnd"/>
      <w:r w:rsidRPr="00CB4E16">
        <w:rPr>
          <w:color w:val="000000" w:themeColor="text1"/>
          <w:sz w:val="26"/>
          <w:szCs w:val="26"/>
        </w:rPr>
        <w:t xml:space="preserve">, </w:t>
      </w:r>
      <w:proofErr w:type="spellStart"/>
      <w:r w:rsidRPr="00CB4E16">
        <w:rPr>
          <w:color w:val="000000" w:themeColor="text1"/>
          <w:sz w:val="26"/>
          <w:szCs w:val="26"/>
        </w:rPr>
        <w:t>nhiệm</w:t>
      </w:r>
      <w:proofErr w:type="spellEnd"/>
      <w:r w:rsidRPr="00CB4E16">
        <w:rPr>
          <w:color w:val="000000" w:themeColor="text1"/>
          <w:sz w:val="26"/>
          <w:szCs w:val="26"/>
        </w:rPr>
        <w:t xml:space="preserve"> </w:t>
      </w:r>
      <w:proofErr w:type="spellStart"/>
      <w:r w:rsidRPr="00CB4E16">
        <w:rPr>
          <w:color w:val="000000" w:themeColor="text1"/>
          <w:sz w:val="26"/>
          <w:szCs w:val="26"/>
        </w:rPr>
        <w:t>vụ</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nghiệm</w:t>
      </w:r>
      <w:proofErr w:type="spellEnd"/>
      <w:r w:rsidRPr="00CB4E16">
        <w:rPr>
          <w:color w:val="000000" w:themeColor="text1"/>
          <w:sz w:val="26"/>
          <w:szCs w:val="26"/>
        </w:rPr>
        <w:t xml:space="preserve"> </w:t>
      </w:r>
      <w:proofErr w:type="spellStart"/>
      <w:r w:rsidRPr="00CB4E16">
        <w:rPr>
          <w:color w:val="000000" w:themeColor="text1"/>
          <w:sz w:val="26"/>
          <w:szCs w:val="26"/>
        </w:rPr>
        <w:t>thu</w:t>
      </w:r>
      <w:proofErr w:type="spellEnd"/>
      <w:r w:rsidRPr="00CB4E16">
        <w:rPr>
          <w:color w:val="000000" w:themeColor="text1"/>
          <w:sz w:val="26"/>
          <w:szCs w:val="26"/>
        </w:rPr>
        <w:t xml:space="preserve">, </w:t>
      </w:r>
      <w:proofErr w:type="spellStart"/>
      <w:r w:rsidRPr="00CB4E16">
        <w:rPr>
          <w:color w:val="000000" w:themeColor="text1"/>
          <w:sz w:val="26"/>
          <w:szCs w:val="26"/>
        </w:rPr>
        <w:t>công</w:t>
      </w:r>
      <w:proofErr w:type="spellEnd"/>
      <w:r w:rsidRPr="00CB4E16">
        <w:rPr>
          <w:color w:val="000000" w:themeColor="text1"/>
          <w:sz w:val="26"/>
          <w:szCs w:val="26"/>
        </w:rPr>
        <w:t xml:space="preserve"> </w:t>
      </w:r>
      <w:proofErr w:type="spellStart"/>
      <w:r w:rsidRPr="00CB4E16">
        <w:rPr>
          <w:color w:val="000000" w:themeColor="text1"/>
          <w:sz w:val="26"/>
          <w:szCs w:val="26"/>
        </w:rPr>
        <w:t>nghệ</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chuyển</w:t>
      </w:r>
      <w:proofErr w:type="spellEnd"/>
      <w:r w:rsidRPr="00CB4E16">
        <w:rPr>
          <w:color w:val="000000" w:themeColor="text1"/>
          <w:sz w:val="26"/>
          <w:szCs w:val="26"/>
        </w:rPr>
        <w:t xml:space="preserve"> </w:t>
      </w:r>
      <w:proofErr w:type="spellStart"/>
      <w:r w:rsidRPr="00CB4E16">
        <w:rPr>
          <w:color w:val="000000" w:themeColor="text1"/>
          <w:sz w:val="26"/>
          <w:szCs w:val="26"/>
        </w:rPr>
        <w:t>giao</w:t>
      </w:r>
      <w:proofErr w:type="spellEnd"/>
      <w:r w:rsidRPr="00CB4E16">
        <w:rPr>
          <w:color w:val="000000" w:themeColor="text1"/>
          <w:sz w:val="26"/>
          <w:szCs w:val="26"/>
        </w:rPr>
        <w:t xml:space="preserve"> </w:t>
      </w:r>
      <w:proofErr w:type="spellStart"/>
      <w:r w:rsidRPr="00CB4E16">
        <w:rPr>
          <w:color w:val="000000" w:themeColor="text1"/>
          <w:sz w:val="26"/>
          <w:szCs w:val="26"/>
        </w:rPr>
        <w:t>và</w:t>
      </w:r>
      <w:proofErr w:type="spellEnd"/>
      <w:r w:rsidRPr="00CB4E16">
        <w:rPr>
          <w:color w:val="000000" w:themeColor="text1"/>
          <w:sz w:val="26"/>
          <w:szCs w:val="26"/>
        </w:rPr>
        <w:t xml:space="preserve"> </w:t>
      </w:r>
      <w:proofErr w:type="spellStart"/>
      <w:r w:rsidRPr="00CB4E16">
        <w:rPr>
          <w:color w:val="000000" w:themeColor="text1"/>
          <w:sz w:val="26"/>
          <w:szCs w:val="26"/>
        </w:rPr>
        <w:t>nguồn</w:t>
      </w:r>
      <w:proofErr w:type="spellEnd"/>
      <w:r w:rsidRPr="00CB4E16">
        <w:rPr>
          <w:color w:val="000000" w:themeColor="text1"/>
          <w:sz w:val="26"/>
          <w:szCs w:val="26"/>
        </w:rPr>
        <w:t xml:space="preserve"> </w:t>
      </w:r>
      <w:proofErr w:type="spellStart"/>
      <w:r w:rsidRPr="00CB4E16">
        <w:rPr>
          <w:color w:val="000000" w:themeColor="text1"/>
          <w:sz w:val="26"/>
          <w:szCs w:val="26"/>
        </w:rPr>
        <w:t>lực</w:t>
      </w:r>
      <w:proofErr w:type="spellEnd"/>
      <w:r w:rsidRPr="00CB4E16">
        <w:rPr>
          <w:color w:val="000000" w:themeColor="text1"/>
          <w:sz w:val="26"/>
          <w:szCs w:val="26"/>
        </w:rPr>
        <w:t xml:space="preserve"> </w:t>
      </w:r>
      <w:proofErr w:type="spellStart"/>
      <w:r w:rsidRPr="00CB4E16">
        <w:rPr>
          <w:color w:val="000000" w:themeColor="text1"/>
          <w:sz w:val="26"/>
          <w:szCs w:val="26"/>
        </w:rPr>
        <w:t>được</w:t>
      </w:r>
      <w:proofErr w:type="spellEnd"/>
      <w:r w:rsidRPr="00CB4E16">
        <w:rPr>
          <w:color w:val="000000" w:themeColor="text1"/>
          <w:sz w:val="26"/>
          <w:szCs w:val="26"/>
        </w:rPr>
        <w:t xml:space="preserve"> </w:t>
      </w:r>
      <w:proofErr w:type="spellStart"/>
      <w:r w:rsidRPr="00CB4E16">
        <w:rPr>
          <w:color w:val="000000" w:themeColor="text1"/>
          <w:sz w:val="26"/>
          <w:szCs w:val="26"/>
        </w:rPr>
        <w:t>huy</w:t>
      </w:r>
      <w:proofErr w:type="spellEnd"/>
      <w:r w:rsidRPr="00CB4E16">
        <w:rPr>
          <w:color w:val="000000" w:themeColor="text1"/>
          <w:sz w:val="26"/>
          <w:szCs w:val="26"/>
        </w:rPr>
        <w:t xml:space="preserve"> </w:t>
      </w:r>
      <w:proofErr w:type="spellStart"/>
      <w:r w:rsidRPr="00CB4E16">
        <w:rPr>
          <w:color w:val="000000" w:themeColor="text1"/>
          <w:sz w:val="26"/>
          <w:szCs w:val="26"/>
        </w:rPr>
        <w:t>động</w:t>
      </w:r>
      <w:proofErr w:type="spellEnd"/>
      <w:r w:rsidRPr="00CB4E16">
        <w:rPr>
          <w:color w:val="000000" w:themeColor="text1"/>
          <w:sz w:val="26"/>
          <w:szCs w:val="26"/>
        </w:rPr>
        <w:t xml:space="preserve"> </w:t>
      </w:r>
      <w:proofErr w:type="spellStart"/>
      <w:r w:rsidRPr="00CB4E16">
        <w:rPr>
          <w:color w:val="000000" w:themeColor="text1"/>
          <w:sz w:val="26"/>
          <w:szCs w:val="26"/>
        </w:rPr>
        <w:t>trên</w:t>
      </w:r>
      <w:proofErr w:type="spellEnd"/>
      <w:r w:rsidRPr="00CB4E16">
        <w:rPr>
          <w:color w:val="000000" w:themeColor="text1"/>
          <w:sz w:val="26"/>
          <w:szCs w:val="26"/>
        </w:rPr>
        <w:t xml:space="preserve"> </w:t>
      </w:r>
      <w:proofErr w:type="spellStart"/>
      <w:r w:rsidRPr="00CB4E16">
        <w:rPr>
          <w:color w:val="000000" w:themeColor="text1"/>
          <w:sz w:val="26"/>
          <w:szCs w:val="26"/>
        </w:rPr>
        <w:t>thực</w:t>
      </w:r>
      <w:proofErr w:type="spellEnd"/>
      <w:r w:rsidRPr="00CB4E16">
        <w:rPr>
          <w:color w:val="000000" w:themeColor="text1"/>
          <w:sz w:val="26"/>
          <w:szCs w:val="26"/>
        </w:rPr>
        <w:t xml:space="preserve"> </w:t>
      </w:r>
      <w:proofErr w:type="spellStart"/>
      <w:r w:rsidRPr="00CB4E16">
        <w:rPr>
          <w:color w:val="000000" w:themeColor="text1"/>
          <w:sz w:val="26"/>
          <w:szCs w:val="26"/>
        </w:rPr>
        <w:t>tế</w:t>
      </w:r>
      <w:proofErr w:type="spellEnd"/>
      <w:r w:rsidRPr="00CB4E16">
        <w:rPr>
          <w:color w:val="000000" w:themeColor="text1"/>
          <w:sz w:val="26"/>
          <w:szCs w:val="26"/>
        </w:rPr>
        <w:t>.</w:t>
      </w:r>
    </w:p>
    <w:p w14:paraId="598DEEEE" w14:textId="77777777" w:rsidR="00E707F3" w:rsidRPr="00A223F5" w:rsidRDefault="00E707F3" w:rsidP="00E707F3">
      <w:pPr>
        <w:spacing w:after="120" w:line="276" w:lineRule="auto"/>
        <w:ind w:firstLine="567"/>
        <w:jc w:val="both"/>
        <w:rPr>
          <w:ins w:id="3286" w:author="Administrator" w:date="2026-08-16T20:41:00Z" w16du:dateUtc="2026-08-16T13:41:00Z"/>
          <w:color w:val="EE0000"/>
          <w:sz w:val="26"/>
          <w:szCs w:val="26"/>
        </w:rPr>
      </w:pPr>
      <w:ins w:id="3287" w:author="Administrator" w:date="2026-08-16T20:41:00Z" w16du:dateUtc="2026-08-16T13:41:00Z">
        <w:r w:rsidRPr="00A223F5">
          <w:rPr>
            <w:color w:val="EE0000"/>
            <w:sz w:val="26"/>
            <w:szCs w:val="26"/>
          </w:rPr>
          <w:t xml:space="preserve">VI CONNECT </w:t>
        </w:r>
        <w:proofErr w:type="spellStart"/>
        <w:r w:rsidRPr="00A223F5">
          <w:rPr>
            <w:color w:val="EE0000"/>
            <w:sz w:val="26"/>
            <w:szCs w:val="26"/>
          </w:rPr>
          <w:t>hướng</w:t>
        </w:r>
        <w:proofErr w:type="spellEnd"/>
        <w:r w:rsidRPr="00A223F5">
          <w:rPr>
            <w:color w:val="EE0000"/>
            <w:sz w:val="26"/>
            <w:szCs w:val="26"/>
          </w:rPr>
          <w:t xml:space="preserve"> </w:t>
        </w:r>
        <w:proofErr w:type="spellStart"/>
        <w:r w:rsidRPr="00A223F5">
          <w:rPr>
            <w:color w:val="EE0000"/>
            <w:sz w:val="26"/>
            <w:szCs w:val="26"/>
          </w:rPr>
          <w:t>tới</w:t>
        </w:r>
        <w:proofErr w:type="spellEnd"/>
        <w:r w:rsidRPr="00A223F5">
          <w:rPr>
            <w:color w:val="EE0000"/>
            <w:sz w:val="26"/>
            <w:szCs w:val="26"/>
          </w:rPr>
          <w:t xml:space="preserve"> </w:t>
        </w:r>
        <w:proofErr w:type="spellStart"/>
        <w:r w:rsidRPr="00A223F5">
          <w:rPr>
            <w:color w:val="EE0000"/>
            <w:sz w:val="26"/>
            <w:szCs w:val="26"/>
          </w:rPr>
          <w:t>trở</w:t>
        </w:r>
        <w:proofErr w:type="spellEnd"/>
        <w:r w:rsidRPr="00A223F5">
          <w:rPr>
            <w:color w:val="EE0000"/>
            <w:sz w:val="26"/>
            <w:szCs w:val="26"/>
          </w:rPr>
          <w:t xml:space="preserve"> </w:t>
        </w:r>
        <w:proofErr w:type="spellStart"/>
        <w:r w:rsidRPr="00A223F5">
          <w:rPr>
            <w:color w:val="EE0000"/>
            <w:sz w:val="26"/>
            <w:szCs w:val="26"/>
          </w:rPr>
          <w:t>thành</w:t>
        </w:r>
        <w:proofErr w:type="spellEnd"/>
        <w:r w:rsidRPr="00A223F5">
          <w:rPr>
            <w:color w:val="EE0000"/>
            <w:sz w:val="26"/>
            <w:szCs w:val="26"/>
          </w:rPr>
          <w:t xml:space="preserve"> </w:t>
        </w:r>
        <w:proofErr w:type="spellStart"/>
        <w:r w:rsidRPr="00A223F5">
          <w:rPr>
            <w:color w:val="EE0000"/>
            <w:sz w:val="26"/>
            <w:szCs w:val="26"/>
          </w:rPr>
          <w:t>hạ</w:t>
        </w:r>
        <w:proofErr w:type="spellEnd"/>
        <w:r w:rsidRPr="00A223F5">
          <w:rPr>
            <w:color w:val="EE0000"/>
            <w:sz w:val="26"/>
            <w:szCs w:val="26"/>
          </w:rPr>
          <w:t xml:space="preserve"> </w:t>
        </w:r>
        <w:proofErr w:type="spellStart"/>
        <w:r w:rsidRPr="00A223F5">
          <w:rPr>
            <w:color w:val="EE0000"/>
            <w:sz w:val="26"/>
            <w:szCs w:val="26"/>
          </w:rPr>
          <w:t>tầng</w:t>
        </w:r>
        <w:proofErr w:type="spellEnd"/>
        <w:r w:rsidRPr="00A223F5">
          <w:rPr>
            <w:color w:val="EE0000"/>
            <w:sz w:val="26"/>
            <w:szCs w:val="26"/>
          </w:rPr>
          <w:t xml:space="preserve"> </w:t>
        </w:r>
        <w:proofErr w:type="spellStart"/>
        <w:r w:rsidRPr="00A223F5">
          <w:rPr>
            <w:color w:val="EE0000"/>
            <w:sz w:val="26"/>
            <w:szCs w:val="26"/>
          </w:rPr>
          <w:t>điều</w:t>
        </w:r>
        <w:proofErr w:type="spellEnd"/>
        <w:r w:rsidRPr="00A223F5">
          <w:rPr>
            <w:color w:val="EE0000"/>
            <w:sz w:val="26"/>
            <w:szCs w:val="26"/>
          </w:rPr>
          <w:t xml:space="preserve"> </w:t>
        </w:r>
        <w:proofErr w:type="spellStart"/>
        <w:r w:rsidRPr="00A223F5">
          <w:rPr>
            <w:color w:val="EE0000"/>
            <w:sz w:val="26"/>
            <w:szCs w:val="26"/>
          </w:rPr>
          <w:t>phối</w:t>
        </w:r>
        <w:proofErr w:type="spellEnd"/>
        <w:r w:rsidRPr="00A223F5">
          <w:rPr>
            <w:color w:val="EE0000"/>
            <w:sz w:val="26"/>
            <w:szCs w:val="26"/>
          </w:rPr>
          <w:t xml:space="preserve"> </w:t>
        </w:r>
        <w:proofErr w:type="spellStart"/>
        <w:r w:rsidRPr="00A223F5">
          <w:rPr>
            <w:color w:val="EE0000"/>
            <w:sz w:val="26"/>
            <w:szCs w:val="26"/>
          </w:rPr>
          <w:t>thông</w:t>
        </w:r>
        <w:proofErr w:type="spellEnd"/>
        <w:r w:rsidRPr="00A223F5">
          <w:rPr>
            <w:color w:val="EE0000"/>
            <w:sz w:val="26"/>
            <w:szCs w:val="26"/>
          </w:rPr>
          <w:t xml:space="preserve"> </w:t>
        </w:r>
        <w:proofErr w:type="spellStart"/>
        <w:r w:rsidRPr="00A223F5">
          <w:rPr>
            <w:color w:val="EE0000"/>
            <w:sz w:val="26"/>
            <w:szCs w:val="26"/>
          </w:rPr>
          <w:t>minh</w:t>
        </w:r>
        <w:proofErr w:type="spellEnd"/>
        <w:r w:rsidRPr="00A223F5">
          <w:rPr>
            <w:color w:val="EE0000"/>
            <w:sz w:val="26"/>
            <w:szCs w:val="26"/>
          </w:rPr>
          <w:t xml:space="preserve"> </w:t>
        </w:r>
        <w:proofErr w:type="spellStart"/>
        <w:r w:rsidRPr="00A223F5">
          <w:rPr>
            <w:color w:val="EE0000"/>
            <w:sz w:val="26"/>
            <w:szCs w:val="26"/>
          </w:rPr>
          <w:t>của</w:t>
        </w:r>
        <w:proofErr w:type="spellEnd"/>
        <w:r w:rsidRPr="00A223F5">
          <w:rPr>
            <w:color w:val="EE0000"/>
            <w:sz w:val="26"/>
            <w:szCs w:val="26"/>
          </w:rPr>
          <w:t xml:space="preserve"> </w:t>
        </w:r>
        <w:proofErr w:type="spellStart"/>
        <w:r w:rsidRPr="00A223F5">
          <w:rPr>
            <w:color w:val="EE0000"/>
            <w:sz w:val="26"/>
            <w:szCs w:val="26"/>
          </w:rPr>
          <w:t>hệ</w:t>
        </w:r>
        <w:proofErr w:type="spellEnd"/>
        <w:r w:rsidRPr="00A223F5">
          <w:rPr>
            <w:color w:val="EE0000"/>
            <w:sz w:val="26"/>
            <w:szCs w:val="26"/>
          </w:rPr>
          <w:t xml:space="preserve"> </w:t>
        </w:r>
        <w:proofErr w:type="spellStart"/>
        <w:r w:rsidRPr="00A223F5">
          <w:rPr>
            <w:color w:val="EE0000"/>
            <w:sz w:val="26"/>
            <w:szCs w:val="26"/>
          </w:rPr>
          <w:t>sinh</w:t>
        </w:r>
        <w:proofErr w:type="spellEnd"/>
        <w:r w:rsidRPr="00A223F5">
          <w:rPr>
            <w:color w:val="EE0000"/>
            <w:sz w:val="26"/>
            <w:szCs w:val="26"/>
          </w:rPr>
          <w:t xml:space="preserve"> </w:t>
        </w:r>
        <w:proofErr w:type="spellStart"/>
        <w:r w:rsidRPr="00A223F5">
          <w:rPr>
            <w:color w:val="EE0000"/>
            <w:sz w:val="26"/>
            <w:szCs w:val="26"/>
          </w:rPr>
          <w:t>thái</w:t>
        </w:r>
        <w:proofErr w:type="spellEnd"/>
        <w:r w:rsidRPr="00A223F5">
          <w:rPr>
            <w:color w:val="EE0000"/>
            <w:sz w:val="26"/>
            <w:szCs w:val="26"/>
          </w:rPr>
          <w:t xml:space="preserve"> khoa </w:t>
        </w:r>
        <w:proofErr w:type="spellStart"/>
        <w:r w:rsidRPr="00A223F5">
          <w:rPr>
            <w:color w:val="EE0000"/>
            <w:sz w:val="26"/>
            <w:szCs w:val="26"/>
          </w:rPr>
          <w:t>học</w:t>
        </w:r>
        <w:proofErr w:type="spellEnd"/>
        <w:r w:rsidRPr="00A223F5">
          <w:rPr>
            <w:color w:val="EE0000"/>
            <w:sz w:val="26"/>
            <w:szCs w:val="26"/>
          </w:rPr>
          <w:t xml:space="preserve">, </w:t>
        </w:r>
        <w:proofErr w:type="spellStart"/>
        <w:r w:rsidRPr="00A223F5">
          <w:rPr>
            <w:color w:val="EE0000"/>
            <w:sz w:val="26"/>
            <w:szCs w:val="26"/>
          </w:rPr>
          <w:t>công</w:t>
        </w:r>
        <w:proofErr w:type="spellEnd"/>
        <w:r w:rsidRPr="00A223F5">
          <w:rPr>
            <w:color w:val="EE0000"/>
            <w:sz w:val="26"/>
            <w:szCs w:val="26"/>
          </w:rPr>
          <w:t xml:space="preserve"> </w:t>
        </w:r>
        <w:proofErr w:type="spellStart"/>
        <w:r w:rsidRPr="00A223F5">
          <w:rPr>
            <w:color w:val="EE0000"/>
            <w:sz w:val="26"/>
            <w:szCs w:val="26"/>
          </w:rPr>
          <w:t>nghệ</w:t>
        </w:r>
        <w:proofErr w:type="spellEnd"/>
        <w:r w:rsidRPr="00A223F5">
          <w:rPr>
            <w:color w:val="EE0000"/>
            <w:sz w:val="26"/>
            <w:szCs w:val="26"/>
          </w:rPr>
          <w:t xml:space="preserve"> </w:t>
        </w:r>
        <w:proofErr w:type="spellStart"/>
        <w:r w:rsidRPr="00A223F5">
          <w:rPr>
            <w:color w:val="EE0000"/>
            <w:sz w:val="26"/>
            <w:szCs w:val="26"/>
          </w:rPr>
          <w:t>và</w:t>
        </w:r>
        <w:proofErr w:type="spellEnd"/>
        <w:r w:rsidRPr="00A223F5">
          <w:rPr>
            <w:color w:val="EE0000"/>
            <w:sz w:val="26"/>
            <w:szCs w:val="26"/>
          </w:rPr>
          <w:t xml:space="preserve"> </w:t>
        </w:r>
        <w:proofErr w:type="spellStart"/>
        <w:r w:rsidRPr="00A223F5">
          <w:rPr>
            <w:color w:val="EE0000"/>
            <w:sz w:val="26"/>
            <w:szCs w:val="26"/>
          </w:rPr>
          <w:t>đổi</w:t>
        </w:r>
        <w:proofErr w:type="spellEnd"/>
        <w:r w:rsidRPr="00A223F5">
          <w:rPr>
            <w:color w:val="EE0000"/>
            <w:sz w:val="26"/>
            <w:szCs w:val="26"/>
          </w:rPr>
          <w:t xml:space="preserve"> </w:t>
        </w:r>
        <w:proofErr w:type="spellStart"/>
        <w:r w:rsidRPr="00A223F5">
          <w:rPr>
            <w:color w:val="EE0000"/>
            <w:sz w:val="26"/>
            <w:szCs w:val="26"/>
          </w:rPr>
          <w:t>mới</w:t>
        </w:r>
        <w:proofErr w:type="spellEnd"/>
        <w:r w:rsidRPr="00A223F5">
          <w:rPr>
            <w:color w:val="EE0000"/>
            <w:sz w:val="26"/>
            <w:szCs w:val="26"/>
          </w:rPr>
          <w:t xml:space="preserve"> </w:t>
        </w:r>
        <w:proofErr w:type="spellStart"/>
        <w:r w:rsidRPr="00A223F5">
          <w:rPr>
            <w:color w:val="EE0000"/>
            <w:sz w:val="26"/>
            <w:szCs w:val="26"/>
          </w:rPr>
          <w:t>sáng</w:t>
        </w:r>
        <w:proofErr w:type="spellEnd"/>
        <w:r w:rsidRPr="00A223F5">
          <w:rPr>
            <w:color w:val="EE0000"/>
            <w:sz w:val="26"/>
            <w:szCs w:val="26"/>
          </w:rPr>
          <w:t xml:space="preserve"> </w:t>
        </w:r>
        <w:proofErr w:type="spellStart"/>
        <w:r w:rsidRPr="00A223F5">
          <w:rPr>
            <w:color w:val="EE0000"/>
            <w:sz w:val="26"/>
            <w:szCs w:val="26"/>
          </w:rPr>
          <w:t>tạo</w:t>
        </w:r>
        <w:proofErr w:type="spellEnd"/>
        <w:r w:rsidRPr="00A223F5">
          <w:rPr>
            <w:color w:val="EE0000"/>
            <w:sz w:val="26"/>
            <w:szCs w:val="26"/>
          </w:rPr>
          <w:t xml:space="preserve">, </w:t>
        </w:r>
        <w:proofErr w:type="spellStart"/>
        <w:r w:rsidRPr="00A223F5">
          <w:rPr>
            <w:color w:val="EE0000"/>
            <w:sz w:val="26"/>
            <w:szCs w:val="26"/>
          </w:rPr>
          <w:t>biến</w:t>
        </w:r>
        <w:proofErr w:type="spellEnd"/>
        <w:r w:rsidRPr="00A223F5">
          <w:rPr>
            <w:color w:val="EE0000"/>
            <w:sz w:val="26"/>
            <w:szCs w:val="26"/>
          </w:rPr>
          <w:t xml:space="preserve"> tri </w:t>
        </w:r>
        <w:proofErr w:type="spellStart"/>
        <w:r w:rsidRPr="00A223F5">
          <w:rPr>
            <w:color w:val="EE0000"/>
            <w:sz w:val="26"/>
            <w:szCs w:val="26"/>
          </w:rPr>
          <w:t>thức</w:t>
        </w:r>
        <w:proofErr w:type="spellEnd"/>
        <w:r w:rsidRPr="00A223F5">
          <w:rPr>
            <w:color w:val="EE0000"/>
            <w:sz w:val="26"/>
            <w:szCs w:val="26"/>
          </w:rPr>
          <w:t xml:space="preserve"> </w:t>
        </w:r>
        <w:proofErr w:type="spellStart"/>
        <w:r w:rsidRPr="00A223F5">
          <w:rPr>
            <w:color w:val="EE0000"/>
            <w:sz w:val="26"/>
            <w:szCs w:val="26"/>
          </w:rPr>
          <w:t>thành</w:t>
        </w:r>
        <w:proofErr w:type="spellEnd"/>
        <w:r w:rsidRPr="00A223F5">
          <w:rPr>
            <w:color w:val="EE0000"/>
            <w:sz w:val="26"/>
            <w:szCs w:val="26"/>
          </w:rPr>
          <w:t xml:space="preserve"> </w:t>
        </w:r>
        <w:proofErr w:type="spellStart"/>
        <w:r w:rsidRPr="00A223F5">
          <w:rPr>
            <w:color w:val="EE0000"/>
            <w:sz w:val="26"/>
            <w:szCs w:val="26"/>
          </w:rPr>
          <w:t>đội</w:t>
        </w:r>
        <w:proofErr w:type="spellEnd"/>
        <w:r w:rsidRPr="00A223F5">
          <w:rPr>
            <w:color w:val="EE0000"/>
            <w:sz w:val="26"/>
            <w:szCs w:val="26"/>
          </w:rPr>
          <w:t xml:space="preserve"> </w:t>
        </w:r>
        <w:proofErr w:type="spellStart"/>
        <w:r w:rsidRPr="00A223F5">
          <w:rPr>
            <w:color w:val="EE0000"/>
            <w:sz w:val="26"/>
            <w:szCs w:val="26"/>
          </w:rPr>
          <w:t>ngũ</w:t>
        </w:r>
        <w:proofErr w:type="spellEnd"/>
        <w:r w:rsidRPr="00A223F5">
          <w:rPr>
            <w:color w:val="EE0000"/>
            <w:sz w:val="26"/>
            <w:szCs w:val="26"/>
          </w:rPr>
          <w:t xml:space="preserve">, </w:t>
        </w:r>
        <w:proofErr w:type="spellStart"/>
        <w:r w:rsidRPr="00A223F5">
          <w:rPr>
            <w:color w:val="EE0000"/>
            <w:sz w:val="26"/>
            <w:szCs w:val="26"/>
          </w:rPr>
          <w:t>biến</w:t>
        </w:r>
        <w:proofErr w:type="spellEnd"/>
        <w:r w:rsidRPr="00A223F5">
          <w:rPr>
            <w:color w:val="EE0000"/>
            <w:sz w:val="26"/>
            <w:szCs w:val="26"/>
          </w:rPr>
          <w:t xml:space="preserve"> </w:t>
        </w:r>
        <w:proofErr w:type="spellStart"/>
        <w:r w:rsidRPr="00A223F5">
          <w:rPr>
            <w:color w:val="EE0000"/>
            <w:sz w:val="26"/>
            <w:szCs w:val="26"/>
          </w:rPr>
          <w:t>nhu</w:t>
        </w:r>
        <w:proofErr w:type="spellEnd"/>
        <w:r w:rsidRPr="00A223F5">
          <w:rPr>
            <w:color w:val="EE0000"/>
            <w:sz w:val="26"/>
            <w:szCs w:val="26"/>
          </w:rPr>
          <w:t xml:space="preserve"> </w:t>
        </w:r>
        <w:proofErr w:type="spellStart"/>
        <w:r w:rsidRPr="00A223F5">
          <w:rPr>
            <w:color w:val="EE0000"/>
            <w:sz w:val="26"/>
            <w:szCs w:val="26"/>
          </w:rPr>
          <w:t>cầu</w:t>
        </w:r>
        <w:proofErr w:type="spellEnd"/>
        <w:r w:rsidRPr="00A223F5">
          <w:rPr>
            <w:color w:val="EE0000"/>
            <w:sz w:val="26"/>
            <w:szCs w:val="26"/>
          </w:rPr>
          <w:t xml:space="preserve"> </w:t>
        </w:r>
        <w:proofErr w:type="spellStart"/>
        <w:r w:rsidRPr="00A223F5">
          <w:rPr>
            <w:color w:val="EE0000"/>
            <w:sz w:val="26"/>
            <w:szCs w:val="26"/>
          </w:rPr>
          <w:t>thành</w:t>
        </w:r>
        <w:proofErr w:type="spellEnd"/>
        <w:r w:rsidRPr="00A223F5">
          <w:rPr>
            <w:color w:val="EE0000"/>
            <w:sz w:val="26"/>
            <w:szCs w:val="26"/>
          </w:rPr>
          <w:t xml:space="preserve"> </w:t>
        </w:r>
        <w:proofErr w:type="spellStart"/>
        <w:r w:rsidRPr="00A223F5">
          <w:rPr>
            <w:color w:val="EE0000"/>
            <w:sz w:val="26"/>
            <w:szCs w:val="26"/>
          </w:rPr>
          <w:t>dự</w:t>
        </w:r>
        <w:proofErr w:type="spellEnd"/>
        <w:r w:rsidRPr="00A223F5">
          <w:rPr>
            <w:color w:val="EE0000"/>
            <w:sz w:val="26"/>
            <w:szCs w:val="26"/>
          </w:rPr>
          <w:t xml:space="preserve"> </w:t>
        </w:r>
        <w:proofErr w:type="spellStart"/>
        <w:r w:rsidRPr="00A223F5">
          <w:rPr>
            <w:color w:val="EE0000"/>
            <w:sz w:val="26"/>
            <w:szCs w:val="26"/>
          </w:rPr>
          <w:t>án</w:t>
        </w:r>
        <w:proofErr w:type="spellEnd"/>
        <w:r w:rsidRPr="00A223F5">
          <w:rPr>
            <w:color w:val="EE0000"/>
            <w:sz w:val="26"/>
            <w:szCs w:val="26"/>
          </w:rPr>
          <w:t xml:space="preserve">, </w:t>
        </w:r>
        <w:proofErr w:type="spellStart"/>
        <w:r w:rsidRPr="00A223F5">
          <w:rPr>
            <w:color w:val="EE0000"/>
            <w:sz w:val="26"/>
            <w:szCs w:val="26"/>
          </w:rPr>
          <w:t>biến</w:t>
        </w:r>
        <w:proofErr w:type="spellEnd"/>
        <w:r w:rsidRPr="00A223F5">
          <w:rPr>
            <w:color w:val="EE0000"/>
            <w:sz w:val="26"/>
            <w:szCs w:val="26"/>
          </w:rPr>
          <w:t xml:space="preserve"> </w:t>
        </w:r>
        <w:proofErr w:type="spellStart"/>
        <w:r w:rsidRPr="00A223F5">
          <w:rPr>
            <w:color w:val="EE0000"/>
            <w:sz w:val="26"/>
            <w:szCs w:val="26"/>
          </w:rPr>
          <w:t>nguồn</w:t>
        </w:r>
        <w:proofErr w:type="spellEnd"/>
        <w:r w:rsidRPr="00A223F5">
          <w:rPr>
            <w:color w:val="EE0000"/>
            <w:sz w:val="26"/>
            <w:szCs w:val="26"/>
          </w:rPr>
          <w:t xml:space="preserve"> </w:t>
        </w:r>
        <w:proofErr w:type="spellStart"/>
        <w:r w:rsidRPr="00A223F5">
          <w:rPr>
            <w:color w:val="EE0000"/>
            <w:sz w:val="26"/>
            <w:szCs w:val="26"/>
          </w:rPr>
          <w:t>lực</w:t>
        </w:r>
        <w:proofErr w:type="spellEnd"/>
        <w:r w:rsidRPr="00A223F5">
          <w:rPr>
            <w:color w:val="EE0000"/>
            <w:sz w:val="26"/>
            <w:szCs w:val="26"/>
          </w:rPr>
          <w:t xml:space="preserve"> </w:t>
        </w:r>
        <w:proofErr w:type="spellStart"/>
        <w:r w:rsidRPr="00A223F5">
          <w:rPr>
            <w:color w:val="EE0000"/>
            <w:sz w:val="26"/>
            <w:szCs w:val="26"/>
          </w:rPr>
          <w:t>thành</w:t>
        </w:r>
        <w:proofErr w:type="spellEnd"/>
        <w:r w:rsidRPr="00A223F5">
          <w:rPr>
            <w:color w:val="EE0000"/>
            <w:sz w:val="26"/>
            <w:szCs w:val="26"/>
          </w:rPr>
          <w:t xml:space="preserve"> </w:t>
        </w:r>
        <w:proofErr w:type="spellStart"/>
        <w:r w:rsidRPr="00A223F5">
          <w:rPr>
            <w:color w:val="EE0000"/>
            <w:sz w:val="26"/>
            <w:szCs w:val="26"/>
          </w:rPr>
          <w:t>kết</w:t>
        </w:r>
        <w:proofErr w:type="spellEnd"/>
        <w:r w:rsidRPr="00A223F5">
          <w:rPr>
            <w:color w:val="EE0000"/>
            <w:sz w:val="26"/>
            <w:szCs w:val="26"/>
          </w:rPr>
          <w:t xml:space="preserve"> </w:t>
        </w:r>
        <w:proofErr w:type="spellStart"/>
        <w:r w:rsidRPr="00A223F5">
          <w:rPr>
            <w:color w:val="EE0000"/>
            <w:sz w:val="26"/>
            <w:szCs w:val="26"/>
          </w:rPr>
          <w:t>quả</w:t>
        </w:r>
        <w:proofErr w:type="spellEnd"/>
        <w:r w:rsidRPr="00A223F5">
          <w:rPr>
            <w:color w:val="EE0000"/>
            <w:sz w:val="26"/>
            <w:szCs w:val="26"/>
          </w:rPr>
          <w:t xml:space="preserve"> </w:t>
        </w:r>
        <w:proofErr w:type="spellStart"/>
        <w:r w:rsidRPr="00A223F5">
          <w:rPr>
            <w:color w:val="EE0000"/>
            <w:sz w:val="26"/>
            <w:szCs w:val="26"/>
          </w:rPr>
          <w:t>và</w:t>
        </w:r>
        <w:proofErr w:type="spellEnd"/>
        <w:r w:rsidRPr="00A223F5">
          <w:rPr>
            <w:color w:val="EE0000"/>
            <w:sz w:val="26"/>
            <w:szCs w:val="26"/>
          </w:rPr>
          <w:t xml:space="preserve"> </w:t>
        </w:r>
        <w:proofErr w:type="spellStart"/>
        <w:r w:rsidRPr="00A223F5">
          <w:rPr>
            <w:color w:val="EE0000"/>
            <w:sz w:val="26"/>
            <w:szCs w:val="26"/>
          </w:rPr>
          <w:t>biến</w:t>
        </w:r>
        <w:proofErr w:type="spellEnd"/>
        <w:r w:rsidRPr="00A223F5">
          <w:rPr>
            <w:color w:val="EE0000"/>
            <w:sz w:val="26"/>
            <w:szCs w:val="26"/>
          </w:rPr>
          <w:t xml:space="preserve"> </w:t>
        </w:r>
        <w:proofErr w:type="spellStart"/>
        <w:r w:rsidRPr="00A223F5">
          <w:rPr>
            <w:color w:val="EE0000"/>
            <w:sz w:val="26"/>
            <w:szCs w:val="26"/>
          </w:rPr>
          <w:t>kết</w:t>
        </w:r>
        <w:proofErr w:type="spellEnd"/>
        <w:r w:rsidRPr="00A223F5">
          <w:rPr>
            <w:color w:val="EE0000"/>
            <w:sz w:val="26"/>
            <w:szCs w:val="26"/>
          </w:rPr>
          <w:t xml:space="preserve"> </w:t>
        </w:r>
        <w:proofErr w:type="spellStart"/>
        <w:r w:rsidRPr="00A223F5">
          <w:rPr>
            <w:color w:val="EE0000"/>
            <w:sz w:val="26"/>
            <w:szCs w:val="26"/>
          </w:rPr>
          <w:t>quả</w:t>
        </w:r>
        <w:proofErr w:type="spellEnd"/>
        <w:r w:rsidRPr="00A223F5">
          <w:rPr>
            <w:color w:val="EE0000"/>
            <w:sz w:val="26"/>
            <w:szCs w:val="26"/>
          </w:rPr>
          <w:t xml:space="preserve"> khoa </w:t>
        </w:r>
        <w:proofErr w:type="spellStart"/>
        <w:r w:rsidRPr="00A223F5">
          <w:rPr>
            <w:color w:val="EE0000"/>
            <w:sz w:val="26"/>
            <w:szCs w:val="26"/>
          </w:rPr>
          <w:t>học</w:t>
        </w:r>
        <w:proofErr w:type="spellEnd"/>
        <w:r w:rsidRPr="00A223F5">
          <w:rPr>
            <w:color w:val="EE0000"/>
            <w:sz w:val="26"/>
            <w:szCs w:val="26"/>
          </w:rPr>
          <w:t xml:space="preserve"> </w:t>
        </w:r>
        <w:proofErr w:type="spellStart"/>
        <w:r w:rsidRPr="00A223F5">
          <w:rPr>
            <w:color w:val="EE0000"/>
            <w:sz w:val="26"/>
            <w:szCs w:val="26"/>
          </w:rPr>
          <w:t>thành</w:t>
        </w:r>
        <w:proofErr w:type="spellEnd"/>
        <w:r w:rsidRPr="00A223F5">
          <w:rPr>
            <w:color w:val="EE0000"/>
            <w:sz w:val="26"/>
            <w:szCs w:val="26"/>
          </w:rPr>
          <w:t xml:space="preserve"> </w:t>
        </w:r>
        <w:proofErr w:type="spellStart"/>
        <w:r w:rsidRPr="00A223F5">
          <w:rPr>
            <w:color w:val="EE0000"/>
            <w:sz w:val="26"/>
            <w:szCs w:val="26"/>
          </w:rPr>
          <w:t>giá</w:t>
        </w:r>
        <w:proofErr w:type="spellEnd"/>
        <w:r w:rsidRPr="00A223F5">
          <w:rPr>
            <w:color w:val="EE0000"/>
            <w:sz w:val="26"/>
            <w:szCs w:val="26"/>
          </w:rPr>
          <w:t xml:space="preserve"> </w:t>
        </w:r>
        <w:proofErr w:type="spellStart"/>
        <w:r w:rsidRPr="00A223F5">
          <w:rPr>
            <w:color w:val="EE0000"/>
            <w:sz w:val="26"/>
            <w:szCs w:val="26"/>
          </w:rPr>
          <w:t>trị</w:t>
        </w:r>
        <w:proofErr w:type="spellEnd"/>
        <w:r w:rsidRPr="00A223F5">
          <w:rPr>
            <w:color w:val="EE0000"/>
            <w:sz w:val="26"/>
            <w:szCs w:val="26"/>
          </w:rPr>
          <w:t xml:space="preserve"> </w:t>
        </w:r>
        <w:proofErr w:type="spellStart"/>
        <w:r w:rsidRPr="00A223F5">
          <w:rPr>
            <w:color w:val="EE0000"/>
            <w:sz w:val="26"/>
            <w:szCs w:val="26"/>
          </w:rPr>
          <w:t>kinh</w:t>
        </w:r>
        <w:proofErr w:type="spellEnd"/>
        <w:r w:rsidRPr="00A223F5">
          <w:rPr>
            <w:color w:val="EE0000"/>
            <w:sz w:val="26"/>
            <w:szCs w:val="26"/>
          </w:rPr>
          <w:t xml:space="preserve"> </w:t>
        </w:r>
        <w:proofErr w:type="spellStart"/>
        <w:r w:rsidRPr="00A223F5">
          <w:rPr>
            <w:color w:val="EE0000"/>
            <w:sz w:val="26"/>
            <w:szCs w:val="26"/>
          </w:rPr>
          <w:t>tế</w:t>
        </w:r>
        <w:proofErr w:type="spellEnd"/>
        <w:r w:rsidRPr="00A223F5">
          <w:rPr>
            <w:color w:val="EE0000"/>
            <w:sz w:val="26"/>
            <w:szCs w:val="26"/>
          </w:rPr>
          <w:t xml:space="preserve"> – </w:t>
        </w:r>
        <w:proofErr w:type="spellStart"/>
        <w:r w:rsidRPr="00A223F5">
          <w:rPr>
            <w:color w:val="EE0000"/>
            <w:sz w:val="26"/>
            <w:szCs w:val="26"/>
          </w:rPr>
          <w:t>xã</w:t>
        </w:r>
        <w:proofErr w:type="spellEnd"/>
        <w:r w:rsidRPr="00A223F5">
          <w:rPr>
            <w:color w:val="EE0000"/>
            <w:sz w:val="26"/>
            <w:szCs w:val="26"/>
          </w:rPr>
          <w:t xml:space="preserve"> </w:t>
        </w:r>
        <w:proofErr w:type="spellStart"/>
        <w:r w:rsidRPr="00A223F5">
          <w:rPr>
            <w:color w:val="EE0000"/>
            <w:sz w:val="26"/>
            <w:szCs w:val="26"/>
          </w:rPr>
          <w:t>hội</w:t>
        </w:r>
        <w:proofErr w:type="spellEnd"/>
        <w:r w:rsidRPr="00A223F5">
          <w:rPr>
            <w:color w:val="EE0000"/>
            <w:sz w:val="26"/>
            <w:szCs w:val="26"/>
          </w:rPr>
          <w:t xml:space="preserve"> </w:t>
        </w:r>
        <w:proofErr w:type="spellStart"/>
        <w:r w:rsidRPr="00A223F5">
          <w:rPr>
            <w:color w:val="EE0000"/>
            <w:sz w:val="26"/>
            <w:szCs w:val="26"/>
          </w:rPr>
          <w:t>có</w:t>
        </w:r>
        <w:proofErr w:type="spellEnd"/>
        <w:r w:rsidRPr="00A223F5">
          <w:rPr>
            <w:color w:val="EE0000"/>
            <w:sz w:val="26"/>
            <w:szCs w:val="26"/>
          </w:rPr>
          <w:t xml:space="preserve"> </w:t>
        </w:r>
        <w:proofErr w:type="spellStart"/>
        <w:r w:rsidRPr="00A223F5">
          <w:rPr>
            <w:color w:val="EE0000"/>
            <w:sz w:val="26"/>
            <w:szCs w:val="26"/>
          </w:rPr>
          <w:t>thể</w:t>
        </w:r>
        <w:proofErr w:type="spellEnd"/>
        <w:r w:rsidRPr="00A223F5">
          <w:rPr>
            <w:color w:val="EE0000"/>
            <w:sz w:val="26"/>
            <w:szCs w:val="26"/>
          </w:rPr>
          <w:t xml:space="preserve"> </w:t>
        </w:r>
        <w:proofErr w:type="spellStart"/>
        <w:r w:rsidRPr="00A223F5">
          <w:rPr>
            <w:color w:val="EE0000"/>
            <w:sz w:val="26"/>
            <w:szCs w:val="26"/>
          </w:rPr>
          <w:t>đo</w:t>
        </w:r>
        <w:proofErr w:type="spellEnd"/>
        <w:r w:rsidRPr="00A223F5">
          <w:rPr>
            <w:color w:val="EE0000"/>
            <w:sz w:val="26"/>
            <w:szCs w:val="26"/>
          </w:rPr>
          <w:t xml:space="preserve"> </w:t>
        </w:r>
        <w:proofErr w:type="spellStart"/>
        <w:r w:rsidRPr="00A223F5">
          <w:rPr>
            <w:color w:val="EE0000"/>
            <w:sz w:val="26"/>
            <w:szCs w:val="26"/>
          </w:rPr>
          <w:t>lường</w:t>
        </w:r>
        <w:proofErr w:type="spellEnd"/>
        <w:r w:rsidRPr="00A223F5">
          <w:rPr>
            <w:color w:val="EE0000"/>
            <w:sz w:val="26"/>
            <w:szCs w:val="26"/>
          </w:rPr>
          <w:t>.</w:t>
        </w:r>
      </w:ins>
    </w:p>
    <w:p w14:paraId="671A9CFF" w14:textId="1DA55CDA" w:rsidR="00E707F3" w:rsidRPr="00716188" w:rsidDel="00E707F3" w:rsidRDefault="00E707F3">
      <w:pPr>
        <w:spacing w:after="120" w:line="276" w:lineRule="auto"/>
        <w:ind w:firstLine="567"/>
        <w:jc w:val="both"/>
        <w:rPr>
          <w:del w:id="3288" w:author="Administrator" w:date="2026-08-16T20:41:00Z" w16du:dateUtc="2026-08-16T13:41:00Z"/>
          <w:color w:val="000000" w:themeColor="text1"/>
          <w:sz w:val="26"/>
          <w:szCs w:val="26"/>
        </w:rPr>
      </w:pPr>
    </w:p>
    <w:p w14:paraId="197C3E92" w14:textId="50979CB8" w:rsidR="00BC2C32" w:rsidRPr="00BC2C32" w:rsidDel="00E707F3" w:rsidRDefault="00716188" w:rsidP="00716188">
      <w:pPr>
        <w:spacing w:after="120" w:line="276" w:lineRule="auto"/>
        <w:ind w:firstLine="567"/>
        <w:jc w:val="both"/>
        <w:rPr>
          <w:del w:id="3289" w:author="Administrator" w:date="2026-08-16T20:41:00Z" w16du:dateUtc="2026-08-16T13:41:00Z"/>
          <w:color w:val="EE0000"/>
          <w:sz w:val="26"/>
          <w:szCs w:val="26"/>
          <w:rPrChange w:id="3290" w:author="Administrator" w:date="2026-08-16T20:41:00Z" w16du:dateUtc="2026-08-16T13:41:00Z">
            <w:rPr>
              <w:del w:id="3291" w:author="Administrator" w:date="2026-08-16T20:41:00Z" w16du:dateUtc="2026-08-16T13:41:00Z"/>
              <w:color w:val="000000" w:themeColor="text1"/>
              <w:sz w:val="26"/>
              <w:szCs w:val="26"/>
            </w:rPr>
          </w:rPrChange>
        </w:rPr>
      </w:pPr>
      <w:proofErr w:type="spellStart"/>
      <w:r w:rsidRPr="00716188">
        <w:rPr>
          <w:color w:val="000000" w:themeColor="text1"/>
          <w:sz w:val="26"/>
          <w:szCs w:val="26"/>
        </w:rPr>
        <w:t>Kính</w:t>
      </w:r>
      <w:proofErr w:type="spellEnd"/>
      <w:r w:rsidRPr="00716188">
        <w:rPr>
          <w:color w:val="000000" w:themeColor="text1"/>
          <w:sz w:val="26"/>
          <w:szCs w:val="26"/>
        </w:rPr>
        <w:t xml:space="preserve"> </w:t>
      </w:r>
      <w:proofErr w:type="spellStart"/>
      <w:r w:rsidRPr="00716188">
        <w:rPr>
          <w:color w:val="000000" w:themeColor="text1"/>
          <w:sz w:val="26"/>
          <w:szCs w:val="26"/>
        </w:rPr>
        <w:t>đề</w:t>
      </w:r>
      <w:proofErr w:type="spellEnd"/>
      <w:r w:rsidRPr="00716188">
        <w:rPr>
          <w:color w:val="000000" w:themeColor="text1"/>
          <w:sz w:val="26"/>
          <w:szCs w:val="26"/>
        </w:rPr>
        <w:t xml:space="preserve"> </w:t>
      </w:r>
      <w:proofErr w:type="spellStart"/>
      <w:r w:rsidRPr="00716188">
        <w:rPr>
          <w:color w:val="000000" w:themeColor="text1"/>
          <w:sz w:val="26"/>
          <w:szCs w:val="26"/>
        </w:rPr>
        <w:t>nghị</w:t>
      </w:r>
      <w:proofErr w:type="spellEnd"/>
      <w:r w:rsidRPr="00716188">
        <w:rPr>
          <w:color w:val="000000" w:themeColor="text1"/>
          <w:sz w:val="26"/>
          <w:szCs w:val="26"/>
        </w:rPr>
        <w:t xml:space="preserve"> </w:t>
      </w:r>
      <w:proofErr w:type="spellStart"/>
      <w:r w:rsidRPr="00716188">
        <w:rPr>
          <w:color w:val="000000" w:themeColor="text1"/>
          <w:sz w:val="26"/>
          <w:szCs w:val="26"/>
        </w:rPr>
        <w:t>Lãnh</w:t>
      </w:r>
      <w:proofErr w:type="spellEnd"/>
      <w:r w:rsidRPr="00716188">
        <w:rPr>
          <w:color w:val="000000" w:themeColor="text1"/>
          <w:sz w:val="26"/>
          <w:szCs w:val="26"/>
        </w:rPr>
        <w:t xml:space="preserve"> </w:t>
      </w:r>
      <w:proofErr w:type="spellStart"/>
      <w:r w:rsidRPr="00716188">
        <w:rPr>
          <w:color w:val="000000" w:themeColor="text1"/>
          <w:sz w:val="26"/>
          <w:szCs w:val="26"/>
        </w:rPr>
        <w:t>đạo</w:t>
      </w:r>
      <w:proofErr w:type="spellEnd"/>
      <w:r w:rsidRPr="00716188">
        <w:rPr>
          <w:color w:val="000000" w:themeColor="text1"/>
          <w:sz w:val="26"/>
          <w:szCs w:val="26"/>
        </w:rPr>
        <w:t xml:space="preserve"> VUSTA </w:t>
      </w:r>
      <w:proofErr w:type="spellStart"/>
      <w:r w:rsidRPr="00716188">
        <w:rPr>
          <w:color w:val="000000" w:themeColor="text1"/>
          <w:sz w:val="26"/>
          <w:szCs w:val="26"/>
        </w:rPr>
        <w:t>xem</w:t>
      </w:r>
      <w:proofErr w:type="spellEnd"/>
      <w:r w:rsidRPr="00716188">
        <w:rPr>
          <w:color w:val="000000" w:themeColor="text1"/>
          <w:sz w:val="26"/>
          <w:szCs w:val="26"/>
        </w:rPr>
        <w:t xml:space="preserve"> </w:t>
      </w:r>
      <w:proofErr w:type="spellStart"/>
      <w:r w:rsidRPr="00716188">
        <w:rPr>
          <w:color w:val="000000" w:themeColor="text1"/>
          <w:sz w:val="26"/>
          <w:szCs w:val="26"/>
        </w:rPr>
        <w:t>xét</w:t>
      </w:r>
      <w:proofErr w:type="spellEnd"/>
      <w:r w:rsidRPr="00716188">
        <w:rPr>
          <w:color w:val="000000" w:themeColor="text1"/>
          <w:sz w:val="26"/>
          <w:szCs w:val="26"/>
        </w:rPr>
        <w:t xml:space="preserve">, </w:t>
      </w:r>
      <w:proofErr w:type="spellStart"/>
      <w:r w:rsidRPr="00716188">
        <w:rPr>
          <w:color w:val="000000" w:themeColor="text1"/>
          <w:sz w:val="26"/>
          <w:szCs w:val="26"/>
        </w:rPr>
        <w:t>đồng</w:t>
      </w:r>
      <w:proofErr w:type="spellEnd"/>
      <w:r w:rsidRPr="00716188">
        <w:rPr>
          <w:color w:val="000000" w:themeColor="text1"/>
          <w:sz w:val="26"/>
          <w:szCs w:val="26"/>
        </w:rPr>
        <w:t xml:space="preserve"> ý </w:t>
      </w:r>
      <w:proofErr w:type="spellStart"/>
      <w:r w:rsidRPr="00716188">
        <w:rPr>
          <w:color w:val="000000" w:themeColor="text1"/>
          <w:sz w:val="26"/>
          <w:szCs w:val="26"/>
        </w:rPr>
        <w:t>chủ</w:t>
      </w:r>
      <w:proofErr w:type="spellEnd"/>
      <w:r w:rsidRPr="00716188">
        <w:rPr>
          <w:color w:val="000000" w:themeColor="text1"/>
          <w:sz w:val="26"/>
          <w:szCs w:val="26"/>
        </w:rPr>
        <w:t xml:space="preserve"> </w:t>
      </w:r>
      <w:proofErr w:type="spellStart"/>
      <w:r w:rsidRPr="00716188">
        <w:rPr>
          <w:color w:val="000000" w:themeColor="text1"/>
          <w:sz w:val="26"/>
          <w:szCs w:val="26"/>
        </w:rPr>
        <w:t>trương</w:t>
      </w:r>
      <w:proofErr w:type="spellEnd"/>
      <w:r w:rsidRPr="00716188">
        <w:rPr>
          <w:color w:val="000000" w:themeColor="text1"/>
          <w:sz w:val="26"/>
          <w:szCs w:val="26"/>
        </w:rPr>
        <w:t xml:space="preserve"> </w:t>
      </w:r>
      <w:proofErr w:type="spellStart"/>
      <w:r w:rsidRPr="00716188">
        <w:rPr>
          <w:color w:val="000000" w:themeColor="text1"/>
          <w:sz w:val="26"/>
          <w:szCs w:val="26"/>
        </w:rPr>
        <w:t>theo</w:t>
      </w:r>
      <w:proofErr w:type="spellEnd"/>
      <w:r w:rsidRPr="00716188">
        <w:rPr>
          <w:color w:val="000000" w:themeColor="text1"/>
          <w:sz w:val="26"/>
          <w:szCs w:val="26"/>
        </w:rPr>
        <w:t xml:space="preserve"> </w:t>
      </w:r>
      <w:proofErr w:type="spellStart"/>
      <w:r w:rsidRPr="00716188">
        <w:rPr>
          <w:color w:val="000000" w:themeColor="text1"/>
          <w:sz w:val="26"/>
          <w:szCs w:val="26"/>
        </w:rPr>
        <w:t>đề</w:t>
      </w:r>
      <w:proofErr w:type="spellEnd"/>
      <w:r w:rsidRPr="00716188">
        <w:rPr>
          <w:color w:val="000000" w:themeColor="text1"/>
          <w:sz w:val="26"/>
          <w:szCs w:val="26"/>
        </w:rPr>
        <w:t xml:space="preserve"> </w:t>
      </w:r>
      <w:proofErr w:type="spellStart"/>
      <w:r w:rsidRPr="00716188">
        <w:rPr>
          <w:color w:val="000000" w:themeColor="text1"/>
          <w:sz w:val="26"/>
          <w:szCs w:val="26"/>
        </w:rPr>
        <w:t>xuất</w:t>
      </w:r>
      <w:proofErr w:type="spellEnd"/>
      <w:r w:rsidRPr="00716188">
        <w:rPr>
          <w:color w:val="000000" w:themeColor="text1"/>
          <w:sz w:val="26"/>
          <w:szCs w:val="26"/>
        </w:rPr>
        <w:t xml:space="preserve"> </w:t>
      </w:r>
      <w:proofErr w:type="spellStart"/>
      <w:r w:rsidRPr="00716188">
        <w:rPr>
          <w:color w:val="000000" w:themeColor="text1"/>
          <w:sz w:val="26"/>
          <w:szCs w:val="26"/>
        </w:rPr>
        <w:t>của</w:t>
      </w:r>
      <w:proofErr w:type="spellEnd"/>
      <w:r w:rsidRPr="00716188">
        <w:rPr>
          <w:color w:val="000000" w:themeColor="text1"/>
          <w:sz w:val="26"/>
          <w:szCs w:val="26"/>
        </w:rPr>
        <w:t xml:space="preserve"> Viện </w:t>
      </w:r>
      <w:proofErr w:type="spellStart"/>
      <w:r w:rsidRPr="00716188">
        <w:rPr>
          <w:color w:val="000000" w:themeColor="text1"/>
          <w:sz w:val="26"/>
          <w:szCs w:val="26"/>
        </w:rPr>
        <w:t>Kiểm</w:t>
      </w:r>
      <w:proofErr w:type="spellEnd"/>
      <w:r w:rsidRPr="00716188">
        <w:rPr>
          <w:color w:val="000000" w:themeColor="text1"/>
          <w:sz w:val="26"/>
          <w:szCs w:val="26"/>
        </w:rPr>
        <w:t xml:space="preserve"> </w:t>
      </w:r>
      <w:proofErr w:type="spellStart"/>
      <w:r w:rsidRPr="00716188">
        <w:rPr>
          <w:color w:val="000000" w:themeColor="text1"/>
          <w:sz w:val="26"/>
          <w:szCs w:val="26"/>
        </w:rPr>
        <w:t>định</w:t>
      </w:r>
      <w:proofErr w:type="spellEnd"/>
      <w:r w:rsidRPr="00716188">
        <w:rPr>
          <w:color w:val="000000" w:themeColor="text1"/>
          <w:sz w:val="26"/>
          <w:szCs w:val="26"/>
        </w:rPr>
        <w:t xml:space="preserve"> Công </w:t>
      </w:r>
      <w:proofErr w:type="spellStart"/>
      <w:r w:rsidRPr="00716188">
        <w:rPr>
          <w:color w:val="000000" w:themeColor="text1"/>
          <w:sz w:val="26"/>
          <w:szCs w:val="26"/>
        </w:rPr>
        <w:t>nghệ</w:t>
      </w:r>
      <w:proofErr w:type="spellEnd"/>
      <w:r w:rsidRPr="00716188">
        <w:rPr>
          <w:color w:val="000000" w:themeColor="text1"/>
          <w:sz w:val="26"/>
          <w:szCs w:val="26"/>
        </w:rPr>
        <w:t xml:space="preserve"> </w:t>
      </w:r>
      <w:proofErr w:type="spellStart"/>
      <w:r w:rsidRPr="00716188">
        <w:rPr>
          <w:color w:val="000000" w:themeColor="text1"/>
          <w:sz w:val="26"/>
          <w:szCs w:val="26"/>
        </w:rPr>
        <w:t>và</w:t>
      </w:r>
      <w:proofErr w:type="spellEnd"/>
      <w:r w:rsidRPr="00716188">
        <w:rPr>
          <w:color w:val="000000" w:themeColor="text1"/>
          <w:sz w:val="26"/>
          <w:szCs w:val="26"/>
        </w:rPr>
        <w:t xml:space="preserve"> </w:t>
      </w:r>
      <w:proofErr w:type="spellStart"/>
      <w:r w:rsidRPr="00716188">
        <w:rPr>
          <w:color w:val="000000" w:themeColor="text1"/>
          <w:sz w:val="26"/>
          <w:szCs w:val="26"/>
        </w:rPr>
        <w:t>Môi</w:t>
      </w:r>
      <w:proofErr w:type="spellEnd"/>
      <w:r w:rsidRPr="00716188">
        <w:rPr>
          <w:color w:val="000000" w:themeColor="text1"/>
          <w:sz w:val="26"/>
          <w:szCs w:val="26"/>
        </w:rPr>
        <w:t xml:space="preserve"> </w:t>
      </w:r>
      <w:proofErr w:type="spellStart"/>
      <w:r w:rsidRPr="00716188">
        <w:rPr>
          <w:color w:val="000000" w:themeColor="text1"/>
          <w:sz w:val="26"/>
          <w:szCs w:val="26"/>
        </w:rPr>
        <w:t>trường</w:t>
      </w:r>
      <w:proofErr w:type="spellEnd"/>
      <w:r w:rsidRPr="00716188">
        <w:rPr>
          <w:color w:val="000000" w:themeColor="text1"/>
          <w:sz w:val="26"/>
          <w:szCs w:val="26"/>
        </w:rPr>
        <w:t xml:space="preserve"> (ETV); </w:t>
      </w:r>
      <w:proofErr w:type="spellStart"/>
      <w:r w:rsidRPr="00716188">
        <w:rPr>
          <w:color w:val="000000" w:themeColor="text1"/>
          <w:sz w:val="26"/>
          <w:szCs w:val="26"/>
        </w:rPr>
        <w:t>giao</w:t>
      </w:r>
      <w:proofErr w:type="spellEnd"/>
      <w:r w:rsidRPr="00716188">
        <w:rPr>
          <w:color w:val="000000" w:themeColor="text1"/>
          <w:sz w:val="26"/>
          <w:szCs w:val="26"/>
        </w:rPr>
        <w:t xml:space="preserve"> ETV </w:t>
      </w:r>
      <w:proofErr w:type="spellStart"/>
      <w:r w:rsidRPr="00716188">
        <w:rPr>
          <w:color w:val="000000" w:themeColor="text1"/>
          <w:sz w:val="26"/>
          <w:szCs w:val="26"/>
        </w:rPr>
        <w:t>chủ</w:t>
      </w:r>
      <w:proofErr w:type="spellEnd"/>
      <w:r w:rsidRPr="00716188">
        <w:rPr>
          <w:color w:val="000000" w:themeColor="text1"/>
          <w:sz w:val="26"/>
          <w:szCs w:val="26"/>
        </w:rPr>
        <w:t xml:space="preserve"> </w:t>
      </w:r>
      <w:proofErr w:type="spellStart"/>
      <w:r w:rsidRPr="00716188">
        <w:rPr>
          <w:color w:val="000000" w:themeColor="text1"/>
          <w:sz w:val="26"/>
          <w:szCs w:val="26"/>
        </w:rPr>
        <w:t>trì</w:t>
      </w:r>
      <w:proofErr w:type="spellEnd"/>
      <w:r w:rsidRPr="00716188">
        <w:rPr>
          <w:color w:val="000000" w:themeColor="text1"/>
          <w:sz w:val="26"/>
          <w:szCs w:val="26"/>
        </w:rPr>
        <w:t xml:space="preserve"> </w:t>
      </w:r>
      <w:proofErr w:type="spellStart"/>
      <w:r w:rsidRPr="00716188">
        <w:rPr>
          <w:color w:val="000000" w:themeColor="text1"/>
          <w:sz w:val="26"/>
          <w:szCs w:val="26"/>
        </w:rPr>
        <w:t>đầu</w:t>
      </w:r>
      <w:proofErr w:type="spellEnd"/>
      <w:r w:rsidRPr="00716188">
        <w:rPr>
          <w:color w:val="000000" w:themeColor="text1"/>
          <w:sz w:val="26"/>
          <w:szCs w:val="26"/>
        </w:rPr>
        <w:t xml:space="preserve"> </w:t>
      </w:r>
      <w:proofErr w:type="spellStart"/>
      <w:r w:rsidRPr="00716188">
        <w:rPr>
          <w:color w:val="000000" w:themeColor="text1"/>
          <w:sz w:val="26"/>
          <w:szCs w:val="26"/>
        </w:rPr>
        <w:t>tư</w:t>
      </w:r>
      <w:proofErr w:type="spellEnd"/>
      <w:r w:rsidRPr="00716188">
        <w:rPr>
          <w:color w:val="000000" w:themeColor="text1"/>
          <w:sz w:val="26"/>
          <w:szCs w:val="26"/>
        </w:rPr>
        <w:t xml:space="preserve">, </w:t>
      </w:r>
      <w:proofErr w:type="spellStart"/>
      <w:r w:rsidRPr="00716188">
        <w:rPr>
          <w:color w:val="000000" w:themeColor="text1"/>
          <w:sz w:val="26"/>
          <w:szCs w:val="26"/>
        </w:rPr>
        <w:t>xây</w:t>
      </w:r>
      <w:proofErr w:type="spellEnd"/>
      <w:r w:rsidRPr="00716188">
        <w:rPr>
          <w:color w:val="000000" w:themeColor="text1"/>
          <w:sz w:val="26"/>
          <w:szCs w:val="26"/>
        </w:rPr>
        <w:t xml:space="preserve"> </w:t>
      </w:r>
      <w:proofErr w:type="spellStart"/>
      <w:r w:rsidRPr="00716188">
        <w:rPr>
          <w:color w:val="000000" w:themeColor="text1"/>
          <w:sz w:val="26"/>
          <w:szCs w:val="26"/>
        </w:rPr>
        <w:t>dựng</w:t>
      </w:r>
      <w:proofErr w:type="spellEnd"/>
      <w:r w:rsidRPr="00716188">
        <w:rPr>
          <w:color w:val="000000" w:themeColor="text1"/>
          <w:sz w:val="26"/>
          <w:szCs w:val="26"/>
        </w:rPr>
        <w:t xml:space="preserve"> </w:t>
      </w:r>
      <w:proofErr w:type="spellStart"/>
      <w:r w:rsidRPr="00716188">
        <w:rPr>
          <w:color w:val="000000" w:themeColor="text1"/>
          <w:sz w:val="26"/>
          <w:szCs w:val="26"/>
        </w:rPr>
        <w:t>và</w:t>
      </w:r>
      <w:proofErr w:type="spellEnd"/>
      <w:r w:rsidRPr="00716188">
        <w:rPr>
          <w:color w:val="000000" w:themeColor="text1"/>
          <w:sz w:val="26"/>
          <w:szCs w:val="26"/>
        </w:rPr>
        <w:t xml:space="preserve"> </w:t>
      </w:r>
      <w:proofErr w:type="spellStart"/>
      <w:r w:rsidRPr="00716188">
        <w:rPr>
          <w:color w:val="000000" w:themeColor="text1"/>
          <w:sz w:val="26"/>
          <w:szCs w:val="26"/>
        </w:rPr>
        <w:t>triển</w:t>
      </w:r>
      <w:proofErr w:type="spellEnd"/>
      <w:r w:rsidRPr="00716188">
        <w:rPr>
          <w:color w:val="000000" w:themeColor="text1"/>
          <w:sz w:val="26"/>
          <w:szCs w:val="26"/>
        </w:rPr>
        <w:t xml:space="preserve"> </w:t>
      </w:r>
      <w:proofErr w:type="spellStart"/>
      <w:r w:rsidRPr="00716188">
        <w:rPr>
          <w:color w:val="000000" w:themeColor="text1"/>
          <w:sz w:val="26"/>
          <w:szCs w:val="26"/>
        </w:rPr>
        <w:t>khai</w:t>
      </w:r>
      <w:proofErr w:type="spellEnd"/>
      <w:r w:rsidRPr="00716188">
        <w:rPr>
          <w:color w:val="000000" w:themeColor="text1"/>
          <w:sz w:val="26"/>
          <w:szCs w:val="26"/>
        </w:rPr>
        <w:t xml:space="preserve"> VI CONNECT </w:t>
      </w:r>
      <w:proofErr w:type="spellStart"/>
      <w:r w:rsidRPr="00716188">
        <w:rPr>
          <w:color w:val="000000" w:themeColor="text1"/>
          <w:sz w:val="26"/>
          <w:szCs w:val="26"/>
        </w:rPr>
        <w:t>theo</w:t>
      </w:r>
      <w:proofErr w:type="spellEnd"/>
      <w:r w:rsidRPr="00716188">
        <w:rPr>
          <w:color w:val="000000" w:themeColor="text1"/>
          <w:sz w:val="26"/>
          <w:szCs w:val="26"/>
        </w:rPr>
        <w:t xml:space="preserve"> </w:t>
      </w:r>
      <w:proofErr w:type="spellStart"/>
      <w:r w:rsidRPr="00716188">
        <w:rPr>
          <w:color w:val="000000" w:themeColor="text1"/>
          <w:sz w:val="26"/>
          <w:szCs w:val="26"/>
        </w:rPr>
        <w:t>nội</w:t>
      </w:r>
      <w:proofErr w:type="spellEnd"/>
      <w:r w:rsidRPr="00716188">
        <w:rPr>
          <w:color w:val="000000" w:themeColor="text1"/>
          <w:sz w:val="26"/>
          <w:szCs w:val="26"/>
        </w:rPr>
        <w:t xml:space="preserve"> dung </w:t>
      </w:r>
      <w:proofErr w:type="spellStart"/>
      <w:r w:rsidRPr="00716188">
        <w:rPr>
          <w:color w:val="000000" w:themeColor="text1"/>
          <w:sz w:val="26"/>
          <w:szCs w:val="26"/>
        </w:rPr>
        <w:t>Đề</w:t>
      </w:r>
      <w:proofErr w:type="spellEnd"/>
      <w:r w:rsidRPr="00716188">
        <w:rPr>
          <w:color w:val="000000" w:themeColor="text1"/>
          <w:sz w:val="26"/>
          <w:szCs w:val="26"/>
        </w:rPr>
        <w:t xml:space="preserve"> </w:t>
      </w:r>
      <w:proofErr w:type="spellStart"/>
      <w:r w:rsidRPr="00716188">
        <w:rPr>
          <w:color w:val="000000" w:themeColor="text1"/>
          <w:sz w:val="26"/>
          <w:szCs w:val="26"/>
        </w:rPr>
        <w:t>án</w:t>
      </w:r>
      <w:proofErr w:type="spellEnd"/>
      <w:r w:rsidRPr="00716188">
        <w:rPr>
          <w:color w:val="000000" w:themeColor="text1"/>
          <w:sz w:val="26"/>
          <w:szCs w:val="26"/>
        </w:rPr>
        <w:t xml:space="preserve">. ETV </w:t>
      </w:r>
      <w:proofErr w:type="spellStart"/>
      <w:r w:rsidRPr="00716188">
        <w:rPr>
          <w:color w:val="000000" w:themeColor="text1"/>
          <w:sz w:val="26"/>
          <w:szCs w:val="26"/>
        </w:rPr>
        <w:t>có</w:t>
      </w:r>
      <w:proofErr w:type="spellEnd"/>
      <w:r w:rsidRPr="00716188">
        <w:rPr>
          <w:color w:val="000000" w:themeColor="text1"/>
          <w:sz w:val="26"/>
          <w:szCs w:val="26"/>
        </w:rPr>
        <w:t xml:space="preserve"> </w:t>
      </w:r>
      <w:proofErr w:type="spellStart"/>
      <w:r w:rsidRPr="00716188">
        <w:rPr>
          <w:color w:val="000000" w:themeColor="text1"/>
          <w:sz w:val="26"/>
          <w:szCs w:val="26"/>
        </w:rPr>
        <w:t>trách</w:t>
      </w:r>
      <w:proofErr w:type="spellEnd"/>
      <w:r w:rsidRPr="00716188">
        <w:rPr>
          <w:color w:val="000000" w:themeColor="text1"/>
          <w:sz w:val="26"/>
          <w:szCs w:val="26"/>
        </w:rPr>
        <w:t xml:space="preserve"> </w:t>
      </w:r>
      <w:proofErr w:type="spellStart"/>
      <w:r w:rsidRPr="00716188">
        <w:rPr>
          <w:color w:val="000000" w:themeColor="text1"/>
          <w:sz w:val="26"/>
          <w:szCs w:val="26"/>
        </w:rPr>
        <w:t>nhiệm</w:t>
      </w:r>
      <w:proofErr w:type="spellEnd"/>
      <w:r w:rsidRPr="00716188">
        <w:rPr>
          <w:color w:val="000000" w:themeColor="text1"/>
          <w:sz w:val="26"/>
          <w:szCs w:val="26"/>
        </w:rPr>
        <w:t xml:space="preserve"> </w:t>
      </w:r>
      <w:proofErr w:type="spellStart"/>
      <w:r w:rsidRPr="00716188">
        <w:rPr>
          <w:color w:val="000000" w:themeColor="text1"/>
          <w:sz w:val="26"/>
          <w:szCs w:val="26"/>
        </w:rPr>
        <w:t>xây</w:t>
      </w:r>
      <w:proofErr w:type="spellEnd"/>
      <w:r w:rsidRPr="00716188">
        <w:rPr>
          <w:color w:val="000000" w:themeColor="text1"/>
          <w:sz w:val="26"/>
          <w:szCs w:val="26"/>
        </w:rPr>
        <w:t xml:space="preserve"> </w:t>
      </w:r>
      <w:proofErr w:type="spellStart"/>
      <w:r w:rsidRPr="00716188">
        <w:rPr>
          <w:color w:val="000000" w:themeColor="text1"/>
          <w:sz w:val="26"/>
          <w:szCs w:val="26"/>
        </w:rPr>
        <w:t>dựng</w:t>
      </w:r>
      <w:proofErr w:type="spellEnd"/>
      <w:r w:rsidRPr="00716188">
        <w:rPr>
          <w:color w:val="000000" w:themeColor="text1"/>
          <w:sz w:val="26"/>
          <w:szCs w:val="26"/>
        </w:rPr>
        <w:t xml:space="preserve"> </w:t>
      </w:r>
      <w:proofErr w:type="spellStart"/>
      <w:r w:rsidRPr="00716188">
        <w:rPr>
          <w:color w:val="000000" w:themeColor="text1"/>
          <w:sz w:val="26"/>
          <w:szCs w:val="26"/>
        </w:rPr>
        <w:t>kế</w:t>
      </w:r>
      <w:proofErr w:type="spellEnd"/>
      <w:r w:rsidRPr="00716188">
        <w:rPr>
          <w:color w:val="000000" w:themeColor="text1"/>
          <w:sz w:val="26"/>
          <w:szCs w:val="26"/>
        </w:rPr>
        <w:t xml:space="preserve"> </w:t>
      </w:r>
      <w:proofErr w:type="spellStart"/>
      <w:r w:rsidRPr="00716188">
        <w:rPr>
          <w:color w:val="000000" w:themeColor="text1"/>
          <w:sz w:val="26"/>
          <w:szCs w:val="26"/>
        </w:rPr>
        <w:t>hoạch</w:t>
      </w:r>
      <w:proofErr w:type="spellEnd"/>
      <w:r w:rsidRPr="00716188">
        <w:rPr>
          <w:color w:val="000000" w:themeColor="text1"/>
          <w:sz w:val="26"/>
          <w:szCs w:val="26"/>
        </w:rPr>
        <w:t xml:space="preserve"> chi </w:t>
      </w:r>
      <w:proofErr w:type="spellStart"/>
      <w:r w:rsidRPr="00716188">
        <w:rPr>
          <w:color w:val="000000" w:themeColor="text1"/>
          <w:sz w:val="26"/>
          <w:szCs w:val="26"/>
        </w:rPr>
        <w:t>tiết</w:t>
      </w:r>
      <w:proofErr w:type="spellEnd"/>
      <w:r w:rsidRPr="00716188">
        <w:rPr>
          <w:color w:val="000000" w:themeColor="text1"/>
          <w:sz w:val="26"/>
          <w:szCs w:val="26"/>
        </w:rPr>
        <w:t xml:space="preserve">, </w:t>
      </w:r>
      <w:proofErr w:type="spellStart"/>
      <w:r w:rsidRPr="00716188">
        <w:rPr>
          <w:color w:val="000000" w:themeColor="text1"/>
          <w:sz w:val="26"/>
          <w:szCs w:val="26"/>
        </w:rPr>
        <w:t>bố</w:t>
      </w:r>
      <w:proofErr w:type="spellEnd"/>
      <w:r w:rsidRPr="00716188">
        <w:rPr>
          <w:color w:val="000000" w:themeColor="text1"/>
          <w:sz w:val="26"/>
          <w:szCs w:val="26"/>
        </w:rPr>
        <w:t xml:space="preserve"> </w:t>
      </w:r>
      <w:proofErr w:type="spellStart"/>
      <w:r w:rsidRPr="00716188">
        <w:rPr>
          <w:color w:val="000000" w:themeColor="text1"/>
          <w:sz w:val="26"/>
          <w:szCs w:val="26"/>
        </w:rPr>
        <w:t>trí</w:t>
      </w:r>
      <w:proofErr w:type="spellEnd"/>
      <w:r w:rsidRPr="00716188">
        <w:rPr>
          <w:color w:val="000000" w:themeColor="text1"/>
          <w:sz w:val="26"/>
          <w:szCs w:val="26"/>
        </w:rPr>
        <w:t xml:space="preserve"> </w:t>
      </w:r>
      <w:proofErr w:type="spellStart"/>
      <w:r w:rsidRPr="00716188">
        <w:rPr>
          <w:color w:val="000000" w:themeColor="text1"/>
          <w:sz w:val="26"/>
          <w:szCs w:val="26"/>
        </w:rPr>
        <w:t>nguồn</w:t>
      </w:r>
      <w:proofErr w:type="spellEnd"/>
      <w:r w:rsidRPr="00716188">
        <w:rPr>
          <w:color w:val="000000" w:themeColor="text1"/>
          <w:sz w:val="26"/>
          <w:szCs w:val="26"/>
        </w:rPr>
        <w:t xml:space="preserve"> </w:t>
      </w:r>
      <w:proofErr w:type="spellStart"/>
      <w:r w:rsidRPr="00716188">
        <w:rPr>
          <w:color w:val="000000" w:themeColor="text1"/>
          <w:sz w:val="26"/>
          <w:szCs w:val="26"/>
        </w:rPr>
        <w:t>lực</w:t>
      </w:r>
      <w:proofErr w:type="spellEnd"/>
      <w:r w:rsidRPr="00716188">
        <w:rPr>
          <w:color w:val="000000" w:themeColor="text1"/>
          <w:sz w:val="26"/>
          <w:szCs w:val="26"/>
        </w:rPr>
        <w:t xml:space="preserve">, </w:t>
      </w:r>
      <w:proofErr w:type="spellStart"/>
      <w:r w:rsidRPr="00716188">
        <w:rPr>
          <w:color w:val="000000" w:themeColor="text1"/>
          <w:sz w:val="26"/>
          <w:szCs w:val="26"/>
        </w:rPr>
        <w:t>hoàn</w:t>
      </w:r>
      <w:proofErr w:type="spellEnd"/>
      <w:r w:rsidRPr="00716188">
        <w:rPr>
          <w:color w:val="000000" w:themeColor="text1"/>
          <w:sz w:val="26"/>
          <w:szCs w:val="26"/>
        </w:rPr>
        <w:t xml:space="preserve"> </w:t>
      </w:r>
      <w:proofErr w:type="spellStart"/>
      <w:r w:rsidRPr="00716188">
        <w:rPr>
          <w:color w:val="000000" w:themeColor="text1"/>
          <w:sz w:val="26"/>
          <w:szCs w:val="26"/>
        </w:rPr>
        <w:t>thiện</w:t>
      </w:r>
      <w:proofErr w:type="spellEnd"/>
      <w:r w:rsidRPr="00716188">
        <w:rPr>
          <w:color w:val="000000" w:themeColor="text1"/>
          <w:sz w:val="26"/>
          <w:szCs w:val="26"/>
        </w:rPr>
        <w:t xml:space="preserve"> </w:t>
      </w:r>
      <w:proofErr w:type="spellStart"/>
      <w:r w:rsidRPr="00716188">
        <w:rPr>
          <w:color w:val="000000" w:themeColor="text1"/>
          <w:sz w:val="26"/>
          <w:szCs w:val="26"/>
        </w:rPr>
        <w:t>nền</w:t>
      </w:r>
      <w:proofErr w:type="spellEnd"/>
      <w:r w:rsidRPr="00716188">
        <w:rPr>
          <w:color w:val="000000" w:themeColor="text1"/>
          <w:sz w:val="26"/>
          <w:szCs w:val="26"/>
        </w:rPr>
        <w:t xml:space="preserve"> </w:t>
      </w:r>
      <w:proofErr w:type="spellStart"/>
      <w:r w:rsidRPr="00716188">
        <w:rPr>
          <w:color w:val="000000" w:themeColor="text1"/>
          <w:sz w:val="26"/>
          <w:szCs w:val="26"/>
        </w:rPr>
        <w:t>tảng</w:t>
      </w:r>
      <w:proofErr w:type="spellEnd"/>
      <w:r w:rsidRPr="00716188">
        <w:rPr>
          <w:color w:val="000000" w:themeColor="text1"/>
          <w:sz w:val="26"/>
          <w:szCs w:val="26"/>
        </w:rPr>
        <w:t xml:space="preserve">, </w:t>
      </w:r>
      <w:proofErr w:type="spellStart"/>
      <w:r w:rsidRPr="00716188">
        <w:rPr>
          <w:color w:val="000000" w:themeColor="text1"/>
          <w:sz w:val="26"/>
          <w:szCs w:val="26"/>
        </w:rPr>
        <w:t>tổ</w:t>
      </w:r>
      <w:proofErr w:type="spellEnd"/>
      <w:r w:rsidRPr="00716188">
        <w:rPr>
          <w:color w:val="000000" w:themeColor="text1"/>
          <w:sz w:val="26"/>
          <w:szCs w:val="26"/>
        </w:rPr>
        <w:t xml:space="preserve"> </w:t>
      </w:r>
      <w:proofErr w:type="spellStart"/>
      <w:r w:rsidRPr="00716188">
        <w:rPr>
          <w:color w:val="000000" w:themeColor="text1"/>
          <w:sz w:val="26"/>
          <w:szCs w:val="26"/>
        </w:rPr>
        <w:t>chức</w:t>
      </w:r>
      <w:proofErr w:type="spellEnd"/>
      <w:r w:rsidRPr="00716188">
        <w:rPr>
          <w:color w:val="000000" w:themeColor="text1"/>
          <w:sz w:val="26"/>
          <w:szCs w:val="26"/>
        </w:rPr>
        <w:t xml:space="preserve"> </w:t>
      </w:r>
      <w:proofErr w:type="spellStart"/>
      <w:r w:rsidRPr="00716188">
        <w:rPr>
          <w:color w:val="000000" w:themeColor="text1"/>
          <w:sz w:val="26"/>
          <w:szCs w:val="26"/>
        </w:rPr>
        <w:t>thí</w:t>
      </w:r>
      <w:proofErr w:type="spellEnd"/>
      <w:r w:rsidRPr="00716188">
        <w:rPr>
          <w:color w:val="000000" w:themeColor="text1"/>
          <w:sz w:val="26"/>
          <w:szCs w:val="26"/>
        </w:rPr>
        <w:t xml:space="preserve"> </w:t>
      </w:r>
      <w:proofErr w:type="spellStart"/>
      <w:r w:rsidRPr="00716188">
        <w:rPr>
          <w:color w:val="000000" w:themeColor="text1"/>
          <w:sz w:val="26"/>
          <w:szCs w:val="26"/>
        </w:rPr>
        <w:t>điểm</w:t>
      </w:r>
      <w:proofErr w:type="spellEnd"/>
      <w:r w:rsidRPr="00716188">
        <w:rPr>
          <w:color w:val="000000" w:themeColor="text1"/>
          <w:sz w:val="26"/>
          <w:szCs w:val="26"/>
        </w:rPr>
        <w:t xml:space="preserve"> </w:t>
      </w:r>
      <w:proofErr w:type="spellStart"/>
      <w:r w:rsidRPr="00716188">
        <w:rPr>
          <w:color w:val="000000" w:themeColor="text1"/>
          <w:sz w:val="26"/>
          <w:szCs w:val="26"/>
        </w:rPr>
        <w:t>và</w:t>
      </w:r>
      <w:proofErr w:type="spellEnd"/>
      <w:r w:rsidRPr="00716188">
        <w:rPr>
          <w:color w:val="000000" w:themeColor="text1"/>
          <w:sz w:val="26"/>
          <w:szCs w:val="26"/>
        </w:rPr>
        <w:t xml:space="preserve"> </w:t>
      </w:r>
      <w:proofErr w:type="spellStart"/>
      <w:r w:rsidRPr="00716188">
        <w:rPr>
          <w:color w:val="000000" w:themeColor="text1"/>
          <w:sz w:val="26"/>
          <w:szCs w:val="26"/>
        </w:rPr>
        <w:t>báo</w:t>
      </w:r>
      <w:proofErr w:type="spellEnd"/>
      <w:r w:rsidRPr="00716188">
        <w:rPr>
          <w:color w:val="000000" w:themeColor="text1"/>
          <w:sz w:val="26"/>
          <w:szCs w:val="26"/>
        </w:rPr>
        <w:t xml:space="preserve"> </w:t>
      </w:r>
      <w:proofErr w:type="spellStart"/>
      <w:r w:rsidRPr="00716188">
        <w:rPr>
          <w:color w:val="000000" w:themeColor="text1"/>
          <w:sz w:val="26"/>
          <w:szCs w:val="26"/>
        </w:rPr>
        <w:t>cáo</w:t>
      </w:r>
      <w:proofErr w:type="spellEnd"/>
      <w:r w:rsidRPr="00716188">
        <w:rPr>
          <w:color w:val="000000" w:themeColor="text1"/>
          <w:sz w:val="26"/>
          <w:szCs w:val="26"/>
        </w:rPr>
        <w:t xml:space="preserve"> VUSTA </w:t>
      </w:r>
      <w:proofErr w:type="spellStart"/>
      <w:r w:rsidRPr="00716188">
        <w:rPr>
          <w:color w:val="000000" w:themeColor="text1"/>
          <w:sz w:val="26"/>
          <w:szCs w:val="26"/>
        </w:rPr>
        <w:t>kết</w:t>
      </w:r>
      <w:proofErr w:type="spellEnd"/>
      <w:r w:rsidRPr="00716188">
        <w:rPr>
          <w:color w:val="000000" w:themeColor="text1"/>
          <w:sz w:val="26"/>
          <w:szCs w:val="26"/>
        </w:rPr>
        <w:t xml:space="preserve"> </w:t>
      </w:r>
      <w:proofErr w:type="spellStart"/>
      <w:r w:rsidRPr="00716188">
        <w:rPr>
          <w:color w:val="000000" w:themeColor="text1"/>
          <w:sz w:val="26"/>
          <w:szCs w:val="26"/>
        </w:rPr>
        <w:t>quả</w:t>
      </w:r>
      <w:proofErr w:type="spellEnd"/>
      <w:r w:rsidRPr="00716188">
        <w:rPr>
          <w:color w:val="000000" w:themeColor="text1"/>
          <w:sz w:val="26"/>
          <w:szCs w:val="26"/>
        </w:rPr>
        <w:t xml:space="preserve"> </w:t>
      </w:r>
      <w:proofErr w:type="spellStart"/>
      <w:r w:rsidRPr="00716188">
        <w:rPr>
          <w:color w:val="000000" w:themeColor="text1"/>
          <w:sz w:val="26"/>
          <w:szCs w:val="26"/>
        </w:rPr>
        <w:t>thực</w:t>
      </w:r>
      <w:proofErr w:type="spellEnd"/>
      <w:r w:rsidRPr="00716188">
        <w:rPr>
          <w:color w:val="000000" w:themeColor="text1"/>
          <w:sz w:val="26"/>
          <w:szCs w:val="26"/>
        </w:rPr>
        <w:t xml:space="preserve"> </w:t>
      </w:r>
      <w:proofErr w:type="spellStart"/>
      <w:r w:rsidRPr="00716188">
        <w:rPr>
          <w:color w:val="000000" w:themeColor="text1"/>
          <w:sz w:val="26"/>
          <w:szCs w:val="26"/>
        </w:rPr>
        <w:t>hiện</w:t>
      </w:r>
      <w:proofErr w:type="spellEnd"/>
      <w:r w:rsidRPr="00716188">
        <w:rPr>
          <w:color w:val="000000" w:themeColor="text1"/>
          <w:sz w:val="26"/>
          <w:szCs w:val="26"/>
        </w:rPr>
        <w:t xml:space="preserve"> </w:t>
      </w:r>
      <w:proofErr w:type="spellStart"/>
      <w:r w:rsidRPr="00716188">
        <w:rPr>
          <w:color w:val="000000" w:themeColor="text1"/>
          <w:sz w:val="26"/>
          <w:szCs w:val="26"/>
        </w:rPr>
        <w:t>trước</w:t>
      </w:r>
      <w:proofErr w:type="spellEnd"/>
      <w:r w:rsidRPr="00716188">
        <w:rPr>
          <w:color w:val="000000" w:themeColor="text1"/>
          <w:sz w:val="26"/>
          <w:szCs w:val="26"/>
        </w:rPr>
        <w:t xml:space="preserve"> </w:t>
      </w:r>
      <w:proofErr w:type="spellStart"/>
      <w:r w:rsidRPr="00716188">
        <w:rPr>
          <w:color w:val="000000" w:themeColor="text1"/>
          <w:sz w:val="26"/>
          <w:szCs w:val="26"/>
        </w:rPr>
        <w:t>khi</w:t>
      </w:r>
      <w:proofErr w:type="spellEnd"/>
      <w:r w:rsidRPr="00716188">
        <w:rPr>
          <w:color w:val="000000" w:themeColor="text1"/>
          <w:sz w:val="26"/>
          <w:szCs w:val="26"/>
        </w:rPr>
        <w:t xml:space="preserve"> </w:t>
      </w:r>
      <w:proofErr w:type="spellStart"/>
      <w:r w:rsidRPr="00716188">
        <w:rPr>
          <w:color w:val="000000" w:themeColor="text1"/>
          <w:sz w:val="26"/>
          <w:szCs w:val="26"/>
        </w:rPr>
        <w:t>bàn</w:t>
      </w:r>
      <w:proofErr w:type="spellEnd"/>
      <w:r w:rsidRPr="00716188">
        <w:rPr>
          <w:color w:val="000000" w:themeColor="text1"/>
          <w:sz w:val="26"/>
          <w:szCs w:val="26"/>
        </w:rPr>
        <w:t xml:space="preserve"> </w:t>
      </w:r>
      <w:proofErr w:type="spellStart"/>
      <w:r w:rsidRPr="00716188">
        <w:rPr>
          <w:color w:val="000000" w:themeColor="text1"/>
          <w:sz w:val="26"/>
          <w:szCs w:val="26"/>
        </w:rPr>
        <w:t>giao</w:t>
      </w:r>
      <w:proofErr w:type="spellEnd"/>
      <w:r w:rsidRPr="00716188">
        <w:rPr>
          <w:color w:val="000000" w:themeColor="text1"/>
          <w:sz w:val="26"/>
          <w:szCs w:val="26"/>
        </w:rPr>
        <w:t xml:space="preserve">, </w:t>
      </w:r>
      <w:proofErr w:type="spellStart"/>
      <w:r w:rsidRPr="00716188">
        <w:rPr>
          <w:color w:val="000000" w:themeColor="text1"/>
          <w:sz w:val="26"/>
          <w:szCs w:val="26"/>
        </w:rPr>
        <w:t>vận</w:t>
      </w:r>
      <w:proofErr w:type="spellEnd"/>
      <w:r w:rsidRPr="00716188">
        <w:rPr>
          <w:color w:val="000000" w:themeColor="text1"/>
          <w:sz w:val="26"/>
          <w:szCs w:val="26"/>
        </w:rPr>
        <w:t xml:space="preserve"> </w:t>
      </w:r>
      <w:proofErr w:type="spellStart"/>
      <w:r w:rsidRPr="00716188">
        <w:rPr>
          <w:color w:val="000000" w:themeColor="text1"/>
          <w:sz w:val="26"/>
          <w:szCs w:val="26"/>
        </w:rPr>
        <w:t>hành</w:t>
      </w:r>
      <w:proofErr w:type="spellEnd"/>
      <w:r w:rsidRPr="00716188">
        <w:rPr>
          <w:color w:val="000000" w:themeColor="text1"/>
          <w:sz w:val="26"/>
          <w:szCs w:val="26"/>
        </w:rPr>
        <w:t xml:space="preserve"> </w:t>
      </w:r>
      <w:proofErr w:type="spellStart"/>
      <w:r w:rsidRPr="00716188">
        <w:rPr>
          <w:color w:val="000000" w:themeColor="text1"/>
          <w:sz w:val="26"/>
          <w:szCs w:val="26"/>
        </w:rPr>
        <w:t>và</w:t>
      </w:r>
      <w:proofErr w:type="spellEnd"/>
      <w:r w:rsidRPr="00716188">
        <w:rPr>
          <w:color w:val="000000" w:themeColor="text1"/>
          <w:sz w:val="26"/>
          <w:szCs w:val="26"/>
        </w:rPr>
        <w:t xml:space="preserve"> </w:t>
      </w:r>
      <w:proofErr w:type="spellStart"/>
      <w:r w:rsidRPr="00716188">
        <w:rPr>
          <w:color w:val="000000" w:themeColor="text1"/>
          <w:sz w:val="26"/>
          <w:szCs w:val="26"/>
        </w:rPr>
        <w:t>mở</w:t>
      </w:r>
      <w:proofErr w:type="spellEnd"/>
      <w:r w:rsidRPr="00716188">
        <w:rPr>
          <w:color w:val="000000" w:themeColor="text1"/>
          <w:sz w:val="26"/>
          <w:szCs w:val="26"/>
        </w:rPr>
        <w:t xml:space="preserve"> </w:t>
      </w:r>
      <w:proofErr w:type="spellStart"/>
      <w:r w:rsidRPr="00716188">
        <w:rPr>
          <w:color w:val="000000" w:themeColor="text1"/>
          <w:sz w:val="26"/>
          <w:szCs w:val="26"/>
        </w:rPr>
        <w:t>rộng</w:t>
      </w:r>
      <w:proofErr w:type="spellEnd"/>
      <w:r w:rsidRPr="00716188">
        <w:rPr>
          <w:color w:val="000000" w:themeColor="text1"/>
          <w:sz w:val="26"/>
          <w:szCs w:val="26"/>
        </w:rPr>
        <w:t xml:space="preserve">. </w:t>
      </w:r>
      <w:proofErr w:type="spellStart"/>
      <w:r w:rsidRPr="00716188">
        <w:rPr>
          <w:color w:val="000000" w:themeColor="text1"/>
          <w:sz w:val="26"/>
          <w:szCs w:val="26"/>
        </w:rPr>
        <w:t>Cơ</w:t>
      </w:r>
      <w:proofErr w:type="spellEnd"/>
      <w:r w:rsidRPr="00716188">
        <w:rPr>
          <w:color w:val="000000" w:themeColor="text1"/>
          <w:sz w:val="26"/>
          <w:szCs w:val="26"/>
        </w:rPr>
        <w:t xml:space="preserve"> </w:t>
      </w:r>
      <w:proofErr w:type="spellStart"/>
      <w:r w:rsidRPr="00716188">
        <w:rPr>
          <w:color w:val="000000" w:themeColor="text1"/>
          <w:sz w:val="26"/>
          <w:szCs w:val="26"/>
        </w:rPr>
        <w:t>chế</w:t>
      </w:r>
      <w:proofErr w:type="spellEnd"/>
      <w:r w:rsidRPr="00716188">
        <w:rPr>
          <w:color w:val="000000" w:themeColor="text1"/>
          <w:sz w:val="26"/>
          <w:szCs w:val="26"/>
        </w:rPr>
        <w:t xml:space="preserve"> </w:t>
      </w:r>
      <w:proofErr w:type="spellStart"/>
      <w:r w:rsidRPr="00716188">
        <w:rPr>
          <w:color w:val="000000" w:themeColor="text1"/>
          <w:sz w:val="26"/>
          <w:szCs w:val="26"/>
        </w:rPr>
        <w:t>phối</w:t>
      </w:r>
      <w:proofErr w:type="spellEnd"/>
      <w:r w:rsidRPr="00716188">
        <w:rPr>
          <w:color w:val="000000" w:themeColor="text1"/>
          <w:sz w:val="26"/>
          <w:szCs w:val="26"/>
        </w:rPr>
        <w:t xml:space="preserve"> </w:t>
      </w:r>
      <w:proofErr w:type="spellStart"/>
      <w:r w:rsidRPr="00716188">
        <w:rPr>
          <w:color w:val="000000" w:themeColor="text1"/>
          <w:sz w:val="26"/>
          <w:szCs w:val="26"/>
        </w:rPr>
        <w:t>hợp</w:t>
      </w:r>
      <w:proofErr w:type="spellEnd"/>
      <w:r w:rsidRPr="00716188">
        <w:rPr>
          <w:color w:val="000000" w:themeColor="text1"/>
          <w:sz w:val="26"/>
          <w:szCs w:val="26"/>
        </w:rPr>
        <w:t xml:space="preserve">, </w:t>
      </w:r>
      <w:proofErr w:type="spellStart"/>
      <w:r w:rsidRPr="00716188">
        <w:rPr>
          <w:color w:val="000000" w:themeColor="text1"/>
          <w:sz w:val="26"/>
          <w:szCs w:val="26"/>
        </w:rPr>
        <w:t>quyền</w:t>
      </w:r>
      <w:proofErr w:type="spellEnd"/>
      <w:r w:rsidRPr="00716188">
        <w:rPr>
          <w:color w:val="000000" w:themeColor="text1"/>
          <w:sz w:val="26"/>
          <w:szCs w:val="26"/>
        </w:rPr>
        <w:t xml:space="preserve"> </w:t>
      </w:r>
      <w:proofErr w:type="spellStart"/>
      <w:r w:rsidRPr="00716188">
        <w:rPr>
          <w:color w:val="000000" w:themeColor="text1"/>
          <w:sz w:val="26"/>
          <w:szCs w:val="26"/>
        </w:rPr>
        <w:t>đối</w:t>
      </w:r>
      <w:proofErr w:type="spellEnd"/>
      <w:r w:rsidRPr="00716188">
        <w:rPr>
          <w:color w:val="000000" w:themeColor="text1"/>
          <w:sz w:val="26"/>
          <w:szCs w:val="26"/>
        </w:rPr>
        <w:t xml:space="preserve"> </w:t>
      </w:r>
      <w:proofErr w:type="spellStart"/>
      <w:r w:rsidRPr="00716188">
        <w:rPr>
          <w:color w:val="000000" w:themeColor="text1"/>
          <w:sz w:val="26"/>
          <w:szCs w:val="26"/>
        </w:rPr>
        <w:t>với</w:t>
      </w:r>
      <w:proofErr w:type="spellEnd"/>
      <w:r w:rsidRPr="00716188">
        <w:rPr>
          <w:color w:val="000000" w:themeColor="text1"/>
          <w:sz w:val="26"/>
          <w:szCs w:val="26"/>
        </w:rPr>
        <w:t xml:space="preserve"> </w:t>
      </w:r>
      <w:proofErr w:type="spellStart"/>
      <w:r w:rsidRPr="00716188">
        <w:rPr>
          <w:color w:val="000000" w:themeColor="text1"/>
          <w:sz w:val="26"/>
          <w:szCs w:val="26"/>
        </w:rPr>
        <w:t>sản</w:t>
      </w:r>
      <w:proofErr w:type="spellEnd"/>
      <w:r w:rsidRPr="00716188">
        <w:rPr>
          <w:color w:val="000000" w:themeColor="text1"/>
          <w:sz w:val="26"/>
          <w:szCs w:val="26"/>
        </w:rPr>
        <w:t xml:space="preserve"> </w:t>
      </w:r>
      <w:proofErr w:type="spellStart"/>
      <w:r w:rsidRPr="00716188">
        <w:rPr>
          <w:color w:val="000000" w:themeColor="text1"/>
          <w:sz w:val="26"/>
          <w:szCs w:val="26"/>
        </w:rPr>
        <w:t>phẩm</w:t>
      </w:r>
      <w:proofErr w:type="spellEnd"/>
      <w:r w:rsidRPr="00716188">
        <w:rPr>
          <w:color w:val="000000" w:themeColor="text1"/>
          <w:sz w:val="26"/>
          <w:szCs w:val="26"/>
        </w:rPr>
        <w:t xml:space="preserve"> </w:t>
      </w:r>
      <w:proofErr w:type="spellStart"/>
      <w:r w:rsidRPr="00716188">
        <w:rPr>
          <w:color w:val="000000" w:themeColor="text1"/>
          <w:sz w:val="26"/>
          <w:szCs w:val="26"/>
        </w:rPr>
        <w:t>và</w:t>
      </w:r>
      <w:proofErr w:type="spellEnd"/>
      <w:r w:rsidRPr="00716188">
        <w:rPr>
          <w:color w:val="000000" w:themeColor="text1"/>
          <w:sz w:val="26"/>
          <w:szCs w:val="26"/>
        </w:rPr>
        <w:t xml:space="preserve"> </w:t>
      </w:r>
      <w:proofErr w:type="spellStart"/>
      <w:r w:rsidRPr="00716188">
        <w:rPr>
          <w:color w:val="000000" w:themeColor="text1"/>
          <w:sz w:val="26"/>
          <w:szCs w:val="26"/>
        </w:rPr>
        <w:t>dữ</w:t>
      </w:r>
      <w:proofErr w:type="spellEnd"/>
      <w:r w:rsidRPr="00716188">
        <w:rPr>
          <w:color w:val="000000" w:themeColor="text1"/>
          <w:sz w:val="26"/>
          <w:szCs w:val="26"/>
        </w:rPr>
        <w:t xml:space="preserve"> </w:t>
      </w:r>
      <w:proofErr w:type="spellStart"/>
      <w:r w:rsidRPr="00716188">
        <w:rPr>
          <w:color w:val="000000" w:themeColor="text1"/>
          <w:sz w:val="26"/>
          <w:szCs w:val="26"/>
        </w:rPr>
        <w:t>liệu</w:t>
      </w:r>
      <w:proofErr w:type="spellEnd"/>
      <w:r w:rsidRPr="00716188">
        <w:rPr>
          <w:color w:val="000000" w:themeColor="text1"/>
          <w:sz w:val="26"/>
          <w:szCs w:val="26"/>
        </w:rPr>
        <w:t xml:space="preserve">, </w:t>
      </w:r>
      <w:proofErr w:type="spellStart"/>
      <w:r w:rsidRPr="00716188">
        <w:rPr>
          <w:color w:val="000000" w:themeColor="text1"/>
          <w:sz w:val="26"/>
          <w:szCs w:val="26"/>
        </w:rPr>
        <w:t>trách</w:t>
      </w:r>
      <w:proofErr w:type="spellEnd"/>
      <w:r w:rsidRPr="00716188">
        <w:rPr>
          <w:color w:val="000000" w:themeColor="text1"/>
          <w:sz w:val="26"/>
          <w:szCs w:val="26"/>
        </w:rPr>
        <w:t xml:space="preserve"> </w:t>
      </w:r>
      <w:proofErr w:type="spellStart"/>
      <w:r w:rsidRPr="00716188">
        <w:rPr>
          <w:color w:val="000000" w:themeColor="text1"/>
          <w:sz w:val="26"/>
          <w:szCs w:val="26"/>
        </w:rPr>
        <w:t>nhiệm</w:t>
      </w:r>
      <w:proofErr w:type="spellEnd"/>
      <w:r w:rsidRPr="00716188">
        <w:rPr>
          <w:color w:val="000000" w:themeColor="text1"/>
          <w:sz w:val="26"/>
          <w:szCs w:val="26"/>
        </w:rPr>
        <w:t xml:space="preserve"> </w:t>
      </w:r>
      <w:proofErr w:type="spellStart"/>
      <w:r w:rsidRPr="00716188">
        <w:rPr>
          <w:color w:val="000000" w:themeColor="text1"/>
          <w:sz w:val="26"/>
          <w:szCs w:val="26"/>
        </w:rPr>
        <w:t>vận</w:t>
      </w:r>
      <w:proofErr w:type="spellEnd"/>
      <w:r w:rsidRPr="00716188">
        <w:rPr>
          <w:color w:val="000000" w:themeColor="text1"/>
          <w:sz w:val="26"/>
          <w:szCs w:val="26"/>
        </w:rPr>
        <w:t xml:space="preserve"> </w:t>
      </w:r>
      <w:proofErr w:type="spellStart"/>
      <w:r w:rsidRPr="00716188">
        <w:rPr>
          <w:color w:val="000000" w:themeColor="text1"/>
          <w:sz w:val="26"/>
          <w:szCs w:val="26"/>
        </w:rPr>
        <w:t>hành</w:t>
      </w:r>
      <w:proofErr w:type="spellEnd"/>
      <w:r w:rsidRPr="00716188">
        <w:rPr>
          <w:color w:val="000000" w:themeColor="text1"/>
          <w:sz w:val="26"/>
          <w:szCs w:val="26"/>
        </w:rPr>
        <w:t xml:space="preserve"> </w:t>
      </w:r>
      <w:proofErr w:type="spellStart"/>
      <w:r w:rsidRPr="00716188">
        <w:rPr>
          <w:color w:val="000000" w:themeColor="text1"/>
          <w:sz w:val="26"/>
          <w:szCs w:val="26"/>
        </w:rPr>
        <w:t>và</w:t>
      </w:r>
      <w:proofErr w:type="spellEnd"/>
      <w:r w:rsidRPr="00716188">
        <w:rPr>
          <w:color w:val="000000" w:themeColor="text1"/>
          <w:sz w:val="26"/>
          <w:szCs w:val="26"/>
        </w:rPr>
        <w:t xml:space="preserve"> </w:t>
      </w:r>
      <w:proofErr w:type="spellStart"/>
      <w:r w:rsidRPr="00716188">
        <w:rPr>
          <w:color w:val="000000" w:themeColor="text1"/>
          <w:sz w:val="26"/>
          <w:szCs w:val="26"/>
        </w:rPr>
        <w:t>phân</w:t>
      </w:r>
      <w:proofErr w:type="spellEnd"/>
      <w:r w:rsidRPr="00716188">
        <w:rPr>
          <w:color w:val="000000" w:themeColor="text1"/>
          <w:sz w:val="26"/>
          <w:szCs w:val="26"/>
        </w:rPr>
        <w:t xml:space="preserve"> chia </w:t>
      </w:r>
      <w:proofErr w:type="spellStart"/>
      <w:r w:rsidRPr="00716188">
        <w:rPr>
          <w:color w:val="000000" w:themeColor="text1"/>
          <w:sz w:val="26"/>
          <w:szCs w:val="26"/>
        </w:rPr>
        <w:t>lợi</w:t>
      </w:r>
      <w:proofErr w:type="spellEnd"/>
      <w:r w:rsidRPr="00716188">
        <w:rPr>
          <w:color w:val="000000" w:themeColor="text1"/>
          <w:sz w:val="26"/>
          <w:szCs w:val="26"/>
        </w:rPr>
        <w:t xml:space="preserve"> </w:t>
      </w:r>
      <w:proofErr w:type="spellStart"/>
      <w:r w:rsidRPr="00716188">
        <w:rPr>
          <w:color w:val="000000" w:themeColor="text1"/>
          <w:sz w:val="26"/>
          <w:szCs w:val="26"/>
        </w:rPr>
        <w:t>ích</w:t>
      </w:r>
      <w:proofErr w:type="spellEnd"/>
      <w:r w:rsidRPr="00716188">
        <w:rPr>
          <w:color w:val="000000" w:themeColor="text1"/>
          <w:sz w:val="26"/>
          <w:szCs w:val="26"/>
        </w:rPr>
        <w:t xml:space="preserve"> </w:t>
      </w:r>
      <w:proofErr w:type="spellStart"/>
      <w:r w:rsidRPr="00716188">
        <w:rPr>
          <w:color w:val="000000" w:themeColor="text1"/>
          <w:sz w:val="26"/>
          <w:szCs w:val="26"/>
        </w:rPr>
        <w:t>được</w:t>
      </w:r>
      <w:proofErr w:type="spellEnd"/>
      <w:r w:rsidRPr="00716188">
        <w:rPr>
          <w:color w:val="000000" w:themeColor="text1"/>
          <w:sz w:val="26"/>
          <w:szCs w:val="26"/>
        </w:rPr>
        <w:t xml:space="preserve"> </w:t>
      </w:r>
      <w:proofErr w:type="spellStart"/>
      <w:r w:rsidRPr="00716188">
        <w:rPr>
          <w:color w:val="000000" w:themeColor="text1"/>
          <w:sz w:val="26"/>
          <w:szCs w:val="26"/>
        </w:rPr>
        <w:t>hai</w:t>
      </w:r>
      <w:proofErr w:type="spellEnd"/>
      <w:r w:rsidRPr="00716188">
        <w:rPr>
          <w:color w:val="000000" w:themeColor="text1"/>
          <w:sz w:val="26"/>
          <w:szCs w:val="26"/>
        </w:rPr>
        <w:t xml:space="preserve"> </w:t>
      </w:r>
      <w:proofErr w:type="spellStart"/>
      <w:r w:rsidRPr="00716188">
        <w:rPr>
          <w:color w:val="000000" w:themeColor="text1"/>
          <w:sz w:val="26"/>
          <w:szCs w:val="26"/>
        </w:rPr>
        <w:t>bên</w:t>
      </w:r>
      <w:proofErr w:type="spellEnd"/>
      <w:r w:rsidRPr="00716188">
        <w:rPr>
          <w:color w:val="000000" w:themeColor="text1"/>
          <w:sz w:val="26"/>
          <w:szCs w:val="26"/>
        </w:rPr>
        <w:t xml:space="preserve"> </w:t>
      </w:r>
      <w:proofErr w:type="spellStart"/>
      <w:r w:rsidRPr="00716188">
        <w:rPr>
          <w:color w:val="000000" w:themeColor="text1"/>
          <w:sz w:val="26"/>
          <w:szCs w:val="26"/>
        </w:rPr>
        <w:t>thống</w:t>
      </w:r>
      <w:proofErr w:type="spellEnd"/>
      <w:r w:rsidRPr="00716188">
        <w:rPr>
          <w:color w:val="000000" w:themeColor="text1"/>
          <w:sz w:val="26"/>
          <w:szCs w:val="26"/>
        </w:rPr>
        <w:t xml:space="preserve"> </w:t>
      </w:r>
      <w:proofErr w:type="spellStart"/>
      <w:r w:rsidRPr="00716188">
        <w:rPr>
          <w:color w:val="000000" w:themeColor="text1"/>
          <w:sz w:val="26"/>
          <w:szCs w:val="26"/>
        </w:rPr>
        <w:t>nhất</w:t>
      </w:r>
      <w:proofErr w:type="spellEnd"/>
      <w:r w:rsidRPr="00716188">
        <w:rPr>
          <w:color w:val="000000" w:themeColor="text1"/>
          <w:sz w:val="26"/>
          <w:szCs w:val="26"/>
        </w:rPr>
        <w:t xml:space="preserve"> </w:t>
      </w:r>
      <w:proofErr w:type="spellStart"/>
      <w:r w:rsidRPr="00716188">
        <w:rPr>
          <w:color w:val="000000" w:themeColor="text1"/>
          <w:sz w:val="26"/>
          <w:szCs w:val="26"/>
        </w:rPr>
        <w:t>bằng</w:t>
      </w:r>
      <w:proofErr w:type="spellEnd"/>
      <w:r w:rsidRPr="00716188">
        <w:rPr>
          <w:color w:val="000000" w:themeColor="text1"/>
          <w:sz w:val="26"/>
          <w:szCs w:val="26"/>
        </w:rPr>
        <w:t xml:space="preserve"> </w:t>
      </w:r>
      <w:proofErr w:type="spellStart"/>
      <w:r w:rsidRPr="00716188">
        <w:rPr>
          <w:color w:val="000000" w:themeColor="text1"/>
          <w:sz w:val="26"/>
          <w:szCs w:val="26"/>
        </w:rPr>
        <w:t>văn</w:t>
      </w:r>
      <w:proofErr w:type="spellEnd"/>
      <w:r w:rsidRPr="00716188">
        <w:rPr>
          <w:color w:val="000000" w:themeColor="text1"/>
          <w:sz w:val="26"/>
          <w:szCs w:val="26"/>
        </w:rPr>
        <w:t xml:space="preserve"> </w:t>
      </w:r>
      <w:proofErr w:type="spellStart"/>
      <w:r w:rsidRPr="00716188">
        <w:rPr>
          <w:color w:val="000000" w:themeColor="text1"/>
          <w:sz w:val="26"/>
          <w:szCs w:val="26"/>
        </w:rPr>
        <w:t>bản</w:t>
      </w:r>
      <w:proofErr w:type="spellEnd"/>
      <w:r w:rsidRPr="00716188">
        <w:rPr>
          <w:color w:val="000000" w:themeColor="text1"/>
          <w:sz w:val="26"/>
          <w:szCs w:val="26"/>
        </w:rPr>
        <w:t xml:space="preserve"> </w:t>
      </w:r>
      <w:proofErr w:type="spellStart"/>
      <w:r w:rsidRPr="00716188">
        <w:rPr>
          <w:color w:val="000000" w:themeColor="text1"/>
          <w:sz w:val="26"/>
          <w:szCs w:val="26"/>
        </w:rPr>
        <w:t>theo</w:t>
      </w:r>
      <w:proofErr w:type="spellEnd"/>
      <w:r w:rsidRPr="00716188">
        <w:rPr>
          <w:color w:val="000000" w:themeColor="text1"/>
          <w:sz w:val="26"/>
          <w:szCs w:val="26"/>
        </w:rPr>
        <w:t xml:space="preserve"> </w:t>
      </w:r>
      <w:proofErr w:type="spellStart"/>
      <w:r w:rsidRPr="00716188">
        <w:rPr>
          <w:color w:val="000000" w:themeColor="text1"/>
          <w:sz w:val="26"/>
          <w:szCs w:val="26"/>
        </w:rPr>
        <w:t>quy</w:t>
      </w:r>
      <w:proofErr w:type="spellEnd"/>
      <w:r w:rsidRPr="00716188">
        <w:rPr>
          <w:color w:val="000000" w:themeColor="text1"/>
          <w:sz w:val="26"/>
          <w:szCs w:val="26"/>
        </w:rPr>
        <w:t xml:space="preserve"> </w:t>
      </w:r>
      <w:proofErr w:type="spellStart"/>
      <w:r w:rsidRPr="00716188">
        <w:rPr>
          <w:color w:val="000000" w:themeColor="text1"/>
          <w:sz w:val="26"/>
          <w:szCs w:val="26"/>
        </w:rPr>
        <w:t>định</w:t>
      </w:r>
      <w:proofErr w:type="spellEnd"/>
      <w:r w:rsidRPr="00716188">
        <w:rPr>
          <w:color w:val="000000" w:themeColor="text1"/>
          <w:sz w:val="26"/>
          <w:szCs w:val="26"/>
        </w:rPr>
        <w:t xml:space="preserve"> </w:t>
      </w:r>
      <w:proofErr w:type="spellStart"/>
      <w:r w:rsidRPr="00716188">
        <w:rPr>
          <w:color w:val="000000" w:themeColor="text1"/>
          <w:sz w:val="26"/>
          <w:szCs w:val="26"/>
        </w:rPr>
        <w:t>hiện</w:t>
      </w:r>
      <w:proofErr w:type="spellEnd"/>
      <w:r w:rsidRPr="00716188">
        <w:rPr>
          <w:color w:val="000000" w:themeColor="text1"/>
          <w:sz w:val="26"/>
          <w:szCs w:val="26"/>
        </w:rPr>
        <w:t xml:space="preserve"> </w:t>
      </w:r>
      <w:proofErr w:type="spellStart"/>
      <w:r w:rsidRPr="00716188">
        <w:rPr>
          <w:color w:val="000000" w:themeColor="text1"/>
          <w:sz w:val="26"/>
          <w:szCs w:val="26"/>
        </w:rPr>
        <w:t>hành</w:t>
      </w:r>
      <w:proofErr w:type="spellEnd"/>
      <w:r w:rsidRPr="00716188">
        <w:rPr>
          <w:color w:val="000000" w:themeColor="text1"/>
          <w:sz w:val="26"/>
          <w:szCs w:val="26"/>
        </w:rPr>
        <w:t>.</w:t>
      </w:r>
    </w:p>
    <w:p w14:paraId="5689F48C" w14:textId="77777777" w:rsidR="008C4A44" w:rsidRPr="00716188" w:rsidRDefault="00000000">
      <w:pPr>
        <w:spacing w:after="120" w:line="276" w:lineRule="auto"/>
        <w:ind w:firstLine="567"/>
        <w:jc w:val="both"/>
        <w:rPr>
          <w:color w:val="000000" w:themeColor="text1"/>
          <w:sz w:val="26"/>
          <w:szCs w:val="26"/>
        </w:rPr>
      </w:pPr>
      <w:r w:rsidRPr="00CB4E16">
        <w:rPr>
          <w:color w:val="000000" w:themeColor="text1"/>
          <w:sz w:val="26"/>
          <w:szCs w:val="26"/>
        </w:rPr>
        <w:br w:type="page"/>
      </w:r>
    </w:p>
    <w:p w14:paraId="0577728F" w14:textId="77777777" w:rsidR="008C4A44" w:rsidRPr="00CB4E16" w:rsidRDefault="00000000" w:rsidP="00CA545F">
      <w:pPr>
        <w:pStyle w:val="Heading1"/>
        <w:keepNext/>
        <w:spacing w:before="360" w:after="120" w:line="276" w:lineRule="auto"/>
        <w:jc w:val="center"/>
        <w:rPr>
          <w:color w:val="000000" w:themeColor="text1"/>
        </w:rPr>
      </w:pPr>
      <w:bookmarkStart w:id="3292" w:name="_Toc237786575"/>
      <w:bookmarkStart w:id="3293" w:name="_Toc237789055"/>
      <w:r w:rsidRPr="00CB4E16">
        <w:rPr>
          <w:bCs/>
          <w:color w:val="000000" w:themeColor="text1"/>
        </w:rPr>
        <w:lastRenderedPageBreak/>
        <w:t>TÀI LIỆU THAM KHẢO</w:t>
      </w:r>
      <w:bookmarkEnd w:id="3292"/>
      <w:bookmarkEnd w:id="3293"/>
    </w:p>
    <w:p w14:paraId="5272874E" w14:textId="77777777" w:rsidR="008C4A44" w:rsidRPr="00CB4E16" w:rsidRDefault="00000000">
      <w:pPr>
        <w:pStyle w:val="ListParagraph"/>
        <w:numPr>
          <w:ilvl w:val="0"/>
          <w:numId w:val="3"/>
        </w:numPr>
        <w:spacing w:after="120"/>
        <w:ind w:left="851" w:hanging="531"/>
        <w:jc w:val="both"/>
        <w:rPr>
          <w:color w:val="000000" w:themeColor="text1"/>
        </w:rPr>
      </w:pPr>
      <w:proofErr w:type="spellStart"/>
      <w:r w:rsidRPr="00CB4E16">
        <w:rPr>
          <w:color w:val="000000" w:themeColor="text1"/>
        </w:rPr>
        <w:t>Cổng</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tin </w:t>
      </w:r>
      <w:proofErr w:type="spellStart"/>
      <w:r w:rsidRPr="00CB4E16">
        <w:rPr>
          <w:color w:val="000000" w:themeColor="text1"/>
        </w:rPr>
        <w:t>điện</w:t>
      </w:r>
      <w:proofErr w:type="spellEnd"/>
      <w:r w:rsidRPr="00CB4E16">
        <w:rPr>
          <w:color w:val="000000" w:themeColor="text1"/>
        </w:rPr>
        <w:t xml:space="preserve"> </w:t>
      </w:r>
      <w:proofErr w:type="spellStart"/>
      <w:r w:rsidRPr="00CB4E16">
        <w:rPr>
          <w:color w:val="000000" w:themeColor="text1"/>
        </w:rPr>
        <w:t>tử</w:t>
      </w:r>
      <w:proofErr w:type="spellEnd"/>
      <w:r w:rsidRPr="00CB4E16">
        <w:rPr>
          <w:color w:val="000000" w:themeColor="text1"/>
        </w:rPr>
        <w:t xml:space="preserve"> VUSTA (vusta.vn), "</w:t>
      </w:r>
      <w:proofErr w:type="spellStart"/>
      <w:r w:rsidRPr="00CB4E16">
        <w:rPr>
          <w:color w:val="000000" w:themeColor="text1"/>
        </w:rPr>
        <w:t>Giới</w:t>
      </w:r>
      <w:proofErr w:type="spellEnd"/>
      <w:r w:rsidRPr="00CB4E16">
        <w:rPr>
          <w:color w:val="000000" w:themeColor="text1"/>
        </w:rPr>
        <w:t xml:space="preserve"> </w:t>
      </w:r>
      <w:proofErr w:type="spellStart"/>
      <w:r w:rsidRPr="00CB4E16">
        <w:rPr>
          <w:color w:val="000000" w:themeColor="text1"/>
        </w:rPr>
        <w:t>thiệu</w:t>
      </w:r>
      <w:proofErr w:type="spellEnd"/>
      <w:r w:rsidRPr="00CB4E16">
        <w:rPr>
          <w:color w:val="000000" w:themeColor="text1"/>
        </w:rPr>
        <w:t xml:space="preserve"> Liên </w:t>
      </w:r>
      <w:proofErr w:type="spellStart"/>
      <w:r w:rsidRPr="00CB4E16">
        <w:rPr>
          <w:color w:val="000000" w:themeColor="text1"/>
        </w:rPr>
        <w:t>hiệp</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 xml:space="preserve"> Việt Nam" </w:t>
      </w:r>
      <w:r w:rsidR="005B481C" w:rsidRPr="00CB4E16">
        <w:rPr>
          <w:color w:val="000000" w:themeColor="text1"/>
        </w:rPr>
        <w:t>-</w:t>
      </w:r>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152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gồm</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ngành</w:t>
      </w:r>
      <w:proofErr w:type="spellEnd"/>
      <w:r w:rsidRPr="00CB4E16">
        <w:rPr>
          <w:color w:val="000000" w:themeColor="text1"/>
        </w:rPr>
        <w:t xml:space="preserve">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hiệp</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tỉnh</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phố</w:t>
      </w:r>
      <w:proofErr w:type="spellEnd"/>
      <w:r w:rsidRPr="00CB4E16">
        <w:rPr>
          <w:color w:val="000000" w:themeColor="text1"/>
        </w:rPr>
        <w:t xml:space="preserve"> </w:t>
      </w:r>
      <w:proofErr w:type="spellStart"/>
      <w:r w:rsidRPr="00CB4E16">
        <w:rPr>
          <w:color w:val="000000" w:themeColor="text1"/>
        </w:rPr>
        <w:t>trực</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Trung </w:t>
      </w:r>
      <w:proofErr w:type="spellStart"/>
      <w:r w:rsidRPr="00CB4E16">
        <w:rPr>
          <w:color w:val="000000" w:themeColor="text1"/>
        </w:rPr>
        <w:t>ương</w:t>
      </w:r>
      <w:proofErr w:type="spellEnd"/>
      <w:r w:rsidRPr="00CB4E16">
        <w:rPr>
          <w:color w:val="000000" w:themeColor="text1"/>
        </w:rPr>
        <w:t>.</w:t>
      </w:r>
    </w:p>
    <w:p w14:paraId="0EBD8D63" w14:textId="77777777" w:rsidR="008C4A44" w:rsidRPr="00CB4E16" w:rsidRDefault="00000000">
      <w:pPr>
        <w:pStyle w:val="ListParagraph"/>
        <w:numPr>
          <w:ilvl w:val="0"/>
          <w:numId w:val="3"/>
        </w:numPr>
        <w:spacing w:after="120"/>
        <w:ind w:left="851" w:hanging="531"/>
        <w:jc w:val="both"/>
        <w:rPr>
          <w:color w:val="000000" w:themeColor="text1"/>
        </w:rPr>
      </w:pPr>
      <w:proofErr w:type="spellStart"/>
      <w:r w:rsidRPr="00CB4E16">
        <w:rPr>
          <w:color w:val="000000" w:themeColor="text1"/>
        </w:rPr>
        <w:t>Cổng</w:t>
      </w:r>
      <w:proofErr w:type="spellEnd"/>
      <w:r w:rsidRPr="00CB4E16">
        <w:rPr>
          <w:color w:val="000000" w:themeColor="text1"/>
        </w:rPr>
        <w:t xml:space="preserve"> TTĐT Liên </w:t>
      </w:r>
      <w:proofErr w:type="spellStart"/>
      <w:r w:rsidRPr="00CB4E16">
        <w:rPr>
          <w:color w:val="000000" w:themeColor="text1"/>
        </w:rPr>
        <w:t>hiệp</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tỉnh</w:t>
      </w:r>
      <w:proofErr w:type="spellEnd"/>
      <w:r w:rsidRPr="00CB4E16">
        <w:rPr>
          <w:color w:val="000000" w:themeColor="text1"/>
        </w:rPr>
        <w:t xml:space="preserve"> Bình Định, "</w:t>
      </w:r>
      <w:proofErr w:type="spellStart"/>
      <w:r w:rsidRPr="00CB4E16">
        <w:rPr>
          <w:color w:val="000000" w:themeColor="text1"/>
        </w:rPr>
        <w:t>Lịch</w:t>
      </w:r>
      <w:proofErr w:type="spellEnd"/>
      <w:r w:rsidRPr="00CB4E16">
        <w:rPr>
          <w:color w:val="000000" w:themeColor="text1"/>
        </w:rPr>
        <w:t xml:space="preserve"> </w:t>
      </w:r>
      <w:proofErr w:type="spellStart"/>
      <w:r w:rsidRPr="00CB4E16">
        <w:rPr>
          <w:color w:val="000000" w:themeColor="text1"/>
        </w:rPr>
        <w:t>sử</w:t>
      </w:r>
      <w:proofErr w:type="spellEnd"/>
      <w:r w:rsidRPr="00CB4E16">
        <w:rPr>
          <w:color w:val="000000" w:themeColor="text1"/>
        </w:rPr>
        <w:t xml:space="preserve"> </w:t>
      </w:r>
      <w:proofErr w:type="spellStart"/>
      <w:r w:rsidRPr="00CB4E16">
        <w:rPr>
          <w:color w:val="000000" w:themeColor="text1"/>
        </w:rPr>
        <w:t>hình</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Liên </w:t>
      </w:r>
      <w:proofErr w:type="spellStart"/>
      <w:r w:rsidRPr="00CB4E16">
        <w:rPr>
          <w:color w:val="000000" w:themeColor="text1"/>
        </w:rPr>
        <w:t>hiệp</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 xml:space="preserve"> Việt Nam" (</w:t>
      </w:r>
      <w:proofErr w:type="spellStart"/>
      <w:r w:rsidRPr="00CB4E16">
        <w:rPr>
          <w:color w:val="000000" w:themeColor="text1"/>
        </w:rPr>
        <w:t>theo</w:t>
      </w:r>
      <w:proofErr w:type="spellEnd"/>
      <w:r w:rsidRPr="00CB4E16">
        <w:rPr>
          <w:color w:val="000000" w:themeColor="text1"/>
        </w:rPr>
        <w:t xml:space="preserve"> vusta.vn) </w:t>
      </w:r>
      <w:r w:rsidR="005B481C" w:rsidRPr="00CB4E16">
        <w:rPr>
          <w:color w:val="000000" w:themeColor="text1"/>
        </w:rPr>
        <w:t>-</w:t>
      </w:r>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hơn</w:t>
      </w:r>
      <w:proofErr w:type="spellEnd"/>
      <w:r w:rsidRPr="00CB4E16">
        <w:rPr>
          <w:color w:val="000000" w:themeColor="text1"/>
        </w:rPr>
        <w:t xml:space="preserve"> 2,8 </w:t>
      </w:r>
      <w:proofErr w:type="spellStart"/>
      <w:r w:rsidRPr="00CB4E16">
        <w:rPr>
          <w:color w:val="000000" w:themeColor="text1"/>
        </w:rPr>
        <w:t>triệu</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hơn</w:t>
      </w:r>
      <w:proofErr w:type="spellEnd"/>
      <w:r w:rsidRPr="00CB4E16">
        <w:rPr>
          <w:color w:val="000000" w:themeColor="text1"/>
        </w:rPr>
        <w:t xml:space="preserve"> 1,5 </w:t>
      </w:r>
      <w:proofErr w:type="spellStart"/>
      <w:r w:rsidRPr="00CB4E16">
        <w:rPr>
          <w:color w:val="000000" w:themeColor="text1"/>
        </w:rPr>
        <w:t>triệu</w:t>
      </w:r>
      <w:proofErr w:type="spellEnd"/>
      <w:r w:rsidRPr="00CB4E16">
        <w:rPr>
          <w:color w:val="000000" w:themeColor="text1"/>
        </w:rPr>
        <w:t xml:space="preserve"> </w:t>
      </w:r>
      <w:proofErr w:type="spellStart"/>
      <w:r w:rsidRPr="00CB4E16">
        <w:rPr>
          <w:color w:val="000000" w:themeColor="text1"/>
        </w:rPr>
        <w:t>trí</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101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quan</w:t>
      </w:r>
      <w:proofErr w:type="spellEnd"/>
      <w:r w:rsidRPr="00CB4E16">
        <w:rPr>
          <w:color w:val="000000" w:themeColor="text1"/>
        </w:rPr>
        <w:t xml:space="preserve"> </w:t>
      </w:r>
      <w:proofErr w:type="spellStart"/>
      <w:r w:rsidRPr="00CB4E16">
        <w:rPr>
          <w:color w:val="000000" w:themeColor="text1"/>
        </w:rPr>
        <w:t>báo</w:t>
      </w:r>
      <w:proofErr w:type="spellEnd"/>
      <w:r w:rsidRPr="00CB4E16">
        <w:rPr>
          <w:color w:val="000000" w:themeColor="text1"/>
        </w:rPr>
        <w:t xml:space="preserve"> </w:t>
      </w:r>
      <w:proofErr w:type="spellStart"/>
      <w:r w:rsidRPr="00CB4E16">
        <w:rPr>
          <w:color w:val="000000" w:themeColor="text1"/>
        </w:rPr>
        <w:t>chí</w:t>
      </w:r>
      <w:proofErr w:type="spellEnd"/>
      <w:r w:rsidRPr="00CB4E16">
        <w:rPr>
          <w:color w:val="000000" w:themeColor="text1"/>
        </w:rPr>
        <w:t xml:space="preserve">, </w:t>
      </w:r>
      <w:proofErr w:type="spellStart"/>
      <w:r w:rsidRPr="00CB4E16">
        <w:rPr>
          <w:color w:val="000000" w:themeColor="text1"/>
        </w:rPr>
        <w:t>hơn</w:t>
      </w:r>
      <w:proofErr w:type="spellEnd"/>
      <w:r w:rsidRPr="00CB4E16">
        <w:rPr>
          <w:color w:val="000000" w:themeColor="text1"/>
        </w:rPr>
        <w:t xml:space="preserve"> 400 </w:t>
      </w:r>
      <w:proofErr w:type="spellStart"/>
      <w:r w:rsidRPr="00CB4E16">
        <w:rPr>
          <w:color w:val="000000" w:themeColor="text1"/>
        </w:rPr>
        <w:t>ấn</w:t>
      </w:r>
      <w:proofErr w:type="spellEnd"/>
      <w:r w:rsidRPr="00CB4E16">
        <w:rPr>
          <w:color w:val="000000" w:themeColor="text1"/>
        </w:rPr>
        <w:t xml:space="preserve"> </w:t>
      </w:r>
      <w:proofErr w:type="spellStart"/>
      <w:r w:rsidRPr="00CB4E16">
        <w:rPr>
          <w:color w:val="000000" w:themeColor="text1"/>
        </w:rPr>
        <w:t>phẩm</w:t>
      </w:r>
      <w:proofErr w:type="spellEnd"/>
      <w:r w:rsidRPr="00CB4E16">
        <w:rPr>
          <w:color w:val="000000" w:themeColor="text1"/>
        </w:rPr>
        <w:t>.</w:t>
      </w:r>
    </w:p>
    <w:p w14:paraId="18E5BE79" w14:textId="77777777" w:rsidR="008C4A44" w:rsidRPr="00CB4E16" w:rsidRDefault="00000000">
      <w:pPr>
        <w:pStyle w:val="ListParagraph"/>
        <w:numPr>
          <w:ilvl w:val="0"/>
          <w:numId w:val="3"/>
        </w:numPr>
        <w:spacing w:after="120"/>
        <w:ind w:left="851" w:hanging="531"/>
        <w:jc w:val="both"/>
        <w:rPr>
          <w:color w:val="000000" w:themeColor="text1"/>
        </w:rPr>
      </w:pPr>
      <w:proofErr w:type="spellStart"/>
      <w:r w:rsidRPr="00CB4E16">
        <w:rPr>
          <w:color w:val="000000" w:themeColor="text1"/>
        </w:rPr>
        <w:t>Cổng</w:t>
      </w:r>
      <w:proofErr w:type="spellEnd"/>
      <w:r w:rsidRPr="00CB4E16">
        <w:rPr>
          <w:color w:val="000000" w:themeColor="text1"/>
        </w:rPr>
        <w:t xml:space="preserve"> TTĐT Liên </w:t>
      </w:r>
      <w:proofErr w:type="spellStart"/>
      <w:r w:rsidRPr="00CB4E16">
        <w:rPr>
          <w:color w:val="000000" w:themeColor="text1"/>
        </w:rPr>
        <w:t>hiệp</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KH&amp;KT </w:t>
      </w:r>
      <w:proofErr w:type="spellStart"/>
      <w:r w:rsidRPr="00CB4E16">
        <w:rPr>
          <w:color w:val="000000" w:themeColor="text1"/>
        </w:rPr>
        <w:t>tỉnh</w:t>
      </w:r>
      <w:proofErr w:type="spellEnd"/>
      <w:r w:rsidRPr="00CB4E16">
        <w:rPr>
          <w:color w:val="000000" w:themeColor="text1"/>
        </w:rPr>
        <w:t xml:space="preserve"> Cao Bằng,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vấn</w:t>
      </w:r>
      <w:proofErr w:type="spellEnd"/>
      <w:r w:rsidRPr="00CB4E16">
        <w:rPr>
          <w:color w:val="000000" w:themeColor="text1"/>
        </w:rPr>
        <w:t xml:space="preserve">, </w:t>
      </w:r>
      <w:proofErr w:type="spellStart"/>
      <w:r w:rsidRPr="00CB4E16">
        <w:rPr>
          <w:color w:val="000000" w:themeColor="text1"/>
        </w:rPr>
        <w:t>phản</w:t>
      </w:r>
      <w:proofErr w:type="spellEnd"/>
      <w:r w:rsidRPr="00CB4E16">
        <w:rPr>
          <w:color w:val="000000" w:themeColor="text1"/>
        </w:rPr>
        <w:t xml:space="preserve"> </w:t>
      </w:r>
      <w:proofErr w:type="spellStart"/>
      <w:r w:rsidRPr="00CB4E16">
        <w:rPr>
          <w:color w:val="000000" w:themeColor="text1"/>
        </w:rPr>
        <w:t>biện</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giám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xã</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nhiệm</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w:t>
      </w:r>
      <w:proofErr w:type="spellStart"/>
      <w:r w:rsidRPr="00CB4E16">
        <w:rPr>
          <w:color w:val="000000" w:themeColor="text1"/>
        </w:rPr>
        <w:t>trọng</w:t>
      </w:r>
      <w:proofErr w:type="spellEnd"/>
      <w:r w:rsidRPr="00CB4E16">
        <w:rPr>
          <w:color w:val="000000" w:themeColor="text1"/>
        </w:rPr>
        <w:t xml:space="preserve"> </w:t>
      </w:r>
      <w:proofErr w:type="spellStart"/>
      <w:r w:rsidRPr="00CB4E16">
        <w:rPr>
          <w:color w:val="000000" w:themeColor="text1"/>
        </w:rPr>
        <w:t>tâm</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Liên </w:t>
      </w:r>
      <w:proofErr w:type="spellStart"/>
      <w:r w:rsidRPr="00CB4E16">
        <w:rPr>
          <w:color w:val="000000" w:themeColor="text1"/>
        </w:rPr>
        <w:t>hiệp</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Kỹ</w:t>
      </w:r>
      <w:proofErr w:type="spellEnd"/>
      <w:r w:rsidRPr="00CB4E16">
        <w:rPr>
          <w:color w:val="000000" w:themeColor="text1"/>
        </w:rPr>
        <w:t xml:space="preserve"> </w:t>
      </w:r>
      <w:proofErr w:type="spellStart"/>
      <w:r w:rsidRPr="00CB4E16">
        <w:rPr>
          <w:color w:val="000000" w:themeColor="text1"/>
        </w:rPr>
        <w:t>thuật</w:t>
      </w:r>
      <w:proofErr w:type="spellEnd"/>
      <w:r w:rsidRPr="00CB4E16">
        <w:rPr>
          <w:color w:val="000000" w:themeColor="text1"/>
        </w:rPr>
        <w:t xml:space="preserve"> </w:t>
      </w:r>
      <w:proofErr w:type="spellStart"/>
      <w:r w:rsidRPr="00CB4E16">
        <w:rPr>
          <w:color w:val="000000" w:themeColor="text1"/>
        </w:rPr>
        <w:t>tỉnh</w:t>
      </w:r>
      <w:proofErr w:type="spellEnd"/>
      <w:r w:rsidRPr="00CB4E16">
        <w:rPr>
          <w:color w:val="000000" w:themeColor="text1"/>
        </w:rPr>
        <w:t xml:space="preserve"> Cao </w:t>
      </w:r>
      <w:proofErr w:type="spellStart"/>
      <w:r w:rsidRPr="00CB4E16">
        <w:rPr>
          <w:color w:val="000000" w:themeColor="text1"/>
        </w:rPr>
        <w:t>Bằng</w:t>
      </w:r>
      <w:proofErr w:type="spellEnd"/>
      <w:r w:rsidRPr="00CB4E16">
        <w:rPr>
          <w:color w:val="000000" w:themeColor="text1"/>
        </w:rPr>
        <w:t>".</w:t>
      </w:r>
    </w:p>
    <w:p w14:paraId="40C8E194"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Báo </w:t>
      </w:r>
      <w:proofErr w:type="spellStart"/>
      <w:r w:rsidRPr="00CB4E16">
        <w:rPr>
          <w:color w:val="000000" w:themeColor="text1"/>
        </w:rPr>
        <w:t>Nhân</w:t>
      </w:r>
      <w:proofErr w:type="spellEnd"/>
      <w:r w:rsidRPr="00CB4E16">
        <w:rPr>
          <w:color w:val="000000" w:themeColor="text1"/>
        </w:rPr>
        <w:t xml:space="preserve"> </w:t>
      </w:r>
      <w:proofErr w:type="spellStart"/>
      <w:r w:rsidRPr="00CB4E16">
        <w:rPr>
          <w:color w:val="000000" w:themeColor="text1"/>
        </w:rPr>
        <w:t>Dân</w:t>
      </w:r>
      <w:proofErr w:type="spellEnd"/>
      <w:r w:rsidRPr="00CB4E16">
        <w:rPr>
          <w:color w:val="000000" w:themeColor="text1"/>
        </w:rPr>
        <w:t xml:space="preserve"> </w:t>
      </w:r>
      <w:proofErr w:type="spellStart"/>
      <w:r w:rsidRPr="00CB4E16">
        <w:rPr>
          <w:color w:val="000000" w:themeColor="text1"/>
        </w:rPr>
        <w:t>điện</w:t>
      </w:r>
      <w:proofErr w:type="spellEnd"/>
      <w:r w:rsidRPr="00CB4E16">
        <w:rPr>
          <w:color w:val="000000" w:themeColor="text1"/>
        </w:rPr>
        <w:t xml:space="preserve"> </w:t>
      </w:r>
      <w:proofErr w:type="spellStart"/>
      <w:r w:rsidRPr="00CB4E16">
        <w:rPr>
          <w:color w:val="000000" w:themeColor="text1"/>
        </w:rPr>
        <w:t>tử</w:t>
      </w:r>
      <w:proofErr w:type="spellEnd"/>
      <w:r w:rsidRPr="00CB4E16">
        <w:rPr>
          <w:color w:val="000000" w:themeColor="text1"/>
        </w:rPr>
        <w:t>,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mới</w:t>
      </w:r>
      <w:proofErr w:type="spellEnd"/>
      <w:r w:rsidRPr="00CB4E16">
        <w:rPr>
          <w:color w:val="000000" w:themeColor="text1"/>
        </w:rPr>
        <w:t xml:space="preserve"> </w:t>
      </w:r>
      <w:proofErr w:type="spellStart"/>
      <w:r w:rsidRPr="00CB4E16">
        <w:rPr>
          <w:color w:val="000000" w:themeColor="text1"/>
        </w:rPr>
        <w:t>phương</w:t>
      </w:r>
      <w:proofErr w:type="spellEnd"/>
      <w:r w:rsidRPr="00CB4E16">
        <w:rPr>
          <w:color w:val="000000" w:themeColor="text1"/>
        </w:rPr>
        <w:t xml:space="preserve"> </w:t>
      </w:r>
      <w:proofErr w:type="spellStart"/>
      <w:r w:rsidRPr="00CB4E16">
        <w:rPr>
          <w:color w:val="000000" w:themeColor="text1"/>
        </w:rPr>
        <w:t>thức</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hoạt</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 xml:space="preserve"> </w:t>
      </w:r>
      <w:proofErr w:type="spellStart"/>
      <w:r w:rsidRPr="00CB4E16">
        <w:rPr>
          <w:color w:val="000000" w:themeColor="text1"/>
        </w:rPr>
        <w:t>vấn</w:t>
      </w:r>
      <w:proofErr w:type="spellEnd"/>
      <w:r w:rsidRPr="00CB4E16">
        <w:rPr>
          <w:color w:val="000000" w:themeColor="text1"/>
        </w:rPr>
        <w:t xml:space="preserve">, </w:t>
      </w:r>
      <w:proofErr w:type="spellStart"/>
      <w:r w:rsidRPr="00CB4E16">
        <w:rPr>
          <w:color w:val="000000" w:themeColor="text1"/>
        </w:rPr>
        <w:t>phản</w:t>
      </w:r>
      <w:proofErr w:type="spellEnd"/>
      <w:r w:rsidRPr="00CB4E16">
        <w:rPr>
          <w:color w:val="000000" w:themeColor="text1"/>
        </w:rPr>
        <w:t xml:space="preserve"> </w:t>
      </w:r>
      <w:proofErr w:type="spellStart"/>
      <w:r w:rsidRPr="00CB4E16">
        <w:rPr>
          <w:color w:val="000000" w:themeColor="text1"/>
        </w:rPr>
        <w:t>biện</w:t>
      </w:r>
      <w:proofErr w:type="spellEnd"/>
      <w:r w:rsidRPr="00CB4E16">
        <w:rPr>
          <w:color w:val="000000" w:themeColor="text1"/>
        </w:rPr>
        <w:t xml:space="preserve"> </w:t>
      </w:r>
      <w:proofErr w:type="spellStart"/>
      <w:r w:rsidRPr="00CB4E16">
        <w:rPr>
          <w:color w:val="000000" w:themeColor="text1"/>
        </w:rPr>
        <w:t>xã</w:t>
      </w:r>
      <w:proofErr w:type="spellEnd"/>
      <w:r w:rsidRPr="00CB4E16">
        <w:rPr>
          <w:color w:val="000000" w:themeColor="text1"/>
        </w:rPr>
        <w:t xml:space="preserve"> </w:t>
      </w:r>
      <w:proofErr w:type="spellStart"/>
      <w:r w:rsidRPr="00CB4E16">
        <w:rPr>
          <w:color w:val="000000" w:themeColor="text1"/>
        </w:rPr>
        <w:t>hội</w:t>
      </w:r>
      <w:proofErr w:type="spellEnd"/>
      <w:r w:rsidRPr="00CB4E16">
        <w:rPr>
          <w:color w:val="000000" w:themeColor="text1"/>
        </w:rPr>
        <w:t>", 2025.</w:t>
      </w:r>
    </w:p>
    <w:p w14:paraId="7582B863"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Báo Khánh </w:t>
      </w:r>
      <w:proofErr w:type="spellStart"/>
      <w:r w:rsidRPr="00CB4E16">
        <w:rPr>
          <w:color w:val="000000" w:themeColor="text1"/>
        </w:rPr>
        <w:t>Hòa</w:t>
      </w:r>
      <w:proofErr w:type="spellEnd"/>
      <w:r w:rsidRPr="00CB4E16">
        <w:rPr>
          <w:color w:val="000000" w:themeColor="text1"/>
        </w:rPr>
        <w:t xml:space="preserve"> </w:t>
      </w:r>
      <w:proofErr w:type="spellStart"/>
      <w:r w:rsidRPr="00CB4E16">
        <w:rPr>
          <w:color w:val="000000" w:themeColor="text1"/>
        </w:rPr>
        <w:t>điện</w:t>
      </w:r>
      <w:proofErr w:type="spellEnd"/>
      <w:r w:rsidRPr="00CB4E16">
        <w:rPr>
          <w:color w:val="000000" w:themeColor="text1"/>
        </w:rPr>
        <w:t xml:space="preserve"> </w:t>
      </w:r>
      <w:proofErr w:type="spellStart"/>
      <w:r w:rsidRPr="00CB4E16">
        <w:rPr>
          <w:color w:val="000000" w:themeColor="text1"/>
        </w:rPr>
        <w:t>tử</w:t>
      </w:r>
      <w:proofErr w:type="spellEnd"/>
      <w:r w:rsidRPr="00CB4E16">
        <w:rPr>
          <w:color w:val="000000" w:themeColor="text1"/>
        </w:rPr>
        <w:t xml:space="preserve">, "Ra </w:t>
      </w:r>
      <w:proofErr w:type="spellStart"/>
      <w:r w:rsidRPr="00CB4E16">
        <w:rPr>
          <w:color w:val="000000" w:themeColor="text1"/>
        </w:rPr>
        <w:t>mắt</w:t>
      </w:r>
      <w:proofErr w:type="spellEnd"/>
      <w:r w:rsidRPr="00CB4E16">
        <w:rPr>
          <w:color w:val="000000" w:themeColor="text1"/>
        </w:rPr>
        <w:t xml:space="preserve"> </w:t>
      </w:r>
      <w:proofErr w:type="spellStart"/>
      <w:r w:rsidRPr="00CB4E16">
        <w:rPr>
          <w:color w:val="000000" w:themeColor="text1"/>
        </w:rPr>
        <w:t>Sàn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Công </w:t>
      </w:r>
      <w:proofErr w:type="spellStart"/>
      <w:r w:rsidRPr="00CB4E16">
        <w:rPr>
          <w:color w:val="000000" w:themeColor="text1"/>
        </w:rPr>
        <w:t>nghệ</w:t>
      </w:r>
      <w:proofErr w:type="spellEnd"/>
      <w:r w:rsidRPr="00CB4E16">
        <w:rPr>
          <w:color w:val="000000" w:themeColor="text1"/>
        </w:rPr>
        <w:t xml:space="preserve"> Việt Nam", 7/2025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pha</w:t>
      </w:r>
      <w:proofErr w:type="spellEnd"/>
      <w:r w:rsidRPr="00CB4E16">
        <w:rPr>
          <w:color w:val="000000" w:themeColor="text1"/>
        </w:rPr>
        <w:t xml:space="preserve"> 1: 600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50 </w:t>
      </w:r>
      <w:proofErr w:type="spellStart"/>
      <w:r w:rsidRPr="00CB4E16">
        <w:rPr>
          <w:color w:val="000000" w:themeColor="text1"/>
        </w:rPr>
        <w:t>nhu</w:t>
      </w:r>
      <w:proofErr w:type="spellEnd"/>
      <w:r w:rsidRPr="00CB4E16">
        <w:rPr>
          <w:color w:val="000000" w:themeColor="text1"/>
        </w:rPr>
        <w:t xml:space="preserve"> </w:t>
      </w:r>
      <w:proofErr w:type="spellStart"/>
      <w:r w:rsidRPr="00CB4E16">
        <w:rPr>
          <w:color w:val="000000" w:themeColor="text1"/>
        </w:rPr>
        <w:t>cầu</w:t>
      </w:r>
      <w:proofErr w:type="spellEnd"/>
      <w:r w:rsidRPr="00CB4E16">
        <w:rPr>
          <w:color w:val="000000" w:themeColor="text1"/>
        </w:rPr>
        <w:t xml:space="preserve">, 150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w:t>
      </w:r>
    </w:p>
    <w:p w14:paraId="32E8B510" w14:textId="77777777" w:rsidR="008C4A44" w:rsidRPr="00CB4E16" w:rsidRDefault="00000000">
      <w:pPr>
        <w:pStyle w:val="ListParagraph"/>
        <w:numPr>
          <w:ilvl w:val="0"/>
          <w:numId w:val="3"/>
        </w:numPr>
        <w:spacing w:after="120"/>
        <w:ind w:left="851" w:hanging="531"/>
        <w:jc w:val="both"/>
        <w:rPr>
          <w:color w:val="000000" w:themeColor="text1"/>
        </w:rPr>
      </w:pPr>
      <w:proofErr w:type="spellStart"/>
      <w:r w:rsidRPr="00CB4E16">
        <w:rPr>
          <w:color w:val="000000" w:themeColor="text1"/>
        </w:rPr>
        <w:t>Cổng</w:t>
      </w:r>
      <w:proofErr w:type="spellEnd"/>
      <w:r w:rsidRPr="00CB4E16">
        <w:rPr>
          <w:color w:val="000000" w:themeColor="text1"/>
        </w:rPr>
        <w:t xml:space="preserve"> TTĐT </w:t>
      </w:r>
      <w:proofErr w:type="spellStart"/>
      <w:r w:rsidRPr="00CB4E16">
        <w:rPr>
          <w:color w:val="000000" w:themeColor="text1"/>
        </w:rPr>
        <w:t>Bộ</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Công </w:t>
      </w:r>
      <w:proofErr w:type="spellStart"/>
      <w:r w:rsidRPr="00CB4E16">
        <w:rPr>
          <w:color w:val="000000" w:themeColor="text1"/>
        </w:rPr>
        <w:t>nghệ</w:t>
      </w:r>
      <w:proofErr w:type="spellEnd"/>
      <w:r w:rsidRPr="00CB4E16">
        <w:rPr>
          <w:color w:val="000000" w:themeColor="text1"/>
        </w:rPr>
        <w:t xml:space="preserve"> (mst.gov.vn), "Ra </w:t>
      </w:r>
      <w:proofErr w:type="spellStart"/>
      <w:r w:rsidRPr="00CB4E16">
        <w:rPr>
          <w:color w:val="000000" w:themeColor="text1"/>
        </w:rPr>
        <w:t>mắt</w:t>
      </w:r>
      <w:proofErr w:type="spellEnd"/>
      <w:r w:rsidRPr="00CB4E16">
        <w:rPr>
          <w:color w:val="000000" w:themeColor="text1"/>
        </w:rPr>
        <w:t xml:space="preserve"> </w:t>
      </w:r>
      <w:proofErr w:type="spellStart"/>
      <w:r w:rsidRPr="00CB4E16">
        <w:rPr>
          <w:color w:val="000000" w:themeColor="text1"/>
        </w:rPr>
        <w:t>Sàn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Công </w:t>
      </w:r>
      <w:proofErr w:type="spellStart"/>
      <w:r w:rsidRPr="00CB4E16">
        <w:rPr>
          <w:color w:val="000000" w:themeColor="text1"/>
        </w:rPr>
        <w:t>nghệ</w:t>
      </w:r>
      <w:proofErr w:type="spellEnd"/>
      <w:r w:rsidRPr="00CB4E16">
        <w:rPr>
          <w:color w:val="000000" w:themeColor="text1"/>
        </w:rPr>
        <w:t xml:space="preserve"> Việt Nam", 30/6/2025 </w:t>
      </w:r>
      <w:r w:rsidR="005B481C" w:rsidRPr="00CB4E16">
        <w:rPr>
          <w:color w:val="000000" w:themeColor="text1"/>
        </w:rPr>
        <w:t>-</w:t>
      </w:r>
      <w:r w:rsidRPr="00CB4E16">
        <w:rPr>
          <w:color w:val="000000" w:themeColor="text1"/>
        </w:rPr>
        <w:t xml:space="preserve"> </w:t>
      </w:r>
      <w:proofErr w:type="spellStart"/>
      <w:r w:rsidRPr="00CB4E16">
        <w:rPr>
          <w:color w:val="000000" w:themeColor="text1"/>
        </w:rPr>
        <w:t>mô</w:t>
      </w:r>
      <w:proofErr w:type="spellEnd"/>
      <w:r w:rsidRPr="00CB4E16">
        <w:rPr>
          <w:color w:val="000000" w:themeColor="text1"/>
        </w:rPr>
        <w:t xml:space="preserve"> </w:t>
      </w:r>
      <w:proofErr w:type="spellStart"/>
      <w:r w:rsidRPr="00CB4E16">
        <w:rPr>
          <w:color w:val="000000" w:themeColor="text1"/>
        </w:rPr>
        <w:t>hình</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tác</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r w:rsidR="005B481C" w:rsidRPr="00CB4E16">
        <w:rPr>
          <w:color w:val="000000" w:themeColor="text1"/>
        </w:rPr>
        <w:t>-</w:t>
      </w:r>
      <w:r w:rsidRPr="00CB4E16">
        <w:rPr>
          <w:color w:val="000000" w:themeColor="text1"/>
        </w:rPr>
        <w:t xml:space="preserve"> </w:t>
      </w:r>
      <w:proofErr w:type="spellStart"/>
      <w:r w:rsidRPr="00CB4E16">
        <w:rPr>
          <w:color w:val="000000" w:themeColor="text1"/>
        </w:rPr>
        <w:t>tư</w:t>
      </w:r>
      <w:proofErr w:type="spellEnd"/>
      <w:r w:rsidRPr="00CB4E16">
        <w:rPr>
          <w:color w:val="000000" w:themeColor="text1"/>
        </w:rPr>
        <w:t>.</w:t>
      </w:r>
    </w:p>
    <w:p w14:paraId="2476ED79" w14:textId="77777777" w:rsidR="008C4A44" w:rsidRPr="00CB4E16" w:rsidRDefault="00000000">
      <w:pPr>
        <w:pStyle w:val="ListParagraph"/>
        <w:numPr>
          <w:ilvl w:val="0"/>
          <w:numId w:val="3"/>
        </w:numPr>
        <w:spacing w:after="120"/>
        <w:ind w:left="851" w:hanging="531"/>
        <w:jc w:val="both"/>
        <w:rPr>
          <w:color w:val="000000" w:themeColor="text1"/>
        </w:rPr>
      </w:pPr>
      <w:proofErr w:type="spellStart"/>
      <w:r w:rsidRPr="00CB4E16">
        <w:rPr>
          <w:color w:val="000000" w:themeColor="text1"/>
        </w:rPr>
        <w:t>Cổng</w:t>
      </w:r>
      <w:proofErr w:type="spellEnd"/>
      <w:r w:rsidRPr="00CB4E16">
        <w:rPr>
          <w:color w:val="000000" w:themeColor="text1"/>
        </w:rPr>
        <w:t xml:space="preserve"> TTĐT </w:t>
      </w:r>
      <w:proofErr w:type="spellStart"/>
      <w:r w:rsidRPr="00CB4E16">
        <w:rPr>
          <w:color w:val="000000" w:themeColor="text1"/>
        </w:rPr>
        <w:t>Bộ</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Công </w:t>
      </w:r>
      <w:proofErr w:type="spellStart"/>
      <w:r w:rsidRPr="00CB4E16">
        <w:rPr>
          <w:color w:val="000000" w:themeColor="text1"/>
        </w:rPr>
        <w:t>nghệ</w:t>
      </w:r>
      <w:proofErr w:type="spellEnd"/>
      <w:r w:rsidRPr="00CB4E16">
        <w:rPr>
          <w:color w:val="000000" w:themeColor="text1"/>
        </w:rPr>
        <w:t xml:space="preserve"> (mst.gov.vn), "</w:t>
      </w:r>
      <w:proofErr w:type="spellStart"/>
      <w:r w:rsidRPr="00CB4E16">
        <w:rPr>
          <w:color w:val="000000" w:themeColor="text1"/>
        </w:rPr>
        <w:t>Đẩy</w:t>
      </w:r>
      <w:proofErr w:type="spellEnd"/>
      <w:r w:rsidRPr="00CB4E16">
        <w:rPr>
          <w:color w:val="000000" w:themeColor="text1"/>
        </w:rPr>
        <w:t xml:space="preserve"> </w:t>
      </w:r>
      <w:proofErr w:type="spellStart"/>
      <w:r w:rsidRPr="00CB4E16">
        <w:rPr>
          <w:color w:val="000000" w:themeColor="text1"/>
        </w:rPr>
        <w:t>nhanh</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thông</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sàn</w:t>
      </w:r>
      <w:proofErr w:type="spellEnd"/>
      <w:r w:rsidRPr="00CB4E16">
        <w:rPr>
          <w:color w:val="000000" w:themeColor="text1"/>
        </w:rPr>
        <w:t xml:space="preserve"> </w:t>
      </w:r>
      <w:proofErr w:type="spellStart"/>
      <w:r w:rsidRPr="00CB4E16">
        <w:rPr>
          <w:color w:val="000000" w:themeColor="text1"/>
        </w:rPr>
        <w:t>giao</w:t>
      </w:r>
      <w:proofErr w:type="spellEnd"/>
      <w:r w:rsidRPr="00CB4E16">
        <w:rPr>
          <w:color w:val="000000" w:themeColor="text1"/>
        </w:rPr>
        <w:t xml:space="preserve"> </w:t>
      </w:r>
      <w:proofErr w:type="spellStart"/>
      <w:r w:rsidRPr="00CB4E16">
        <w:rPr>
          <w:color w:val="000000" w:themeColor="text1"/>
        </w:rPr>
        <w:t>dịch</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trên</w:t>
      </w:r>
      <w:proofErr w:type="spellEnd"/>
      <w:r w:rsidRPr="00CB4E16">
        <w:rPr>
          <w:color w:val="000000" w:themeColor="text1"/>
        </w:rPr>
        <w:t xml:space="preserve"> </w:t>
      </w:r>
      <w:proofErr w:type="spellStart"/>
      <w:r w:rsidRPr="00CB4E16">
        <w:rPr>
          <w:color w:val="000000" w:themeColor="text1"/>
        </w:rPr>
        <w:t>toàn</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11/2025.</w:t>
      </w:r>
    </w:p>
    <w:p w14:paraId="0180F974"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Viện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Công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Môi</w:t>
      </w:r>
      <w:proofErr w:type="spellEnd"/>
      <w:r w:rsidRPr="00CB4E16">
        <w:rPr>
          <w:color w:val="000000" w:themeColor="text1"/>
        </w:rPr>
        <w:t xml:space="preserve"> </w:t>
      </w:r>
      <w:proofErr w:type="spellStart"/>
      <w:r w:rsidRPr="00CB4E16">
        <w:rPr>
          <w:color w:val="000000" w:themeColor="text1"/>
        </w:rPr>
        <w:t>trường</w:t>
      </w:r>
      <w:proofErr w:type="spellEnd"/>
      <w:r w:rsidRPr="00CB4E16">
        <w:rPr>
          <w:color w:val="000000" w:themeColor="text1"/>
        </w:rPr>
        <w:t xml:space="preserve"> (ETV), Danh </w:t>
      </w:r>
      <w:proofErr w:type="spellStart"/>
      <w:r w:rsidRPr="00CB4E16">
        <w:rPr>
          <w:color w:val="000000" w:themeColor="text1"/>
        </w:rPr>
        <w:t>mục</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trực</w:t>
      </w:r>
      <w:proofErr w:type="spellEnd"/>
      <w:r w:rsidRPr="00CB4E16">
        <w:rPr>
          <w:color w:val="000000" w:themeColor="text1"/>
        </w:rPr>
        <w:t xml:space="preserve"> </w:t>
      </w:r>
      <w:proofErr w:type="spellStart"/>
      <w:r w:rsidRPr="00CB4E16">
        <w:rPr>
          <w:color w:val="000000" w:themeColor="text1"/>
        </w:rPr>
        <w:t>thuộc</w:t>
      </w:r>
      <w:proofErr w:type="spellEnd"/>
      <w:r w:rsidRPr="00CB4E16">
        <w:rPr>
          <w:color w:val="000000" w:themeColor="text1"/>
        </w:rPr>
        <w:t xml:space="preserve"> VUSTA (</w:t>
      </w:r>
      <w:proofErr w:type="spellStart"/>
      <w:r w:rsidRPr="00CB4E16">
        <w:rPr>
          <w:color w:val="000000" w:themeColor="text1"/>
        </w:rPr>
        <w:t>tổng</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vusta.vn) </w:t>
      </w:r>
      <w:r w:rsidR="005B481C" w:rsidRPr="00CB4E16">
        <w:rPr>
          <w:color w:val="000000" w:themeColor="text1"/>
        </w:rPr>
        <w:t>-</w:t>
      </w:r>
      <w:r w:rsidRPr="00CB4E16">
        <w:rPr>
          <w:color w:val="000000" w:themeColor="text1"/>
        </w:rPr>
        <w:t xml:space="preserve"> 624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gồm</w:t>
      </w:r>
      <w:proofErr w:type="spellEnd"/>
      <w:r w:rsidRPr="00CB4E16">
        <w:rPr>
          <w:color w:val="000000" w:themeColor="text1"/>
        </w:rPr>
        <w:t xml:space="preserve"> 444 </w:t>
      </w:r>
      <w:proofErr w:type="spellStart"/>
      <w:r w:rsidRPr="00CB4E16">
        <w:rPr>
          <w:color w:val="000000" w:themeColor="text1"/>
        </w:rPr>
        <w:t>trung</w:t>
      </w:r>
      <w:proofErr w:type="spellEnd"/>
      <w:r w:rsidRPr="00CB4E16">
        <w:rPr>
          <w:color w:val="000000" w:themeColor="text1"/>
        </w:rPr>
        <w:t xml:space="preserve"> </w:t>
      </w:r>
      <w:proofErr w:type="spellStart"/>
      <w:r w:rsidRPr="00CB4E16">
        <w:rPr>
          <w:color w:val="000000" w:themeColor="text1"/>
        </w:rPr>
        <w:t>tâm</w:t>
      </w:r>
      <w:proofErr w:type="spellEnd"/>
      <w:r w:rsidRPr="00CB4E16">
        <w:rPr>
          <w:color w:val="000000" w:themeColor="text1"/>
        </w:rPr>
        <w:t xml:space="preserve">, 141 </w:t>
      </w:r>
      <w:proofErr w:type="spellStart"/>
      <w:r w:rsidRPr="00CB4E16">
        <w:rPr>
          <w:color w:val="000000" w:themeColor="text1"/>
        </w:rPr>
        <w:t>viện</w:t>
      </w:r>
      <w:proofErr w:type="spellEnd"/>
      <w:r w:rsidRPr="00CB4E16">
        <w:rPr>
          <w:color w:val="000000" w:themeColor="text1"/>
        </w:rPr>
        <w:t xml:space="preserve">, 36 </w:t>
      </w:r>
      <w:proofErr w:type="spellStart"/>
      <w:r w:rsidRPr="00CB4E16">
        <w:rPr>
          <w:color w:val="000000" w:themeColor="text1"/>
        </w:rPr>
        <w:t>liên</w:t>
      </w:r>
      <w:proofErr w:type="spellEnd"/>
      <w:r w:rsidRPr="00CB4E16">
        <w:rPr>
          <w:color w:val="000000" w:themeColor="text1"/>
        </w:rPr>
        <w:t xml:space="preserve"> </w:t>
      </w:r>
      <w:proofErr w:type="spellStart"/>
      <w:r w:rsidRPr="00CB4E16">
        <w:rPr>
          <w:color w:val="000000" w:themeColor="text1"/>
        </w:rPr>
        <w:t>hiệp</w:t>
      </w:r>
      <w:proofErr w:type="spellEnd"/>
      <w:r w:rsidRPr="00CB4E16">
        <w:rPr>
          <w:color w:val="000000" w:themeColor="text1"/>
        </w:rPr>
        <w:t xml:space="preserve">, 2 </w:t>
      </w:r>
      <w:proofErr w:type="spellStart"/>
      <w:r w:rsidRPr="00CB4E16">
        <w:rPr>
          <w:color w:val="000000" w:themeColor="text1"/>
        </w:rPr>
        <w:t>văn</w:t>
      </w:r>
      <w:proofErr w:type="spellEnd"/>
      <w:r w:rsidRPr="00CB4E16">
        <w:rPr>
          <w:color w:val="000000" w:themeColor="text1"/>
        </w:rPr>
        <w:t xml:space="preserve"> </w:t>
      </w:r>
      <w:proofErr w:type="spellStart"/>
      <w:r w:rsidRPr="00CB4E16">
        <w:rPr>
          <w:color w:val="000000" w:themeColor="text1"/>
        </w:rPr>
        <w:t>phòng</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1 </w:t>
      </w:r>
      <w:proofErr w:type="spellStart"/>
      <w:r w:rsidRPr="00CB4E16">
        <w:rPr>
          <w:color w:val="000000" w:themeColor="text1"/>
        </w:rPr>
        <w:t>đơn</w:t>
      </w:r>
      <w:proofErr w:type="spellEnd"/>
      <w:r w:rsidRPr="00CB4E16">
        <w:rPr>
          <w:color w:val="000000" w:themeColor="text1"/>
        </w:rPr>
        <w:t xml:space="preserve"> </w:t>
      </w:r>
      <w:proofErr w:type="spellStart"/>
      <w:r w:rsidRPr="00CB4E16">
        <w:rPr>
          <w:color w:val="000000" w:themeColor="text1"/>
        </w:rPr>
        <w:t>vị</w:t>
      </w:r>
      <w:proofErr w:type="spellEnd"/>
      <w:r w:rsidRPr="00CB4E16">
        <w:rPr>
          <w:color w:val="000000" w:themeColor="text1"/>
        </w:rPr>
        <w:t xml:space="preserve"> </w:t>
      </w:r>
      <w:proofErr w:type="spellStart"/>
      <w:r w:rsidRPr="00CB4E16">
        <w:rPr>
          <w:color w:val="000000" w:themeColor="text1"/>
        </w:rPr>
        <w:t>khác</w:t>
      </w:r>
      <w:proofErr w:type="spellEnd"/>
      <w:r w:rsidRPr="00CB4E16">
        <w:rPr>
          <w:color w:val="000000" w:themeColor="text1"/>
        </w:rPr>
        <w:t>.</w:t>
      </w:r>
    </w:p>
    <w:p w14:paraId="4BEE76FC"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Viện </w:t>
      </w:r>
      <w:proofErr w:type="spellStart"/>
      <w:r w:rsidRPr="00CB4E16">
        <w:rPr>
          <w:color w:val="000000" w:themeColor="text1"/>
        </w:rPr>
        <w:t>Kiểm</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Công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Môi</w:t>
      </w:r>
      <w:proofErr w:type="spellEnd"/>
      <w:r w:rsidRPr="00CB4E16">
        <w:rPr>
          <w:color w:val="000000" w:themeColor="text1"/>
        </w:rPr>
        <w:t xml:space="preserve"> </w:t>
      </w:r>
      <w:proofErr w:type="spellStart"/>
      <w:r w:rsidRPr="00CB4E16">
        <w:rPr>
          <w:color w:val="000000" w:themeColor="text1"/>
        </w:rPr>
        <w:t>trường</w:t>
      </w:r>
      <w:proofErr w:type="spellEnd"/>
      <w:r w:rsidRPr="00CB4E16">
        <w:rPr>
          <w:color w:val="000000" w:themeColor="text1"/>
        </w:rPr>
        <w:t xml:space="preserve"> (ETV), Tài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khảo</w:t>
      </w:r>
      <w:proofErr w:type="spellEnd"/>
      <w:r w:rsidRPr="00CB4E16">
        <w:rPr>
          <w:color w:val="000000" w:themeColor="text1"/>
        </w:rPr>
        <w:t xml:space="preserve"> </w:t>
      </w:r>
      <w:proofErr w:type="spellStart"/>
      <w:r w:rsidRPr="00CB4E16">
        <w:rPr>
          <w:color w:val="000000" w:themeColor="text1"/>
        </w:rPr>
        <w:t>sát</w:t>
      </w:r>
      <w:proofErr w:type="spellEnd"/>
      <w:r w:rsidRPr="00CB4E16">
        <w:rPr>
          <w:color w:val="000000" w:themeColor="text1"/>
        </w:rPr>
        <w:t xml:space="preserve"> </w:t>
      </w:r>
      <w:proofErr w:type="spellStart"/>
      <w:r w:rsidRPr="00CB4E16">
        <w:rPr>
          <w:color w:val="000000" w:themeColor="text1"/>
        </w:rPr>
        <w:t>mô</w:t>
      </w:r>
      <w:proofErr w:type="spellEnd"/>
      <w:r w:rsidRPr="00CB4E16">
        <w:rPr>
          <w:color w:val="000000" w:themeColor="text1"/>
        </w:rPr>
        <w:t xml:space="preserve"> </w:t>
      </w:r>
      <w:proofErr w:type="spellStart"/>
      <w:r w:rsidRPr="00CB4E16">
        <w:rPr>
          <w:color w:val="000000" w:themeColor="text1"/>
        </w:rPr>
        <w:t>hình</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mới</w:t>
      </w:r>
      <w:proofErr w:type="spellEnd"/>
      <w:r w:rsidRPr="00CB4E16">
        <w:rPr>
          <w:color w:val="000000" w:themeColor="text1"/>
        </w:rPr>
        <w:t xml:space="preserve"> </w:t>
      </w:r>
      <w:proofErr w:type="spellStart"/>
      <w:r w:rsidRPr="00CB4E16">
        <w:rPr>
          <w:color w:val="000000" w:themeColor="text1"/>
        </w:rPr>
        <w:t>sáng</w:t>
      </w:r>
      <w:proofErr w:type="spellEnd"/>
      <w:r w:rsidRPr="00CB4E16">
        <w:rPr>
          <w:color w:val="000000" w:themeColor="text1"/>
        </w:rPr>
        <w:t xml:space="preserve"> </w:t>
      </w:r>
      <w:proofErr w:type="spellStart"/>
      <w:r w:rsidRPr="00CB4E16">
        <w:rPr>
          <w:color w:val="000000" w:themeColor="text1"/>
        </w:rPr>
        <w:t>tạo</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tế</w:t>
      </w:r>
      <w:proofErr w:type="spellEnd"/>
      <w:r w:rsidRPr="00CB4E16">
        <w:rPr>
          <w:color w:val="000000" w:themeColor="text1"/>
        </w:rPr>
        <w:t xml:space="preserve">, 7/2026 </w:t>
      </w:r>
      <w:r w:rsidR="005B481C" w:rsidRPr="00CB4E16">
        <w:rPr>
          <w:color w:val="000000" w:themeColor="text1"/>
        </w:rPr>
        <w:t>-</w:t>
      </w:r>
      <w:r w:rsidRPr="00CB4E16">
        <w:rPr>
          <w:color w:val="000000" w:themeColor="text1"/>
        </w:rPr>
        <w:t xml:space="preserve"> </w:t>
      </w:r>
      <w:proofErr w:type="spellStart"/>
      <w:r w:rsidRPr="00CB4E16">
        <w:rPr>
          <w:color w:val="000000" w:themeColor="text1"/>
        </w:rPr>
        <w:t>tổng</w:t>
      </w:r>
      <w:proofErr w:type="spellEnd"/>
      <w:r w:rsidRPr="00CB4E16">
        <w:rPr>
          <w:color w:val="000000" w:themeColor="text1"/>
        </w:rPr>
        <w:t xml:space="preserve"> </w:t>
      </w:r>
      <w:proofErr w:type="spellStart"/>
      <w:r w:rsidRPr="00CB4E16">
        <w:rPr>
          <w:color w:val="000000" w:themeColor="text1"/>
        </w:rPr>
        <w:t>hợp</w:t>
      </w:r>
      <w:proofErr w:type="spellEnd"/>
      <w:r w:rsidRPr="00CB4E16">
        <w:rPr>
          <w:color w:val="000000" w:themeColor="text1"/>
        </w:rPr>
        <w:t xml:space="preserve"> </w:t>
      </w:r>
      <w:proofErr w:type="spellStart"/>
      <w:r w:rsidRPr="00CB4E16">
        <w:rPr>
          <w:color w:val="000000" w:themeColor="text1"/>
        </w:rPr>
        <w:t>từ</w:t>
      </w:r>
      <w:proofErr w:type="spellEnd"/>
      <w:r w:rsidRPr="00CB4E16">
        <w:rPr>
          <w:color w:val="000000" w:themeColor="text1"/>
        </w:rPr>
        <w:t xml:space="preserve"> NTIS (</w:t>
      </w:r>
      <w:proofErr w:type="spellStart"/>
      <w:r w:rsidRPr="00CB4E16">
        <w:rPr>
          <w:color w:val="000000" w:themeColor="text1"/>
        </w:rPr>
        <w:t>Hàn</w:t>
      </w:r>
      <w:proofErr w:type="spellEnd"/>
      <w:r w:rsidRPr="00CB4E16">
        <w:rPr>
          <w:color w:val="000000" w:themeColor="text1"/>
        </w:rPr>
        <w:t xml:space="preserve"> Quốc), J-GLOBAL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researchmap</w:t>
      </w:r>
      <w:proofErr w:type="spellEnd"/>
      <w:r w:rsidRPr="00CB4E16">
        <w:rPr>
          <w:color w:val="000000" w:themeColor="text1"/>
        </w:rPr>
        <w:t xml:space="preserve"> (Nhật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BrCris</w:t>
      </w:r>
      <w:proofErr w:type="spellEnd"/>
      <w:r w:rsidRPr="00CB4E16">
        <w:rPr>
          <w:color w:val="000000" w:themeColor="text1"/>
        </w:rPr>
        <w:t xml:space="preserve"> (Brazil), CORDIS </w:t>
      </w:r>
      <w:proofErr w:type="spellStart"/>
      <w:r w:rsidRPr="00CB4E16">
        <w:rPr>
          <w:color w:val="000000" w:themeColor="text1"/>
        </w:rPr>
        <w:t>và</w:t>
      </w:r>
      <w:proofErr w:type="spellEnd"/>
      <w:r w:rsidRPr="00CB4E16">
        <w:rPr>
          <w:color w:val="000000" w:themeColor="text1"/>
        </w:rPr>
        <w:t xml:space="preserve"> Funding &amp; Tenders (EU), </w:t>
      </w:r>
      <w:proofErr w:type="spellStart"/>
      <w:r w:rsidRPr="00CB4E16">
        <w:rPr>
          <w:color w:val="000000" w:themeColor="text1"/>
        </w:rPr>
        <w:t>OpenAlex</w:t>
      </w:r>
      <w:proofErr w:type="spellEnd"/>
      <w:r w:rsidRPr="00CB4E16">
        <w:rPr>
          <w:color w:val="000000" w:themeColor="text1"/>
        </w:rPr>
        <w:t>, WIPO GREEN, Enterprise Europe Network, CAST/</w:t>
      </w:r>
      <w:proofErr w:type="spellStart"/>
      <w:r w:rsidRPr="00CB4E16">
        <w:rPr>
          <w:color w:val="000000" w:themeColor="text1"/>
        </w:rPr>
        <w:t>科创中国</w:t>
      </w:r>
      <w:proofErr w:type="spellEnd"/>
      <w:r w:rsidRPr="00CB4E16">
        <w:rPr>
          <w:color w:val="000000" w:themeColor="text1"/>
        </w:rPr>
        <w:t xml:space="preserve"> (Trung Quốc)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Cổng</w:t>
      </w:r>
      <w:proofErr w:type="spellEnd"/>
      <w:r w:rsidRPr="00CB4E16">
        <w:rPr>
          <w:color w:val="000000" w:themeColor="text1"/>
        </w:rPr>
        <w:t xml:space="preserve"> Sáng </w:t>
      </w:r>
      <w:proofErr w:type="spellStart"/>
      <w:r w:rsidRPr="00CB4E16">
        <w:rPr>
          <w:color w:val="000000" w:themeColor="text1"/>
        </w:rPr>
        <w:t>kiến</w:t>
      </w:r>
      <w:proofErr w:type="spellEnd"/>
      <w:r w:rsidRPr="00CB4E16">
        <w:rPr>
          <w:color w:val="000000" w:themeColor="text1"/>
        </w:rPr>
        <w:t xml:space="preserve">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(Việt Nam).</w:t>
      </w:r>
    </w:p>
    <w:p w14:paraId="165782F5"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Quốc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Luật</w:t>
      </w:r>
      <w:proofErr w:type="spellEnd"/>
      <w:r w:rsidRPr="00CB4E16">
        <w:rPr>
          <w:color w:val="000000" w:themeColor="text1"/>
        </w:rPr>
        <w:t xml:space="preserve"> Giao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điện</w:t>
      </w:r>
      <w:proofErr w:type="spellEnd"/>
      <w:r w:rsidRPr="00CB4E16">
        <w:rPr>
          <w:color w:val="000000" w:themeColor="text1"/>
        </w:rPr>
        <w:t xml:space="preserve"> </w:t>
      </w:r>
      <w:proofErr w:type="spellStart"/>
      <w:r w:rsidRPr="00CB4E16">
        <w:rPr>
          <w:color w:val="000000" w:themeColor="text1"/>
        </w:rPr>
        <w:t>tử</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20/2023/QH15, </w:t>
      </w:r>
      <w:proofErr w:type="spellStart"/>
      <w:r w:rsidRPr="00CB4E16">
        <w:rPr>
          <w:color w:val="000000" w:themeColor="text1"/>
        </w:rPr>
        <w:t>ngày</w:t>
      </w:r>
      <w:proofErr w:type="spellEnd"/>
      <w:r w:rsidRPr="00CB4E16">
        <w:rPr>
          <w:color w:val="000000" w:themeColor="text1"/>
        </w:rPr>
        <w:t xml:space="preserve"> 22/6/2023, </w:t>
      </w:r>
      <w:proofErr w:type="spellStart"/>
      <w:r w:rsidRPr="00CB4E16">
        <w:rPr>
          <w:color w:val="000000" w:themeColor="text1"/>
        </w:rPr>
        <w:t>hiệu</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01/7/2024.</w:t>
      </w:r>
    </w:p>
    <w:p w14:paraId="3647B50A" w14:textId="77777777" w:rsidR="008C4A44" w:rsidRPr="00CB4E16" w:rsidRDefault="00000000">
      <w:pPr>
        <w:pStyle w:val="ListParagraph"/>
        <w:numPr>
          <w:ilvl w:val="0"/>
          <w:numId w:val="3"/>
        </w:numPr>
        <w:spacing w:after="120"/>
        <w:ind w:left="851" w:hanging="531"/>
        <w:jc w:val="both"/>
        <w:rPr>
          <w:color w:val="000000" w:themeColor="text1"/>
        </w:rPr>
      </w:pP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phủ</w:t>
      </w:r>
      <w:proofErr w:type="spellEnd"/>
      <w:r w:rsidRPr="00CB4E16">
        <w:rPr>
          <w:color w:val="000000" w:themeColor="text1"/>
        </w:rPr>
        <w:t xml:space="preserve">, </w:t>
      </w:r>
      <w:proofErr w:type="spellStart"/>
      <w:r w:rsidRPr="00CB4E16">
        <w:rPr>
          <w:color w:val="000000" w:themeColor="text1"/>
        </w:rPr>
        <w:t>Nghị</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13/2023/NĐ-CP </w:t>
      </w:r>
      <w:proofErr w:type="spellStart"/>
      <w:r w:rsidRPr="00CB4E16">
        <w:rPr>
          <w:color w:val="000000" w:themeColor="text1"/>
        </w:rPr>
        <w:t>ngày</w:t>
      </w:r>
      <w:proofErr w:type="spellEnd"/>
      <w:r w:rsidRPr="00CB4E16">
        <w:rPr>
          <w:color w:val="000000" w:themeColor="text1"/>
        </w:rPr>
        <w:t xml:space="preserve"> 17/4/2023 </w:t>
      </w:r>
      <w:proofErr w:type="spellStart"/>
      <w:r w:rsidRPr="00CB4E16">
        <w:rPr>
          <w:color w:val="000000" w:themeColor="text1"/>
        </w:rPr>
        <w:t>về</w:t>
      </w:r>
      <w:proofErr w:type="spellEnd"/>
      <w:r w:rsidRPr="00CB4E16">
        <w:rPr>
          <w:color w:val="000000" w:themeColor="text1"/>
        </w:rPr>
        <w:t xml:space="preserve"> </w:t>
      </w:r>
      <w:proofErr w:type="spellStart"/>
      <w:r w:rsidRPr="00CB4E16">
        <w:rPr>
          <w:color w:val="000000" w:themeColor="text1"/>
        </w:rPr>
        <w:t>bảo</w:t>
      </w:r>
      <w:proofErr w:type="spellEnd"/>
      <w:r w:rsidRPr="00CB4E16">
        <w:rPr>
          <w:color w:val="000000" w:themeColor="text1"/>
        </w:rPr>
        <w:t xml:space="preserve"> </w:t>
      </w:r>
      <w:proofErr w:type="spellStart"/>
      <w:r w:rsidRPr="00CB4E16">
        <w:rPr>
          <w:color w:val="000000" w:themeColor="text1"/>
        </w:rPr>
        <w:t>vệ</w:t>
      </w:r>
      <w:proofErr w:type="spellEnd"/>
      <w:r w:rsidRPr="00CB4E16">
        <w:rPr>
          <w:color w:val="000000" w:themeColor="text1"/>
        </w:rPr>
        <w:t xml:space="preserve"> </w:t>
      </w:r>
      <w:proofErr w:type="spellStart"/>
      <w:r w:rsidRPr="00CB4E16">
        <w:rPr>
          <w:color w:val="000000" w:themeColor="text1"/>
        </w:rPr>
        <w:t>dữ</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cá</w:t>
      </w:r>
      <w:proofErr w:type="spellEnd"/>
      <w:r w:rsidRPr="00CB4E16">
        <w:rPr>
          <w:color w:val="000000" w:themeColor="text1"/>
        </w:rPr>
        <w:t xml:space="preserve"> </w:t>
      </w:r>
      <w:proofErr w:type="spellStart"/>
      <w:r w:rsidRPr="00CB4E16">
        <w:rPr>
          <w:color w:val="000000" w:themeColor="text1"/>
        </w:rPr>
        <w:t>nhân</w:t>
      </w:r>
      <w:proofErr w:type="spellEnd"/>
      <w:r w:rsidRPr="00CB4E16">
        <w:rPr>
          <w:color w:val="000000" w:themeColor="text1"/>
        </w:rPr>
        <w:t>.</w:t>
      </w:r>
    </w:p>
    <w:p w14:paraId="77F917C5"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Quốc </w:t>
      </w:r>
      <w:proofErr w:type="spellStart"/>
      <w:r w:rsidRPr="00CB4E16">
        <w:rPr>
          <w:color w:val="000000" w:themeColor="text1"/>
        </w:rPr>
        <w:t>hội</w:t>
      </w:r>
      <w:proofErr w:type="spellEnd"/>
      <w:r w:rsidRPr="00CB4E16">
        <w:rPr>
          <w:color w:val="000000" w:themeColor="text1"/>
        </w:rPr>
        <w:t xml:space="preserve">, </w:t>
      </w:r>
      <w:proofErr w:type="spellStart"/>
      <w:r w:rsidRPr="00CB4E16">
        <w:rPr>
          <w:color w:val="000000" w:themeColor="text1"/>
        </w:rPr>
        <w:t>Luật</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mới</w:t>
      </w:r>
      <w:proofErr w:type="spellEnd"/>
      <w:r w:rsidRPr="00CB4E16">
        <w:rPr>
          <w:color w:val="000000" w:themeColor="text1"/>
        </w:rPr>
        <w:t xml:space="preserve"> </w:t>
      </w:r>
      <w:proofErr w:type="spellStart"/>
      <w:r w:rsidRPr="00CB4E16">
        <w:rPr>
          <w:color w:val="000000" w:themeColor="text1"/>
        </w:rPr>
        <w:t>sáng</w:t>
      </w:r>
      <w:proofErr w:type="spellEnd"/>
      <w:r w:rsidRPr="00CB4E16">
        <w:rPr>
          <w:color w:val="000000" w:themeColor="text1"/>
        </w:rPr>
        <w:t xml:space="preserve"> </w:t>
      </w:r>
      <w:proofErr w:type="spellStart"/>
      <w:r w:rsidRPr="00CB4E16">
        <w:rPr>
          <w:color w:val="000000" w:themeColor="text1"/>
        </w:rPr>
        <w:t>tạo</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93/2025/QH15, </w:t>
      </w:r>
      <w:proofErr w:type="spellStart"/>
      <w:r w:rsidRPr="00CB4E16">
        <w:rPr>
          <w:color w:val="000000" w:themeColor="text1"/>
        </w:rPr>
        <w:t>ngày</w:t>
      </w:r>
      <w:proofErr w:type="spellEnd"/>
      <w:r w:rsidRPr="00CB4E16">
        <w:rPr>
          <w:color w:val="000000" w:themeColor="text1"/>
        </w:rPr>
        <w:t xml:space="preserve"> 27/6/2025, </w:t>
      </w:r>
      <w:proofErr w:type="spellStart"/>
      <w:r w:rsidRPr="00CB4E16">
        <w:rPr>
          <w:color w:val="000000" w:themeColor="text1"/>
        </w:rPr>
        <w:t>hiệu</w:t>
      </w:r>
      <w:proofErr w:type="spellEnd"/>
      <w:r w:rsidRPr="00CB4E16">
        <w:rPr>
          <w:color w:val="000000" w:themeColor="text1"/>
        </w:rPr>
        <w:t xml:space="preserve"> </w:t>
      </w:r>
      <w:proofErr w:type="spellStart"/>
      <w:r w:rsidRPr="00CB4E16">
        <w:rPr>
          <w:color w:val="000000" w:themeColor="text1"/>
        </w:rPr>
        <w:t>lực</w:t>
      </w:r>
      <w:proofErr w:type="spellEnd"/>
      <w:r w:rsidRPr="00CB4E16">
        <w:rPr>
          <w:color w:val="000000" w:themeColor="text1"/>
        </w:rPr>
        <w:t xml:space="preserve"> 01/10/2025.</w:t>
      </w:r>
    </w:p>
    <w:p w14:paraId="2A11EA49" w14:textId="77777777" w:rsidR="008C4A44" w:rsidRPr="00CB4E16" w:rsidRDefault="00000000">
      <w:pPr>
        <w:pStyle w:val="ListParagraph"/>
        <w:numPr>
          <w:ilvl w:val="0"/>
          <w:numId w:val="3"/>
        </w:numPr>
        <w:spacing w:after="120"/>
        <w:ind w:left="851" w:hanging="531"/>
        <w:jc w:val="both"/>
        <w:rPr>
          <w:color w:val="000000" w:themeColor="text1"/>
        </w:rPr>
      </w:pPr>
      <w:proofErr w:type="spellStart"/>
      <w:r w:rsidRPr="00CB4E16">
        <w:rPr>
          <w:color w:val="000000" w:themeColor="text1"/>
        </w:rPr>
        <w:t>Chính</w:t>
      </w:r>
      <w:proofErr w:type="spellEnd"/>
      <w:r w:rsidRPr="00CB4E16">
        <w:rPr>
          <w:color w:val="000000" w:themeColor="text1"/>
        </w:rPr>
        <w:t xml:space="preserve"> </w:t>
      </w:r>
      <w:proofErr w:type="spellStart"/>
      <w:r w:rsidRPr="00CB4E16">
        <w:rPr>
          <w:color w:val="000000" w:themeColor="text1"/>
        </w:rPr>
        <w:t>phủ</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Nghị</w:t>
      </w:r>
      <w:proofErr w:type="spellEnd"/>
      <w:r w:rsidRPr="00CB4E16">
        <w:rPr>
          <w:color w:val="000000" w:themeColor="text1"/>
        </w:rPr>
        <w:t xml:space="preserve"> </w:t>
      </w:r>
      <w:proofErr w:type="spellStart"/>
      <w:r w:rsidRPr="00CB4E16">
        <w:rPr>
          <w:color w:val="000000" w:themeColor="text1"/>
        </w:rPr>
        <w:t>định</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262, 263, 265, 267 </w:t>
      </w:r>
      <w:proofErr w:type="spellStart"/>
      <w:r w:rsidRPr="00CB4E16">
        <w:rPr>
          <w:color w:val="000000" w:themeColor="text1"/>
        </w:rPr>
        <w:t>và</w:t>
      </w:r>
      <w:proofErr w:type="spellEnd"/>
      <w:r w:rsidRPr="00CB4E16">
        <w:rPr>
          <w:color w:val="000000" w:themeColor="text1"/>
        </w:rPr>
        <w:t xml:space="preserve"> 268/2025/NĐ-CP </w:t>
      </w:r>
      <w:proofErr w:type="spellStart"/>
      <w:r w:rsidRPr="00CB4E16">
        <w:rPr>
          <w:color w:val="000000" w:themeColor="text1"/>
        </w:rPr>
        <w:t>hướng</w:t>
      </w:r>
      <w:proofErr w:type="spellEnd"/>
      <w:r w:rsidRPr="00CB4E16">
        <w:rPr>
          <w:color w:val="000000" w:themeColor="text1"/>
        </w:rPr>
        <w:t xml:space="preserve"> </w:t>
      </w:r>
      <w:proofErr w:type="spellStart"/>
      <w:r w:rsidRPr="00CB4E16">
        <w:rPr>
          <w:color w:val="000000" w:themeColor="text1"/>
        </w:rPr>
        <w:t>dẫn</w:t>
      </w:r>
      <w:proofErr w:type="spellEnd"/>
      <w:r w:rsidRPr="00CB4E16">
        <w:rPr>
          <w:color w:val="000000" w:themeColor="text1"/>
        </w:rPr>
        <w:t xml:space="preserve"> </w:t>
      </w:r>
      <w:proofErr w:type="spellStart"/>
      <w:r w:rsidRPr="00CB4E16">
        <w:rPr>
          <w:color w:val="000000" w:themeColor="text1"/>
        </w:rPr>
        <w:t>Luật</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công</w:t>
      </w:r>
      <w:proofErr w:type="spellEnd"/>
      <w:r w:rsidRPr="00CB4E16">
        <w:rPr>
          <w:color w:val="000000" w:themeColor="text1"/>
        </w:rPr>
        <w:t xml:space="preserve"> </w:t>
      </w:r>
      <w:proofErr w:type="spellStart"/>
      <w:r w:rsidRPr="00CB4E16">
        <w:rPr>
          <w:color w:val="000000" w:themeColor="text1"/>
        </w:rPr>
        <w:t>nghệ</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đổi</w:t>
      </w:r>
      <w:proofErr w:type="spellEnd"/>
      <w:r w:rsidRPr="00CB4E16">
        <w:rPr>
          <w:color w:val="000000" w:themeColor="text1"/>
        </w:rPr>
        <w:t xml:space="preserve"> </w:t>
      </w:r>
      <w:proofErr w:type="spellStart"/>
      <w:r w:rsidRPr="00CB4E16">
        <w:rPr>
          <w:color w:val="000000" w:themeColor="text1"/>
        </w:rPr>
        <w:t>mới</w:t>
      </w:r>
      <w:proofErr w:type="spellEnd"/>
      <w:r w:rsidRPr="00CB4E16">
        <w:rPr>
          <w:color w:val="000000" w:themeColor="text1"/>
        </w:rPr>
        <w:t xml:space="preserve"> </w:t>
      </w:r>
      <w:proofErr w:type="spellStart"/>
      <w:r w:rsidRPr="00CB4E16">
        <w:rPr>
          <w:color w:val="000000" w:themeColor="text1"/>
        </w:rPr>
        <w:t>sáng</w:t>
      </w:r>
      <w:proofErr w:type="spellEnd"/>
      <w:r w:rsidRPr="00CB4E16">
        <w:rPr>
          <w:color w:val="000000" w:themeColor="text1"/>
        </w:rPr>
        <w:t xml:space="preserve"> </w:t>
      </w:r>
      <w:proofErr w:type="spellStart"/>
      <w:r w:rsidRPr="00CB4E16">
        <w:rPr>
          <w:color w:val="000000" w:themeColor="text1"/>
        </w:rPr>
        <w:t>tạo</w:t>
      </w:r>
      <w:proofErr w:type="spellEnd"/>
      <w:r w:rsidRPr="00CB4E16">
        <w:rPr>
          <w:color w:val="000000" w:themeColor="text1"/>
        </w:rPr>
        <w:t>.</w:t>
      </w:r>
    </w:p>
    <w:p w14:paraId="0C55C6D1"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lastRenderedPageBreak/>
        <w:t>INFLIBNET Centre (</w:t>
      </w:r>
      <w:proofErr w:type="spellStart"/>
      <w:r w:rsidRPr="00CB4E16">
        <w:rPr>
          <w:color w:val="000000" w:themeColor="text1"/>
        </w:rPr>
        <w:t>Ấn</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"VIDWAN - Expert Database and National Researcher Network", vidwan.inflibnet.ac.in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8/2026).</w:t>
      </w:r>
    </w:p>
    <w:p w14:paraId="51B900AA"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INFLIBNET Centre (</w:t>
      </w:r>
      <w:proofErr w:type="spellStart"/>
      <w:r w:rsidRPr="00CB4E16">
        <w:rPr>
          <w:color w:val="000000" w:themeColor="text1"/>
        </w:rPr>
        <w:t>Ấn</w:t>
      </w:r>
      <w:proofErr w:type="spellEnd"/>
      <w:r w:rsidRPr="00CB4E16">
        <w:rPr>
          <w:color w:val="000000" w:themeColor="text1"/>
        </w:rPr>
        <w:t xml:space="preserve"> </w:t>
      </w:r>
      <w:proofErr w:type="spellStart"/>
      <w:r w:rsidRPr="00CB4E16">
        <w:rPr>
          <w:color w:val="000000" w:themeColor="text1"/>
        </w:rPr>
        <w:t>Độ</w:t>
      </w:r>
      <w:proofErr w:type="spellEnd"/>
      <w:r w:rsidRPr="00CB4E16">
        <w:rPr>
          <w:color w:val="000000" w:themeColor="text1"/>
        </w:rPr>
        <w:t>), "IRINS - Indian Research Information Network System", irins.inflibnet.ac.in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8/2026) - </w:t>
      </w:r>
      <w:proofErr w:type="spellStart"/>
      <w:r w:rsidRPr="00CB4E16">
        <w:rPr>
          <w:color w:val="000000" w:themeColor="text1"/>
        </w:rPr>
        <w:t>trên</w:t>
      </w:r>
      <w:proofErr w:type="spellEnd"/>
      <w:r w:rsidRPr="00CB4E16">
        <w:rPr>
          <w:color w:val="000000" w:themeColor="text1"/>
        </w:rPr>
        <w:t xml:space="preserve"> 180 </w:t>
      </w:r>
      <w:proofErr w:type="spellStart"/>
      <w:r w:rsidRPr="00CB4E16">
        <w:rPr>
          <w:color w:val="000000" w:themeColor="text1"/>
        </w:rPr>
        <w:t>bản</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khai</w:t>
      </w:r>
      <w:proofErr w:type="spellEnd"/>
      <w:r w:rsidRPr="00CB4E16">
        <w:rPr>
          <w:color w:val="000000" w:themeColor="text1"/>
        </w:rPr>
        <w:t xml:space="preserve"> </w:t>
      </w:r>
      <w:proofErr w:type="spellStart"/>
      <w:r w:rsidRPr="00CB4E16">
        <w:rPr>
          <w:color w:val="000000" w:themeColor="text1"/>
        </w:rPr>
        <w:t>tại</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w:t>
      </w:r>
    </w:p>
    <w:p w14:paraId="415B5133"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Science and Technology Index (SINTA),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Giáo</w:t>
      </w:r>
      <w:proofErr w:type="spellEnd"/>
      <w:r w:rsidRPr="00CB4E16">
        <w:rPr>
          <w:color w:val="000000" w:themeColor="text1"/>
        </w:rPr>
        <w:t xml:space="preserve"> </w:t>
      </w:r>
      <w:proofErr w:type="spellStart"/>
      <w:r w:rsidRPr="00CB4E16">
        <w:rPr>
          <w:color w:val="000000" w:themeColor="text1"/>
        </w:rPr>
        <w:t>dục</w:t>
      </w:r>
      <w:proofErr w:type="spellEnd"/>
      <w:r w:rsidRPr="00CB4E16">
        <w:rPr>
          <w:color w:val="000000" w:themeColor="text1"/>
        </w:rPr>
        <w:t xml:space="preserve">, Văn </w:t>
      </w:r>
      <w:proofErr w:type="spellStart"/>
      <w:r w:rsidRPr="00CB4E16">
        <w:rPr>
          <w:color w:val="000000" w:themeColor="text1"/>
        </w:rPr>
        <w:t>hóa</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Công </w:t>
      </w:r>
      <w:proofErr w:type="spellStart"/>
      <w:r w:rsidRPr="00CB4E16">
        <w:rPr>
          <w:color w:val="000000" w:themeColor="text1"/>
        </w:rPr>
        <w:t>nghệ</w:t>
      </w:r>
      <w:proofErr w:type="spellEnd"/>
      <w:r w:rsidRPr="00CB4E16">
        <w:rPr>
          <w:color w:val="000000" w:themeColor="text1"/>
        </w:rPr>
        <w:t xml:space="preserve"> Indonesia, sinta.kemdiktisaintek.go.id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8/2026).</w:t>
      </w:r>
    </w:p>
    <w:p w14:paraId="6746EA64"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EOSC Association, "National CRIS system" - </w:t>
      </w:r>
      <w:proofErr w:type="spellStart"/>
      <w:r w:rsidRPr="00CB4E16">
        <w:rPr>
          <w:color w:val="000000" w:themeColor="text1"/>
        </w:rPr>
        <w:t>giới</w:t>
      </w:r>
      <w:proofErr w:type="spellEnd"/>
      <w:r w:rsidRPr="00CB4E16">
        <w:rPr>
          <w:color w:val="000000" w:themeColor="text1"/>
        </w:rPr>
        <w:t xml:space="preserve"> </w:t>
      </w:r>
      <w:proofErr w:type="spellStart"/>
      <w:r w:rsidRPr="00CB4E16">
        <w:rPr>
          <w:color w:val="000000" w:themeColor="text1"/>
        </w:rPr>
        <w:t>thiệu</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sinh</w:t>
      </w:r>
      <w:proofErr w:type="spellEnd"/>
      <w:r w:rsidRPr="00CB4E16">
        <w:rPr>
          <w:color w:val="000000" w:themeColor="text1"/>
        </w:rPr>
        <w:t xml:space="preserve"> </w:t>
      </w:r>
      <w:proofErr w:type="spellStart"/>
      <w:r w:rsidRPr="00CB4E16">
        <w:rPr>
          <w:color w:val="000000" w:themeColor="text1"/>
        </w:rPr>
        <w:t>thái</w:t>
      </w:r>
      <w:proofErr w:type="spellEnd"/>
      <w:r w:rsidRPr="00CB4E16">
        <w:rPr>
          <w:color w:val="000000" w:themeColor="text1"/>
        </w:rPr>
        <w:t xml:space="preserve"> PTCRIS (</w:t>
      </w:r>
      <w:proofErr w:type="spellStart"/>
      <w:r w:rsidRPr="00CB4E16">
        <w:rPr>
          <w:color w:val="000000" w:themeColor="text1"/>
        </w:rPr>
        <w:t>Bồ</w:t>
      </w:r>
      <w:proofErr w:type="spellEnd"/>
      <w:r w:rsidRPr="00CB4E16">
        <w:rPr>
          <w:color w:val="000000" w:themeColor="text1"/>
        </w:rPr>
        <w:t xml:space="preserve"> Đào Nha)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các</w:t>
      </w:r>
      <w:proofErr w:type="spellEnd"/>
      <w:r w:rsidRPr="00CB4E16">
        <w:rPr>
          <w:color w:val="000000" w:themeColor="text1"/>
        </w:rPr>
        <w:t xml:space="preserve"> </w:t>
      </w:r>
      <w:proofErr w:type="spellStart"/>
      <w:r w:rsidRPr="00CB4E16">
        <w:rPr>
          <w:color w:val="000000" w:themeColor="text1"/>
        </w:rPr>
        <w:t>hệ</w:t>
      </w:r>
      <w:proofErr w:type="spellEnd"/>
      <w:r w:rsidRPr="00CB4E16">
        <w:rPr>
          <w:color w:val="000000" w:themeColor="text1"/>
        </w:rPr>
        <w:t xml:space="preserve"> </w:t>
      </w:r>
      <w:proofErr w:type="spellStart"/>
      <w:r w:rsidRPr="00CB4E16">
        <w:rPr>
          <w:color w:val="000000" w:themeColor="text1"/>
        </w:rPr>
        <w:t>thống</w:t>
      </w:r>
      <w:proofErr w:type="spellEnd"/>
      <w:r w:rsidRPr="00CB4E16">
        <w:rPr>
          <w:color w:val="000000" w:themeColor="text1"/>
        </w:rPr>
        <w:t xml:space="preserve"> CRIS </w:t>
      </w:r>
      <w:proofErr w:type="spellStart"/>
      <w:r w:rsidRPr="00CB4E16">
        <w:rPr>
          <w:color w:val="000000" w:themeColor="text1"/>
        </w:rPr>
        <w:t>quốc</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8/2026).</w:t>
      </w:r>
    </w:p>
    <w:p w14:paraId="269AE881"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Halo (</w:t>
      </w:r>
      <w:proofErr w:type="spellStart"/>
      <w:r w:rsidRPr="00CB4E16">
        <w:rPr>
          <w:color w:val="000000" w:themeColor="text1"/>
        </w:rPr>
        <w:t>halo.science</w:t>
      </w:r>
      <w:proofErr w:type="spellEnd"/>
      <w:r w:rsidRPr="00CB4E16">
        <w:rPr>
          <w:color w:val="000000" w:themeColor="text1"/>
        </w:rPr>
        <w:t xml:space="preserve">),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bộ</w:t>
      </w:r>
      <w:proofErr w:type="spellEnd"/>
      <w:r w:rsidRPr="00CB4E16">
        <w:rPr>
          <w:color w:val="000000" w:themeColor="text1"/>
        </w:rPr>
        <w:t xml:space="preserve"> </w:t>
      </w:r>
      <w:proofErr w:type="spellStart"/>
      <w:r w:rsidRPr="00CB4E16">
        <w:rPr>
          <w:color w:val="000000" w:themeColor="text1"/>
        </w:rPr>
        <w:t>phận</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phát</w:t>
      </w:r>
      <w:proofErr w:type="spellEnd"/>
      <w:r w:rsidRPr="00CB4E16">
        <w:rPr>
          <w:color w:val="000000" w:themeColor="text1"/>
        </w:rPr>
        <w:t xml:space="preserve"> </w:t>
      </w:r>
      <w:proofErr w:type="spellStart"/>
      <w:r w:rsidRPr="00CB4E16">
        <w:rPr>
          <w:color w:val="000000" w:themeColor="text1"/>
        </w:rPr>
        <w:t>triển</w:t>
      </w:r>
      <w:proofErr w:type="spellEnd"/>
      <w:r w:rsidRPr="00CB4E16">
        <w:rPr>
          <w:color w:val="000000" w:themeColor="text1"/>
        </w:rPr>
        <w:t xml:space="preserve"> </w:t>
      </w:r>
      <w:proofErr w:type="spellStart"/>
      <w:r w:rsidRPr="00CB4E16">
        <w:rPr>
          <w:color w:val="000000" w:themeColor="text1"/>
        </w:rPr>
        <w:t>của</w:t>
      </w:r>
      <w:proofErr w:type="spellEnd"/>
      <w:r w:rsidRPr="00CB4E16">
        <w:rPr>
          <w:color w:val="000000" w:themeColor="text1"/>
        </w:rPr>
        <w:t xml:space="preserve"> </w:t>
      </w:r>
      <w:proofErr w:type="spellStart"/>
      <w:r w:rsidRPr="00CB4E16">
        <w:rPr>
          <w:color w:val="000000" w:themeColor="text1"/>
        </w:rPr>
        <w:t>doanh</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nhà</w:t>
      </w:r>
      <w:proofErr w:type="spellEnd"/>
      <w:r w:rsidRPr="00CB4E16">
        <w:rPr>
          <w:color w:val="000000" w:themeColor="text1"/>
        </w:rPr>
        <w:t xml:space="preserve"> khoa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và</w:t>
      </w:r>
      <w:proofErr w:type="spellEnd"/>
      <w:r w:rsidRPr="00CB4E16">
        <w:rPr>
          <w:color w:val="000000" w:themeColor="text1"/>
        </w:rPr>
        <w:t xml:space="preserve"> </w:t>
      </w:r>
      <w:proofErr w:type="spellStart"/>
      <w:r w:rsidRPr="00CB4E16">
        <w:rPr>
          <w:color w:val="000000" w:themeColor="text1"/>
        </w:rPr>
        <w:t>nhóm</w:t>
      </w:r>
      <w:proofErr w:type="spellEnd"/>
      <w:r w:rsidRPr="00CB4E16">
        <w:rPr>
          <w:color w:val="000000" w:themeColor="text1"/>
        </w:rPr>
        <w:t xml:space="preserve"> </w:t>
      </w:r>
      <w:proofErr w:type="spellStart"/>
      <w:r w:rsidRPr="00CB4E16">
        <w:rPr>
          <w:color w:val="000000" w:themeColor="text1"/>
        </w:rPr>
        <w:t>khởi</w:t>
      </w:r>
      <w:proofErr w:type="spellEnd"/>
      <w:r w:rsidRPr="00CB4E16">
        <w:rPr>
          <w:color w:val="000000" w:themeColor="text1"/>
        </w:rPr>
        <w:t xml:space="preserve"> </w:t>
      </w:r>
      <w:proofErr w:type="spellStart"/>
      <w:r w:rsidRPr="00CB4E16">
        <w:rPr>
          <w:color w:val="000000" w:themeColor="text1"/>
        </w:rPr>
        <w:t>nguồn</w:t>
      </w:r>
      <w:proofErr w:type="spellEnd"/>
      <w:r w:rsidRPr="00CB4E16">
        <w:rPr>
          <w:color w:val="000000" w:themeColor="text1"/>
        </w:rPr>
        <w:t xml:space="preserve"> </w:t>
      </w:r>
      <w:proofErr w:type="spellStart"/>
      <w:r w:rsidRPr="00CB4E16">
        <w:rPr>
          <w:color w:val="000000" w:themeColor="text1"/>
        </w:rPr>
        <w:t>đại</w:t>
      </w:r>
      <w:proofErr w:type="spellEnd"/>
      <w:r w:rsidRPr="00CB4E16">
        <w:rPr>
          <w:color w:val="000000" w:themeColor="text1"/>
        </w:rPr>
        <w:t xml:space="preserve"> </w:t>
      </w:r>
      <w:proofErr w:type="spellStart"/>
      <w:r w:rsidRPr="00CB4E16">
        <w:rPr>
          <w:color w:val="000000" w:themeColor="text1"/>
        </w:rPr>
        <w:t>học</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8/2026).</w:t>
      </w:r>
    </w:p>
    <w:p w14:paraId="1FD65F1A" w14:textId="77777777" w:rsidR="008C4A44" w:rsidRPr="00CB4E16" w:rsidRDefault="00000000">
      <w:pPr>
        <w:pStyle w:val="ListParagraph"/>
        <w:numPr>
          <w:ilvl w:val="0"/>
          <w:numId w:val="3"/>
        </w:numPr>
        <w:spacing w:after="120"/>
        <w:ind w:left="851" w:hanging="531"/>
        <w:jc w:val="both"/>
        <w:rPr>
          <w:color w:val="000000" w:themeColor="text1"/>
        </w:rPr>
      </w:pPr>
      <w:r w:rsidRPr="00CB4E16">
        <w:rPr>
          <w:color w:val="000000" w:themeColor="text1"/>
        </w:rPr>
        <w:t xml:space="preserve">IN-PART (in-part.com), "About Us" - </w:t>
      </w:r>
      <w:proofErr w:type="spellStart"/>
      <w:r w:rsidRPr="00CB4E16">
        <w:rPr>
          <w:color w:val="000000" w:themeColor="text1"/>
        </w:rPr>
        <w:t>nền</w:t>
      </w:r>
      <w:proofErr w:type="spellEnd"/>
      <w:r w:rsidRPr="00CB4E16">
        <w:rPr>
          <w:color w:val="000000" w:themeColor="text1"/>
        </w:rPr>
        <w:t xml:space="preserve"> </w:t>
      </w:r>
      <w:proofErr w:type="spellStart"/>
      <w:r w:rsidRPr="00CB4E16">
        <w:rPr>
          <w:color w:val="000000" w:themeColor="text1"/>
        </w:rPr>
        <w:t>tảng</w:t>
      </w:r>
      <w:proofErr w:type="spellEnd"/>
      <w:r w:rsidRPr="00CB4E16">
        <w:rPr>
          <w:color w:val="000000" w:themeColor="text1"/>
        </w:rPr>
        <w:t xml:space="preserve"> </w:t>
      </w:r>
      <w:proofErr w:type="spellStart"/>
      <w:r w:rsidRPr="00CB4E16">
        <w:rPr>
          <w:color w:val="000000" w:themeColor="text1"/>
        </w:rPr>
        <w:t>ghép</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viện</w:t>
      </w:r>
      <w:proofErr w:type="spellEnd"/>
      <w:r w:rsidRPr="00CB4E16">
        <w:rPr>
          <w:color w:val="000000" w:themeColor="text1"/>
        </w:rPr>
        <w:t xml:space="preserve">, </w:t>
      </w:r>
      <w:proofErr w:type="spellStart"/>
      <w:r w:rsidRPr="00CB4E16">
        <w:rPr>
          <w:color w:val="000000" w:themeColor="text1"/>
        </w:rPr>
        <w:t>trường</w:t>
      </w:r>
      <w:proofErr w:type="spellEnd"/>
      <w:r w:rsidRPr="00CB4E16">
        <w:rPr>
          <w:color w:val="000000" w:themeColor="text1"/>
        </w:rPr>
        <w:t xml:space="preserve"> </w:t>
      </w:r>
      <w:proofErr w:type="spellStart"/>
      <w:r w:rsidRPr="00CB4E16">
        <w:rPr>
          <w:color w:val="000000" w:themeColor="text1"/>
        </w:rPr>
        <w:t>với</w:t>
      </w:r>
      <w:proofErr w:type="spellEnd"/>
      <w:r w:rsidRPr="00CB4E16">
        <w:rPr>
          <w:color w:val="000000" w:themeColor="text1"/>
        </w:rPr>
        <w:t xml:space="preserve"> </w:t>
      </w:r>
      <w:proofErr w:type="spellStart"/>
      <w:r w:rsidRPr="00CB4E16">
        <w:rPr>
          <w:color w:val="000000" w:themeColor="text1"/>
        </w:rPr>
        <w:t>doanh</w:t>
      </w:r>
      <w:proofErr w:type="spellEnd"/>
      <w:r w:rsidRPr="00CB4E16">
        <w:rPr>
          <w:color w:val="000000" w:themeColor="text1"/>
        </w:rPr>
        <w:t xml:space="preserve"> </w:t>
      </w:r>
      <w:proofErr w:type="spellStart"/>
      <w:r w:rsidRPr="00CB4E16">
        <w:rPr>
          <w:color w:val="000000" w:themeColor="text1"/>
        </w:rPr>
        <w:t>nghiệp</w:t>
      </w:r>
      <w:proofErr w:type="spellEnd"/>
      <w:r w:rsidRPr="00CB4E16">
        <w:rPr>
          <w:color w:val="000000" w:themeColor="text1"/>
        </w:rPr>
        <w:t xml:space="preserve">; </w:t>
      </w:r>
      <w:proofErr w:type="spellStart"/>
      <w:r w:rsidRPr="00CB4E16">
        <w:rPr>
          <w:color w:val="000000" w:themeColor="text1"/>
        </w:rPr>
        <w:t>số</w:t>
      </w:r>
      <w:proofErr w:type="spellEnd"/>
      <w:r w:rsidRPr="00CB4E16">
        <w:rPr>
          <w:color w:val="000000" w:themeColor="text1"/>
        </w:rPr>
        <w:t xml:space="preserve"> </w:t>
      </w:r>
      <w:proofErr w:type="spellStart"/>
      <w:r w:rsidRPr="00CB4E16">
        <w:rPr>
          <w:color w:val="000000" w:themeColor="text1"/>
        </w:rPr>
        <w:t>liệu</w:t>
      </w:r>
      <w:proofErr w:type="spellEnd"/>
      <w:r w:rsidRPr="00CB4E16">
        <w:rPr>
          <w:color w:val="000000" w:themeColor="text1"/>
        </w:rPr>
        <w:t xml:space="preserve"> </w:t>
      </w:r>
      <w:proofErr w:type="spellStart"/>
      <w:r w:rsidRPr="00CB4E16">
        <w:rPr>
          <w:color w:val="000000" w:themeColor="text1"/>
        </w:rPr>
        <w:t>trên</w:t>
      </w:r>
      <w:proofErr w:type="spellEnd"/>
      <w:r w:rsidRPr="00CB4E16">
        <w:rPr>
          <w:color w:val="000000" w:themeColor="text1"/>
        </w:rPr>
        <w:t xml:space="preserve"> 250 </w:t>
      </w:r>
      <w:proofErr w:type="spellStart"/>
      <w:r w:rsidRPr="00CB4E16">
        <w:rPr>
          <w:color w:val="000000" w:themeColor="text1"/>
        </w:rPr>
        <w:t>trường</w:t>
      </w:r>
      <w:proofErr w:type="spellEnd"/>
      <w:r w:rsidRPr="00CB4E16">
        <w:rPr>
          <w:color w:val="000000" w:themeColor="text1"/>
        </w:rPr>
        <w:t>/</w:t>
      </w:r>
      <w:proofErr w:type="spellStart"/>
      <w:r w:rsidRPr="00CB4E16">
        <w:rPr>
          <w:color w:val="000000" w:themeColor="text1"/>
        </w:rPr>
        <w:t>viện</w:t>
      </w:r>
      <w:proofErr w:type="spellEnd"/>
      <w:r w:rsidRPr="00CB4E16">
        <w:rPr>
          <w:color w:val="000000" w:themeColor="text1"/>
        </w:rPr>
        <w:t xml:space="preserve">, </w:t>
      </w:r>
      <w:proofErr w:type="spellStart"/>
      <w:r w:rsidRPr="00CB4E16">
        <w:rPr>
          <w:color w:val="000000" w:themeColor="text1"/>
        </w:rPr>
        <w:t>hơn</w:t>
      </w:r>
      <w:proofErr w:type="spellEnd"/>
      <w:r w:rsidRPr="00CB4E16">
        <w:rPr>
          <w:color w:val="000000" w:themeColor="text1"/>
        </w:rPr>
        <w:t xml:space="preserve"> 13.000 </w:t>
      </w:r>
      <w:proofErr w:type="spellStart"/>
      <w:r w:rsidRPr="00CB4E16">
        <w:rPr>
          <w:color w:val="000000" w:themeColor="text1"/>
        </w:rPr>
        <w:t>cuộc</w:t>
      </w:r>
      <w:proofErr w:type="spellEnd"/>
      <w:r w:rsidRPr="00CB4E16">
        <w:rPr>
          <w:color w:val="000000" w:themeColor="text1"/>
        </w:rPr>
        <w:t xml:space="preserve"> </w:t>
      </w:r>
      <w:proofErr w:type="spellStart"/>
      <w:r w:rsidRPr="00CB4E16">
        <w:rPr>
          <w:color w:val="000000" w:themeColor="text1"/>
        </w:rPr>
        <w:t>kết</w:t>
      </w:r>
      <w:proofErr w:type="spellEnd"/>
      <w:r w:rsidRPr="00CB4E16">
        <w:rPr>
          <w:color w:val="000000" w:themeColor="text1"/>
        </w:rPr>
        <w:t xml:space="preserve"> </w:t>
      </w:r>
      <w:proofErr w:type="spellStart"/>
      <w:r w:rsidRPr="00CB4E16">
        <w:rPr>
          <w:color w:val="000000" w:themeColor="text1"/>
        </w:rPr>
        <w:t>nối</w:t>
      </w:r>
      <w:proofErr w:type="spellEnd"/>
      <w:r w:rsidRPr="00CB4E16">
        <w:rPr>
          <w:color w:val="000000" w:themeColor="text1"/>
        </w:rPr>
        <w:t xml:space="preserve">, </w:t>
      </w:r>
      <w:proofErr w:type="spellStart"/>
      <w:r w:rsidRPr="00CB4E16">
        <w:rPr>
          <w:color w:val="000000" w:themeColor="text1"/>
        </w:rPr>
        <w:t>khoảng</w:t>
      </w:r>
      <w:proofErr w:type="spellEnd"/>
      <w:r w:rsidRPr="00CB4E16">
        <w:rPr>
          <w:color w:val="000000" w:themeColor="text1"/>
        </w:rPr>
        <w:t xml:space="preserve"> 30 </w:t>
      </w:r>
      <w:proofErr w:type="spellStart"/>
      <w:r w:rsidRPr="00CB4E16">
        <w:rPr>
          <w:color w:val="000000" w:themeColor="text1"/>
        </w:rPr>
        <w:t>triệu</w:t>
      </w:r>
      <w:proofErr w:type="spellEnd"/>
      <w:r w:rsidRPr="00CB4E16">
        <w:rPr>
          <w:color w:val="000000" w:themeColor="text1"/>
        </w:rPr>
        <w:t xml:space="preserve"> </w:t>
      </w:r>
      <w:proofErr w:type="spellStart"/>
      <w:r w:rsidRPr="00CB4E16">
        <w:rPr>
          <w:color w:val="000000" w:themeColor="text1"/>
        </w:rPr>
        <w:t>bảng</w:t>
      </w:r>
      <w:proofErr w:type="spellEnd"/>
      <w:r w:rsidRPr="00CB4E16">
        <w:rPr>
          <w:color w:val="000000" w:themeColor="text1"/>
        </w:rPr>
        <w:t xml:space="preserve"> Anh </w:t>
      </w:r>
      <w:proofErr w:type="spellStart"/>
      <w:r w:rsidRPr="00CB4E16">
        <w:rPr>
          <w:color w:val="000000" w:themeColor="text1"/>
        </w:rPr>
        <w:t>kinh</w:t>
      </w:r>
      <w:proofErr w:type="spellEnd"/>
      <w:r w:rsidRPr="00CB4E16">
        <w:rPr>
          <w:color w:val="000000" w:themeColor="text1"/>
        </w:rPr>
        <w:t xml:space="preserve"> </w:t>
      </w:r>
      <w:proofErr w:type="spellStart"/>
      <w:r w:rsidRPr="00CB4E16">
        <w:rPr>
          <w:color w:val="000000" w:themeColor="text1"/>
        </w:rPr>
        <w:t>phí</w:t>
      </w:r>
      <w:proofErr w:type="spellEnd"/>
      <w:r w:rsidRPr="00CB4E16">
        <w:rPr>
          <w:color w:val="000000" w:themeColor="text1"/>
        </w:rPr>
        <w:t xml:space="preserve"> </w:t>
      </w:r>
      <w:proofErr w:type="spellStart"/>
      <w:r w:rsidRPr="00CB4E16">
        <w:rPr>
          <w:color w:val="000000" w:themeColor="text1"/>
        </w:rPr>
        <w:t>nghiên</w:t>
      </w:r>
      <w:proofErr w:type="spellEnd"/>
      <w:r w:rsidRPr="00CB4E16">
        <w:rPr>
          <w:color w:val="000000" w:themeColor="text1"/>
        </w:rPr>
        <w:t xml:space="preserve"> </w:t>
      </w:r>
      <w:proofErr w:type="spellStart"/>
      <w:r w:rsidRPr="00CB4E16">
        <w:rPr>
          <w:color w:val="000000" w:themeColor="text1"/>
        </w:rPr>
        <w:t>cứu</w:t>
      </w:r>
      <w:proofErr w:type="spellEnd"/>
      <w:r w:rsidRPr="00CB4E16">
        <w:rPr>
          <w:color w:val="000000" w:themeColor="text1"/>
        </w:rPr>
        <w:t xml:space="preserve"> </w:t>
      </w:r>
      <w:proofErr w:type="spellStart"/>
      <w:r w:rsidRPr="00CB4E16">
        <w:rPr>
          <w:color w:val="000000" w:themeColor="text1"/>
        </w:rPr>
        <w:t>huy</w:t>
      </w:r>
      <w:proofErr w:type="spellEnd"/>
      <w:r w:rsidRPr="00CB4E16">
        <w:rPr>
          <w:color w:val="000000" w:themeColor="text1"/>
        </w:rPr>
        <w:t xml:space="preserve"> </w:t>
      </w:r>
      <w:proofErr w:type="spellStart"/>
      <w:r w:rsidRPr="00CB4E16">
        <w:rPr>
          <w:color w:val="000000" w:themeColor="text1"/>
        </w:rPr>
        <w:t>động</w:t>
      </w:r>
      <w:proofErr w:type="spellEnd"/>
      <w:r w:rsidRPr="00CB4E16">
        <w:rPr>
          <w:color w:val="000000" w:themeColor="text1"/>
        </w:rPr>
        <w:t xml:space="preserve"> qua </w:t>
      </w:r>
      <w:proofErr w:type="spellStart"/>
      <w:r w:rsidRPr="00CB4E16">
        <w:rPr>
          <w:color w:val="000000" w:themeColor="text1"/>
        </w:rPr>
        <w:t>dịch</w:t>
      </w:r>
      <w:proofErr w:type="spellEnd"/>
      <w:r w:rsidRPr="00CB4E16">
        <w:rPr>
          <w:color w:val="000000" w:themeColor="text1"/>
        </w:rPr>
        <w:t xml:space="preserve"> </w:t>
      </w:r>
      <w:proofErr w:type="spellStart"/>
      <w:r w:rsidRPr="00CB4E16">
        <w:rPr>
          <w:color w:val="000000" w:themeColor="text1"/>
        </w:rPr>
        <w:t>vụ</w:t>
      </w:r>
      <w:proofErr w:type="spellEnd"/>
      <w:r w:rsidRPr="00CB4E16">
        <w:rPr>
          <w:color w:val="000000" w:themeColor="text1"/>
        </w:rPr>
        <w:t xml:space="preserve"> Discover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8/2026).</w:t>
      </w:r>
    </w:p>
    <w:p w14:paraId="7E0B31CC" w14:textId="77777777" w:rsidR="008C4A44" w:rsidRPr="00CB4E16" w:rsidRDefault="00000000">
      <w:pPr>
        <w:pStyle w:val="ListParagraph"/>
        <w:numPr>
          <w:ilvl w:val="0"/>
          <w:numId w:val="3"/>
        </w:numPr>
        <w:spacing w:after="120"/>
        <w:ind w:left="851" w:hanging="531"/>
        <w:jc w:val="both"/>
        <w:rPr>
          <w:color w:val="000000" w:themeColor="text1"/>
        </w:rPr>
      </w:pPr>
      <w:proofErr w:type="spellStart"/>
      <w:r w:rsidRPr="00CB4E16">
        <w:rPr>
          <w:color w:val="000000" w:themeColor="text1"/>
        </w:rPr>
        <w:t>Wazoku</w:t>
      </w:r>
      <w:proofErr w:type="spellEnd"/>
      <w:r w:rsidRPr="00CB4E16">
        <w:rPr>
          <w:color w:val="000000" w:themeColor="text1"/>
        </w:rPr>
        <w:t>/</w:t>
      </w:r>
      <w:proofErr w:type="spellStart"/>
      <w:r w:rsidRPr="00CB4E16">
        <w:rPr>
          <w:color w:val="000000" w:themeColor="text1"/>
        </w:rPr>
        <w:t>InnoCentive</w:t>
      </w:r>
      <w:proofErr w:type="spellEnd"/>
      <w:r w:rsidRPr="00CB4E16">
        <w:rPr>
          <w:color w:val="000000" w:themeColor="text1"/>
        </w:rPr>
        <w:t xml:space="preserve"> (wazoku.com), </w:t>
      </w:r>
      <w:proofErr w:type="spellStart"/>
      <w:r w:rsidRPr="00CB4E16">
        <w:rPr>
          <w:color w:val="000000" w:themeColor="text1"/>
        </w:rPr>
        <w:t>mạng</w:t>
      </w:r>
      <w:proofErr w:type="spellEnd"/>
      <w:r w:rsidRPr="00CB4E16">
        <w:rPr>
          <w:color w:val="000000" w:themeColor="text1"/>
        </w:rPr>
        <w:t xml:space="preserve"> </w:t>
      </w:r>
      <w:proofErr w:type="spellStart"/>
      <w:r w:rsidRPr="00CB4E16">
        <w:rPr>
          <w:color w:val="000000" w:themeColor="text1"/>
        </w:rPr>
        <w:t>lưới</w:t>
      </w:r>
      <w:proofErr w:type="spellEnd"/>
      <w:r w:rsidRPr="00CB4E16">
        <w:rPr>
          <w:color w:val="000000" w:themeColor="text1"/>
        </w:rPr>
        <w:t xml:space="preserve"> </w:t>
      </w:r>
      <w:proofErr w:type="spellStart"/>
      <w:r w:rsidRPr="00CB4E16">
        <w:rPr>
          <w:color w:val="000000" w:themeColor="text1"/>
        </w:rPr>
        <w:t>chuyên</w:t>
      </w:r>
      <w:proofErr w:type="spellEnd"/>
      <w:r w:rsidRPr="00CB4E16">
        <w:rPr>
          <w:color w:val="000000" w:themeColor="text1"/>
        </w:rPr>
        <w:t xml:space="preserve"> </w:t>
      </w:r>
      <w:proofErr w:type="spellStart"/>
      <w:r w:rsidRPr="00CB4E16">
        <w:rPr>
          <w:color w:val="000000" w:themeColor="text1"/>
        </w:rPr>
        <w:t>gia</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bài</w:t>
      </w:r>
      <w:proofErr w:type="spellEnd"/>
      <w:r w:rsidRPr="00CB4E16">
        <w:rPr>
          <w:color w:val="000000" w:themeColor="text1"/>
        </w:rPr>
        <w:t xml:space="preserve"> </w:t>
      </w:r>
      <w:proofErr w:type="spellStart"/>
      <w:r w:rsidRPr="00CB4E16">
        <w:rPr>
          <w:color w:val="000000" w:themeColor="text1"/>
        </w:rPr>
        <w:t>toán</w:t>
      </w:r>
      <w:proofErr w:type="spellEnd"/>
      <w:r w:rsidRPr="00CB4E16">
        <w:rPr>
          <w:color w:val="000000" w:themeColor="text1"/>
        </w:rPr>
        <w:t xml:space="preserve"> </w:t>
      </w:r>
      <w:proofErr w:type="spellStart"/>
      <w:r w:rsidRPr="00CB4E16">
        <w:rPr>
          <w:color w:val="000000" w:themeColor="text1"/>
        </w:rPr>
        <w:t>theo</w:t>
      </w:r>
      <w:proofErr w:type="spellEnd"/>
      <w:r w:rsidRPr="00CB4E16">
        <w:rPr>
          <w:color w:val="000000" w:themeColor="text1"/>
        </w:rPr>
        <w:t xml:space="preserve"> </w:t>
      </w:r>
      <w:proofErr w:type="spellStart"/>
      <w:r w:rsidRPr="00CB4E16">
        <w:rPr>
          <w:color w:val="000000" w:themeColor="text1"/>
        </w:rPr>
        <w:t>cơ</w:t>
      </w:r>
      <w:proofErr w:type="spellEnd"/>
      <w:r w:rsidRPr="00CB4E16">
        <w:rPr>
          <w:color w:val="000000" w:themeColor="text1"/>
        </w:rPr>
        <w:t xml:space="preserve"> </w:t>
      </w:r>
      <w:proofErr w:type="spellStart"/>
      <w:r w:rsidRPr="00CB4E16">
        <w:rPr>
          <w:color w:val="000000" w:themeColor="text1"/>
        </w:rPr>
        <w:t>chế</w:t>
      </w:r>
      <w:proofErr w:type="spellEnd"/>
      <w:r w:rsidRPr="00CB4E16">
        <w:rPr>
          <w:color w:val="000000" w:themeColor="text1"/>
        </w:rPr>
        <w:t xml:space="preserve"> chi </w:t>
      </w:r>
      <w:proofErr w:type="spellStart"/>
      <w:r w:rsidRPr="00CB4E16">
        <w:rPr>
          <w:color w:val="000000" w:themeColor="text1"/>
        </w:rPr>
        <w:t>trả</w:t>
      </w:r>
      <w:proofErr w:type="spellEnd"/>
      <w:r w:rsidRPr="00CB4E16">
        <w:rPr>
          <w:color w:val="000000" w:themeColor="text1"/>
        </w:rPr>
        <w:t xml:space="preserve"> </w:t>
      </w:r>
      <w:proofErr w:type="spellStart"/>
      <w:r w:rsidRPr="00CB4E16">
        <w:rPr>
          <w:color w:val="000000" w:themeColor="text1"/>
        </w:rPr>
        <w:t>cho</w:t>
      </w:r>
      <w:proofErr w:type="spellEnd"/>
      <w:r w:rsidRPr="00CB4E16">
        <w:rPr>
          <w:color w:val="000000" w:themeColor="text1"/>
        </w:rPr>
        <w:t xml:space="preserve"> </w:t>
      </w:r>
      <w:proofErr w:type="spellStart"/>
      <w:r w:rsidRPr="00CB4E16">
        <w:rPr>
          <w:color w:val="000000" w:themeColor="text1"/>
        </w:rPr>
        <w:t>lời</w:t>
      </w:r>
      <w:proofErr w:type="spellEnd"/>
      <w:r w:rsidRPr="00CB4E16">
        <w:rPr>
          <w:color w:val="000000" w:themeColor="text1"/>
        </w:rPr>
        <w:t xml:space="preserve"> </w:t>
      </w:r>
      <w:proofErr w:type="spellStart"/>
      <w:r w:rsidRPr="00CB4E16">
        <w:rPr>
          <w:color w:val="000000" w:themeColor="text1"/>
        </w:rPr>
        <w:t>giải</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8/2026).</w:t>
      </w:r>
    </w:p>
    <w:p w14:paraId="0E8258A5" w14:textId="77777777" w:rsidR="00FA0EAB" w:rsidRPr="00CB4E16" w:rsidRDefault="00000000" w:rsidP="005B3B26">
      <w:pPr>
        <w:pStyle w:val="ListParagraph"/>
        <w:numPr>
          <w:ilvl w:val="0"/>
          <w:numId w:val="3"/>
        </w:numPr>
        <w:spacing w:after="120"/>
        <w:ind w:left="851" w:hanging="531"/>
        <w:jc w:val="both"/>
        <w:rPr>
          <w:color w:val="000000" w:themeColor="text1"/>
        </w:rPr>
      </w:pPr>
      <w:r w:rsidRPr="00CB4E16">
        <w:rPr>
          <w:color w:val="000000" w:themeColor="text1"/>
        </w:rPr>
        <w:t xml:space="preserve">Korean Federation of Science and Technology Societies (KOFST), "Member Organizations", kofst.or.kr - 612 </w:t>
      </w:r>
      <w:proofErr w:type="spellStart"/>
      <w:r w:rsidRPr="00CB4E16">
        <w:rPr>
          <w:color w:val="000000" w:themeColor="text1"/>
        </w:rPr>
        <w:t>tổ</w:t>
      </w:r>
      <w:proofErr w:type="spellEnd"/>
      <w:r w:rsidRPr="00CB4E16">
        <w:rPr>
          <w:color w:val="000000" w:themeColor="text1"/>
        </w:rPr>
        <w:t xml:space="preserve"> </w:t>
      </w:r>
      <w:proofErr w:type="spellStart"/>
      <w:r w:rsidRPr="00CB4E16">
        <w:rPr>
          <w:color w:val="000000" w:themeColor="text1"/>
        </w:rPr>
        <w:t>chức</w:t>
      </w:r>
      <w:proofErr w:type="spellEnd"/>
      <w:r w:rsidRPr="00CB4E16">
        <w:rPr>
          <w:color w:val="000000" w:themeColor="text1"/>
        </w:rPr>
        <w:t xml:space="preserve"> </w:t>
      </w:r>
      <w:proofErr w:type="spellStart"/>
      <w:r w:rsidRPr="00CB4E16">
        <w:rPr>
          <w:color w:val="000000" w:themeColor="text1"/>
        </w:rPr>
        <w:t>thành</w:t>
      </w:r>
      <w:proofErr w:type="spellEnd"/>
      <w:r w:rsidRPr="00CB4E16">
        <w:rPr>
          <w:color w:val="000000" w:themeColor="text1"/>
        </w:rPr>
        <w:t xml:space="preserve"> </w:t>
      </w:r>
      <w:proofErr w:type="spellStart"/>
      <w:r w:rsidRPr="00CB4E16">
        <w:rPr>
          <w:color w:val="000000" w:themeColor="text1"/>
        </w:rPr>
        <w:t>viên</w:t>
      </w:r>
      <w:proofErr w:type="spellEnd"/>
      <w:r w:rsidRPr="00CB4E16">
        <w:rPr>
          <w:color w:val="000000" w:themeColor="text1"/>
        </w:rPr>
        <w:t xml:space="preserve"> (</w:t>
      </w:r>
      <w:proofErr w:type="spellStart"/>
      <w:r w:rsidRPr="00CB4E16">
        <w:rPr>
          <w:color w:val="000000" w:themeColor="text1"/>
        </w:rPr>
        <w:t>truy</w:t>
      </w:r>
      <w:proofErr w:type="spellEnd"/>
      <w:r w:rsidRPr="00CB4E16">
        <w:rPr>
          <w:color w:val="000000" w:themeColor="text1"/>
        </w:rPr>
        <w:t xml:space="preserve"> </w:t>
      </w:r>
      <w:proofErr w:type="spellStart"/>
      <w:r w:rsidRPr="00CB4E16">
        <w:rPr>
          <w:color w:val="000000" w:themeColor="text1"/>
        </w:rPr>
        <w:t>cập</w:t>
      </w:r>
      <w:proofErr w:type="spellEnd"/>
      <w:r w:rsidRPr="00CB4E16">
        <w:rPr>
          <w:color w:val="000000" w:themeColor="text1"/>
        </w:rPr>
        <w:t xml:space="preserve"> 8/2026).</w:t>
      </w:r>
    </w:p>
    <w:sectPr w:rsidR="00FA0EAB" w:rsidRPr="00CB4E16">
      <w:headerReference w:type="default" r:id="rId15"/>
      <w:pgSz w:w="11906" w:h="16838"/>
      <w:pgMar w:top="1134" w:right="1134" w:bottom="1134" w:left="1701" w:header="567" w:footer="567"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1" w:author="Administrator" w:date="2026-08-16T18:54:00Z" w:initials="A">
    <w:p w14:paraId="75C50D42" w14:textId="6D0AF7A7" w:rsidR="000D6BC2" w:rsidRPr="000D6BC2" w:rsidRDefault="000D6BC2" w:rsidP="000D6BC2">
      <w:pPr>
        <w:pStyle w:val="CommentText"/>
      </w:pPr>
      <w:r>
        <w:rPr>
          <w:rStyle w:val="CommentReference"/>
        </w:rPr>
        <w:annotationRef/>
      </w:r>
      <w:proofErr w:type="spellStart"/>
      <w:r w:rsidRPr="000D6BC2">
        <w:t>Đoạn</w:t>
      </w:r>
      <w:proofErr w:type="spellEnd"/>
      <w:r w:rsidRPr="000D6BC2">
        <w:t xml:space="preserve"> </w:t>
      </w:r>
      <w:proofErr w:type="spellStart"/>
      <w:r w:rsidRPr="000D6BC2">
        <w:t>này</w:t>
      </w:r>
      <w:proofErr w:type="spellEnd"/>
      <w:r w:rsidRPr="000D6BC2">
        <w:t xml:space="preserve"> </w:t>
      </w:r>
      <w:proofErr w:type="spellStart"/>
      <w:r w:rsidRPr="000D6BC2">
        <w:t>giúp</w:t>
      </w:r>
      <w:proofErr w:type="spellEnd"/>
      <w:r w:rsidRPr="000D6BC2">
        <w:t xml:space="preserve"> </w:t>
      </w:r>
      <w:proofErr w:type="spellStart"/>
      <w:r w:rsidRPr="000D6BC2">
        <w:t>hội</w:t>
      </w:r>
      <w:proofErr w:type="spellEnd"/>
      <w:r w:rsidRPr="000D6BC2">
        <w:t xml:space="preserve"> </w:t>
      </w:r>
      <w:proofErr w:type="spellStart"/>
      <w:r w:rsidRPr="000D6BC2">
        <w:t>đồng</w:t>
      </w:r>
      <w:proofErr w:type="spellEnd"/>
      <w:r w:rsidRPr="000D6BC2">
        <w:t xml:space="preserve"> </w:t>
      </w:r>
      <w:proofErr w:type="spellStart"/>
      <w:r w:rsidRPr="000D6BC2">
        <w:t>hiểu</w:t>
      </w:r>
      <w:proofErr w:type="spellEnd"/>
      <w:r w:rsidRPr="000D6BC2">
        <w:t xml:space="preserve"> </w:t>
      </w:r>
      <w:proofErr w:type="spellStart"/>
      <w:r w:rsidRPr="000D6BC2">
        <w:t>ngay</w:t>
      </w:r>
      <w:proofErr w:type="spellEnd"/>
      <w:r w:rsidRPr="000D6BC2">
        <w:t>:</w:t>
      </w:r>
      <w:r>
        <w:t xml:space="preserve"> </w:t>
      </w:r>
      <w:r w:rsidRPr="000D6BC2">
        <w:rPr>
          <w:b/>
          <w:bCs/>
        </w:rPr>
        <w:t xml:space="preserve">VI CONNECT </w:t>
      </w:r>
      <w:proofErr w:type="spellStart"/>
      <w:r w:rsidRPr="000D6BC2">
        <w:rPr>
          <w:b/>
          <w:bCs/>
        </w:rPr>
        <w:t>không</w:t>
      </w:r>
      <w:proofErr w:type="spellEnd"/>
      <w:r w:rsidRPr="000D6BC2">
        <w:rPr>
          <w:b/>
          <w:bCs/>
        </w:rPr>
        <w:t xml:space="preserve"> </w:t>
      </w:r>
      <w:proofErr w:type="spellStart"/>
      <w:r w:rsidRPr="000D6BC2">
        <w:rPr>
          <w:b/>
          <w:bCs/>
        </w:rPr>
        <w:t>phải</w:t>
      </w:r>
      <w:proofErr w:type="spellEnd"/>
      <w:r w:rsidRPr="000D6BC2">
        <w:rPr>
          <w:b/>
          <w:bCs/>
        </w:rPr>
        <w:t xml:space="preserve"> “</w:t>
      </w:r>
      <w:proofErr w:type="spellStart"/>
      <w:r w:rsidRPr="000D6BC2">
        <w:rPr>
          <w:b/>
          <w:bCs/>
        </w:rPr>
        <w:t>thêm</w:t>
      </w:r>
      <w:proofErr w:type="spellEnd"/>
      <w:r w:rsidRPr="000D6BC2">
        <w:rPr>
          <w:b/>
          <w:bCs/>
        </w:rPr>
        <w:t xml:space="preserve"> </w:t>
      </w:r>
      <w:proofErr w:type="spellStart"/>
      <w:r w:rsidRPr="000D6BC2">
        <w:rPr>
          <w:b/>
          <w:bCs/>
        </w:rPr>
        <w:t>một</w:t>
      </w:r>
      <w:proofErr w:type="spellEnd"/>
      <w:r w:rsidRPr="000D6BC2">
        <w:rPr>
          <w:b/>
          <w:bCs/>
        </w:rPr>
        <w:t xml:space="preserve"> app KH&amp;CN”.</w:t>
      </w:r>
      <w:r>
        <w:rPr>
          <w:b/>
          <w:bCs/>
        </w:rPr>
        <w:t xml:space="preserve"> </w:t>
      </w:r>
      <w:proofErr w:type="spellStart"/>
      <w:r w:rsidRPr="000D6BC2">
        <w:t>Mà</w:t>
      </w:r>
      <w:proofErr w:type="spellEnd"/>
      <w:r w:rsidRPr="000D6BC2">
        <w:t xml:space="preserve"> </w:t>
      </w:r>
      <w:proofErr w:type="spellStart"/>
      <w:r w:rsidRPr="000D6BC2">
        <w:t>là</w:t>
      </w:r>
      <w:proofErr w:type="spellEnd"/>
      <w:r w:rsidRPr="000D6BC2">
        <w:t>:</w:t>
      </w:r>
      <w:r>
        <w:t xml:space="preserve"> </w:t>
      </w:r>
      <w:proofErr w:type="spellStart"/>
      <w:r w:rsidRPr="000D6BC2">
        <w:rPr>
          <w:b/>
          <w:bCs/>
        </w:rPr>
        <w:t>hạ</w:t>
      </w:r>
      <w:proofErr w:type="spellEnd"/>
      <w:r w:rsidRPr="000D6BC2">
        <w:rPr>
          <w:b/>
          <w:bCs/>
        </w:rPr>
        <w:t xml:space="preserve"> </w:t>
      </w:r>
      <w:proofErr w:type="spellStart"/>
      <w:r w:rsidRPr="000D6BC2">
        <w:rPr>
          <w:b/>
          <w:bCs/>
        </w:rPr>
        <w:t>tầng</w:t>
      </w:r>
      <w:proofErr w:type="spellEnd"/>
      <w:r w:rsidRPr="000D6BC2">
        <w:rPr>
          <w:b/>
          <w:bCs/>
        </w:rPr>
        <w:t xml:space="preserve"> </w:t>
      </w:r>
      <w:proofErr w:type="spellStart"/>
      <w:r w:rsidRPr="000D6BC2">
        <w:rPr>
          <w:b/>
          <w:bCs/>
        </w:rPr>
        <w:t>biến</w:t>
      </w:r>
      <w:proofErr w:type="spellEnd"/>
      <w:r w:rsidRPr="000D6BC2">
        <w:rPr>
          <w:b/>
          <w:bCs/>
        </w:rPr>
        <w:t xml:space="preserve"> </w:t>
      </w:r>
      <w:proofErr w:type="spellStart"/>
      <w:r w:rsidRPr="000D6BC2">
        <w:rPr>
          <w:b/>
          <w:bCs/>
        </w:rPr>
        <w:t>dữ</w:t>
      </w:r>
      <w:proofErr w:type="spellEnd"/>
      <w:r w:rsidRPr="000D6BC2">
        <w:rPr>
          <w:b/>
          <w:bCs/>
        </w:rPr>
        <w:t xml:space="preserve"> </w:t>
      </w:r>
      <w:proofErr w:type="spellStart"/>
      <w:r w:rsidRPr="000D6BC2">
        <w:rPr>
          <w:b/>
          <w:bCs/>
        </w:rPr>
        <w:t>liệu</w:t>
      </w:r>
      <w:proofErr w:type="spellEnd"/>
      <w:r w:rsidRPr="000D6BC2">
        <w:rPr>
          <w:b/>
          <w:bCs/>
        </w:rPr>
        <w:t xml:space="preserve"> KH&amp;CN </w:t>
      </w:r>
      <w:proofErr w:type="spellStart"/>
      <w:r w:rsidRPr="000D6BC2">
        <w:rPr>
          <w:b/>
          <w:bCs/>
        </w:rPr>
        <w:t>thành</w:t>
      </w:r>
      <w:proofErr w:type="spellEnd"/>
      <w:r w:rsidRPr="000D6BC2">
        <w:rPr>
          <w:b/>
          <w:bCs/>
        </w:rPr>
        <w:t xml:space="preserve"> </w:t>
      </w:r>
      <w:proofErr w:type="spellStart"/>
      <w:r w:rsidRPr="000D6BC2">
        <w:rPr>
          <w:b/>
          <w:bCs/>
        </w:rPr>
        <w:t>hành</w:t>
      </w:r>
      <w:proofErr w:type="spellEnd"/>
      <w:r w:rsidRPr="000D6BC2">
        <w:rPr>
          <w:b/>
          <w:bCs/>
        </w:rPr>
        <w:t xml:space="preserve"> </w:t>
      </w:r>
      <w:proofErr w:type="spellStart"/>
      <w:r w:rsidRPr="000D6BC2">
        <w:rPr>
          <w:b/>
          <w:bCs/>
        </w:rPr>
        <w:t>động</w:t>
      </w:r>
      <w:proofErr w:type="spellEnd"/>
      <w:r w:rsidRPr="000D6BC2">
        <w:rPr>
          <w:b/>
          <w:bCs/>
        </w:rPr>
        <w:t xml:space="preserve"> </w:t>
      </w:r>
      <w:proofErr w:type="spellStart"/>
      <w:r w:rsidRPr="000D6BC2">
        <w:rPr>
          <w:b/>
          <w:bCs/>
        </w:rPr>
        <w:t>và</w:t>
      </w:r>
      <w:proofErr w:type="spellEnd"/>
      <w:r w:rsidRPr="000D6BC2">
        <w:rPr>
          <w:b/>
          <w:bCs/>
        </w:rPr>
        <w:t xml:space="preserve"> </w:t>
      </w:r>
      <w:proofErr w:type="spellStart"/>
      <w:r w:rsidRPr="000D6BC2">
        <w:rPr>
          <w:b/>
          <w:bCs/>
        </w:rPr>
        <w:t>giao</w:t>
      </w:r>
      <w:proofErr w:type="spellEnd"/>
      <w:r w:rsidRPr="000D6BC2">
        <w:rPr>
          <w:b/>
          <w:bCs/>
        </w:rPr>
        <w:t xml:space="preserve"> </w:t>
      </w:r>
      <w:proofErr w:type="spellStart"/>
      <w:r w:rsidRPr="000D6BC2">
        <w:rPr>
          <w:b/>
          <w:bCs/>
        </w:rPr>
        <w:t>dịch</w:t>
      </w:r>
      <w:proofErr w:type="spellEnd"/>
      <w:r w:rsidRPr="000D6BC2">
        <w:rPr>
          <w:b/>
          <w:bCs/>
        </w:rPr>
        <w:t>.</w:t>
      </w:r>
    </w:p>
    <w:p w14:paraId="6A3C7572" w14:textId="239A8C06" w:rsidR="000D6BC2" w:rsidRDefault="000D6BC2">
      <w:pPr>
        <w:pStyle w:val="CommentText"/>
      </w:pPr>
    </w:p>
  </w:comment>
  <w:comment w:id="1281" w:author="Administrator" w:date="2026-08-16T19:03:00Z" w:initials="A">
    <w:p w14:paraId="448E0502" w14:textId="42C8963F" w:rsidR="003F68DE" w:rsidRPr="003F68DE" w:rsidRDefault="003F68DE" w:rsidP="003F68DE">
      <w:pPr>
        <w:pStyle w:val="CommentText"/>
      </w:pPr>
      <w:r>
        <w:rPr>
          <w:rStyle w:val="CommentReference"/>
        </w:rPr>
        <w:annotationRef/>
      </w:r>
      <w:r w:rsidRPr="003F68DE">
        <w:rPr>
          <w:b/>
          <w:bCs/>
        </w:rPr>
        <w:t xml:space="preserve">AI </w:t>
      </w:r>
      <w:proofErr w:type="spellStart"/>
      <w:r w:rsidRPr="003F68DE">
        <w:rPr>
          <w:b/>
          <w:bCs/>
        </w:rPr>
        <w:t>tốt</w:t>
      </w:r>
      <w:proofErr w:type="spellEnd"/>
      <w:r w:rsidRPr="003F68DE">
        <w:rPr>
          <w:b/>
          <w:bCs/>
        </w:rPr>
        <w:t xml:space="preserve"> </w:t>
      </w:r>
      <w:proofErr w:type="spellStart"/>
      <w:r w:rsidRPr="003F68DE">
        <w:rPr>
          <w:b/>
          <w:bCs/>
        </w:rPr>
        <w:t>không</w:t>
      </w:r>
      <w:proofErr w:type="spellEnd"/>
      <w:r w:rsidRPr="003F68DE">
        <w:rPr>
          <w:b/>
          <w:bCs/>
        </w:rPr>
        <w:t xml:space="preserve"> </w:t>
      </w:r>
      <w:proofErr w:type="spellStart"/>
      <w:r w:rsidRPr="003F68DE">
        <w:rPr>
          <w:b/>
          <w:bCs/>
        </w:rPr>
        <w:t>thể</w:t>
      </w:r>
      <w:proofErr w:type="spellEnd"/>
      <w:r w:rsidRPr="003F68DE">
        <w:rPr>
          <w:b/>
          <w:bCs/>
        </w:rPr>
        <w:t xml:space="preserve"> </w:t>
      </w:r>
      <w:proofErr w:type="spellStart"/>
      <w:r w:rsidRPr="003F68DE">
        <w:rPr>
          <w:b/>
          <w:bCs/>
        </w:rPr>
        <w:t>cứu</w:t>
      </w:r>
      <w:proofErr w:type="spellEnd"/>
      <w:r w:rsidRPr="003F68DE">
        <w:rPr>
          <w:b/>
          <w:bCs/>
        </w:rPr>
        <w:t xml:space="preserve"> </w:t>
      </w:r>
      <w:proofErr w:type="spellStart"/>
      <w:r w:rsidRPr="003F68DE">
        <w:rPr>
          <w:b/>
          <w:bCs/>
        </w:rPr>
        <w:t>được</w:t>
      </w:r>
      <w:proofErr w:type="spellEnd"/>
      <w:r w:rsidRPr="003F68DE">
        <w:rPr>
          <w:b/>
          <w:bCs/>
        </w:rPr>
        <w:t xml:space="preserve"> </w:t>
      </w:r>
      <w:proofErr w:type="spellStart"/>
      <w:r w:rsidRPr="003F68DE">
        <w:rPr>
          <w:b/>
          <w:bCs/>
        </w:rPr>
        <w:t>dữ</w:t>
      </w:r>
      <w:proofErr w:type="spellEnd"/>
      <w:r w:rsidRPr="003F68DE">
        <w:rPr>
          <w:b/>
          <w:bCs/>
        </w:rPr>
        <w:t xml:space="preserve"> </w:t>
      </w:r>
      <w:proofErr w:type="spellStart"/>
      <w:r w:rsidRPr="003F68DE">
        <w:rPr>
          <w:b/>
          <w:bCs/>
        </w:rPr>
        <w:t>liệu</w:t>
      </w:r>
      <w:proofErr w:type="spellEnd"/>
      <w:r w:rsidRPr="003F68DE">
        <w:rPr>
          <w:b/>
          <w:bCs/>
        </w:rPr>
        <w:t xml:space="preserve"> </w:t>
      </w:r>
      <w:proofErr w:type="spellStart"/>
      <w:r w:rsidRPr="003F68DE">
        <w:rPr>
          <w:b/>
          <w:bCs/>
        </w:rPr>
        <w:t>xấu</w:t>
      </w:r>
      <w:proofErr w:type="spellEnd"/>
      <w:r w:rsidRPr="003F68DE">
        <w:rPr>
          <w:b/>
          <w:bCs/>
        </w:rPr>
        <w:t>.</w:t>
      </w:r>
      <w:r>
        <w:rPr>
          <w:b/>
          <w:bCs/>
        </w:rPr>
        <w:t xml:space="preserve"> </w:t>
      </w:r>
      <w:proofErr w:type="spellStart"/>
      <w:r w:rsidRPr="003F68DE">
        <w:t>Nếu</w:t>
      </w:r>
      <w:proofErr w:type="spellEnd"/>
      <w:r w:rsidRPr="003F68DE">
        <w:t xml:space="preserve"> </w:t>
      </w:r>
      <w:proofErr w:type="spellStart"/>
      <w:r w:rsidRPr="003F68DE">
        <w:t>làm</w:t>
      </w:r>
      <w:proofErr w:type="spellEnd"/>
      <w:r w:rsidRPr="003F68DE">
        <w:t xml:space="preserve"> </w:t>
      </w:r>
      <w:proofErr w:type="spellStart"/>
      <w:r w:rsidRPr="003F68DE">
        <w:t>được</w:t>
      </w:r>
      <w:proofErr w:type="spellEnd"/>
      <w:r w:rsidRPr="003F68DE">
        <w:t xml:space="preserve"> </w:t>
      </w:r>
      <w:proofErr w:type="spellStart"/>
      <w:r w:rsidRPr="003F68DE">
        <w:t>phần</w:t>
      </w:r>
      <w:proofErr w:type="spellEnd"/>
      <w:r w:rsidRPr="003F68DE">
        <w:t xml:space="preserve"> </w:t>
      </w:r>
      <w:proofErr w:type="spellStart"/>
      <w:r w:rsidRPr="003F68DE">
        <w:t>này</w:t>
      </w:r>
      <w:proofErr w:type="spellEnd"/>
      <w:r w:rsidRPr="003F68DE">
        <w:t xml:space="preserve">, VI CONNECT </w:t>
      </w:r>
      <w:proofErr w:type="spellStart"/>
      <w:r w:rsidRPr="003F68DE">
        <w:t>sở</w:t>
      </w:r>
      <w:proofErr w:type="spellEnd"/>
      <w:r w:rsidRPr="003F68DE">
        <w:t xml:space="preserve"> </w:t>
      </w:r>
      <w:proofErr w:type="spellStart"/>
      <w:r w:rsidRPr="003F68DE">
        <w:t>hữu</w:t>
      </w:r>
      <w:proofErr w:type="spellEnd"/>
      <w:r w:rsidRPr="003F68DE">
        <w:t xml:space="preserve"> </w:t>
      </w:r>
      <w:proofErr w:type="spellStart"/>
      <w:r w:rsidRPr="003F68DE">
        <w:t>một</w:t>
      </w:r>
      <w:proofErr w:type="spellEnd"/>
      <w:r w:rsidRPr="003F68DE">
        <w:t xml:space="preserve"> </w:t>
      </w:r>
      <w:proofErr w:type="spellStart"/>
      <w:r w:rsidRPr="003F68DE">
        <w:t>tài</w:t>
      </w:r>
      <w:proofErr w:type="spellEnd"/>
      <w:r w:rsidRPr="003F68DE">
        <w:t xml:space="preserve"> </w:t>
      </w:r>
      <w:proofErr w:type="spellStart"/>
      <w:r w:rsidRPr="003F68DE">
        <w:t>sản</w:t>
      </w:r>
      <w:proofErr w:type="spellEnd"/>
      <w:r w:rsidRPr="003F68DE">
        <w:t xml:space="preserve"> </w:t>
      </w:r>
      <w:proofErr w:type="spellStart"/>
      <w:r w:rsidRPr="003F68DE">
        <w:t>cực</w:t>
      </w:r>
      <w:proofErr w:type="spellEnd"/>
      <w:r w:rsidRPr="003F68DE">
        <w:t xml:space="preserve"> </w:t>
      </w:r>
      <w:proofErr w:type="spellStart"/>
      <w:r w:rsidRPr="003F68DE">
        <w:t>kỳ</w:t>
      </w:r>
      <w:proofErr w:type="spellEnd"/>
      <w:r w:rsidRPr="003F68DE">
        <w:t xml:space="preserve"> </w:t>
      </w:r>
      <w:proofErr w:type="spellStart"/>
      <w:r w:rsidRPr="003F68DE">
        <w:t>mạnh</w:t>
      </w:r>
      <w:proofErr w:type="spellEnd"/>
      <w:r w:rsidRPr="003F68DE">
        <w:t>:</w:t>
      </w:r>
      <w:r>
        <w:t xml:space="preserve"> </w:t>
      </w:r>
      <w:r w:rsidRPr="003F68DE">
        <w:rPr>
          <w:b/>
          <w:bCs/>
        </w:rPr>
        <w:t xml:space="preserve">Verified Science Graph </w:t>
      </w:r>
      <w:proofErr w:type="spellStart"/>
      <w:r w:rsidRPr="003F68DE">
        <w:rPr>
          <w:b/>
          <w:bCs/>
        </w:rPr>
        <w:t>của</w:t>
      </w:r>
      <w:proofErr w:type="spellEnd"/>
      <w:r w:rsidRPr="003F68DE">
        <w:rPr>
          <w:b/>
          <w:bCs/>
        </w:rPr>
        <w:t xml:space="preserve"> Việt Nam.</w:t>
      </w:r>
    </w:p>
    <w:p w14:paraId="1E82D761" w14:textId="1762ED14" w:rsidR="003F68DE" w:rsidRDefault="003F68DE">
      <w:pPr>
        <w:pStyle w:val="CommentText"/>
      </w:pPr>
    </w:p>
  </w:comment>
  <w:comment w:id="1525" w:author="Administrator" w:date="2026-08-16T19:07:00Z" w:initials="A">
    <w:p w14:paraId="2CDACD10" w14:textId="0008E7B7" w:rsidR="00E00E28" w:rsidRDefault="00E00E28">
      <w:pPr>
        <w:pStyle w:val="CommentText"/>
      </w:pPr>
      <w:r>
        <w:rPr>
          <w:rStyle w:val="CommentReference"/>
        </w:rPr>
        <w:annotationRef/>
      </w:r>
      <w:proofErr w:type="spellStart"/>
      <w:r w:rsidRPr="00E00E28">
        <w:t>Bài</w:t>
      </w:r>
      <w:proofErr w:type="spellEnd"/>
      <w:r w:rsidRPr="00E00E28">
        <w:t xml:space="preserve"> </w:t>
      </w:r>
      <w:proofErr w:type="spellStart"/>
      <w:r w:rsidRPr="00E00E28">
        <w:t>toán</w:t>
      </w:r>
      <w:proofErr w:type="spellEnd"/>
      <w:r w:rsidRPr="00E00E28">
        <w:t xml:space="preserve"> → AI </w:t>
      </w:r>
      <w:proofErr w:type="spellStart"/>
      <w:r w:rsidRPr="00E00E28">
        <w:t>tìm</w:t>
      </w:r>
      <w:proofErr w:type="spellEnd"/>
      <w:r w:rsidRPr="00E00E28">
        <w:t xml:space="preserve"> </w:t>
      </w:r>
      <w:proofErr w:type="spellStart"/>
      <w:r w:rsidRPr="00E00E28">
        <w:t>từng</w:t>
      </w:r>
      <w:proofErr w:type="spellEnd"/>
      <w:r w:rsidRPr="00E00E28">
        <w:t xml:space="preserve"> </w:t>
      </w:r>
      <w:proofErr w:type="spellStart"/>
      <w:r w:rsidRPr="00E00E28">
        <w:t>nguồn</w:t>
      </w:r>
      <w:proofErr w:type="spellEnd"/>
      <w:r w:rsidRPr="00E00E28">
        <w:t xml:space="preserve"> </w:t>
      </w:r>
      <w:proofErr w:type="spellStart"/>
      <w:r w:rsidRPr="00E00E28">
        <w:t>lực</w:t>
      </w:r>
      <w:proofErr w:type="spellEnd"/>
      <w:r w:rsidRPr="00E00E28">
        <w:t xml:space="preserve"> → AI </w:t>
      </w:r>
      <w:proofErr w:type="spellStart"/>
      <w:r w:rsidRPr="00E00E28">
        <w:t>ghép</w:t>
      </w:r>
      <w:proofErr w:type="spellEnd"/>
      <w:r w:rsidRPr="00E00E28">
        <w:t xml:space="preserve"> </w:t>
      </w:r>
      <w:proofErr w:type="spellStart"/>
      <w:r w:rsidRPr="00E00E28">
        <w:t>thành</w:t>
      </w:r>
      <w:proofErr w:type="spellEnd"/>
      <w:r w:rsidRPr="00E00E28">
        <w:t xml:space="preserve"> </w:t>
      </w:r>
      <w:proofErr w:type="spellStart"/>
      <w:r w:rsidRPr="00E00E28">
        <w:t>đội</w:t>
      </w:r>
      <w:proofErr w:type="spellEnd"/>
      <w:r w:rsidRPr="00E00E28">
        <w:t xml:space="preserve"> </w:t>
      </w:r>
      <w:proofErr w:type="spellStart"/>
      <w:r w:rsidRPr="00E00E28">
        <w:t>hình</w:t>
      </w:r>
      <w:proofErr w:type="spellEnd"/>
      <w:r w:rsidRPr="00E00E28">
        <w:t xml:space="preserve"> → con </w:t>
      </w:r>
      <w:proofErr w:type="spellStart"/>
      <w:r w:rsidRPr="00E00E28">
        <w:t>người</w:t>
      </w:r>
      <w:proofErr w:type="spellEnd"/>
      <w:r w:rsidRPr="00E00E28">
        <w:t xml:space="preserve"> </w:t>
      </w:r>
      <w:proofErr w:type="spellStart"/>
      <w:r w:rsidRPr="00E00E28">
        <w:t>phê</w:t>
      </w:r>
      <w:proofErr w:type="spellEnd"/>
      <w:r w:rsidRPr="00E00E28">
        <w:t xml:space="preserve"> </w:t>
      </w:r>
      <w:proofErr w:type="spellStart"/>
      <w:r w:rsidRPr="00E00E28">
        <w:t>duyệt</w:t>
      </w:r>
      <w:proofErr w:type="spellEnd"/>
      <w:r w:rsidRPr="00E00E28">
        <w:t xml:space="preserve"> → </w:t>
      </w:r>
      <w:proofErr w:type="spellStart"/>
      <w:r w:rsidRPr="00E00E28">
        <w:t>tạo</w:t>
      </w:r>
      <w:proofErr w:type="spellEnd"/>
      <w:r w:rsidRPr="00E00E28">
        <w:t xml:space="preserve"> Project/Collaboration.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3C7572" w15:done="0"/>
  <w15:commentEx w15:paraId="1E82D761" w15:done="0"/>
  <w15:commentEx w15:paraId="2CDACD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17AC42" w16cex:dateUtc="2026-08-16T11:54:00Z"/>
  <w16cex:commentExtensible w16cex:durableId="053F5A95" w16cex:dateUtc="2026-08-16T12:03:00Z"/>
  <w16cex:commentExtensible w16cex:durableId="23B46B90" w16cex:dateUtc="2026-08-16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3C7572" w16cid:durableId="2117AC42"/>
  <w16cid:commentId w16cid:paraId="1E82D761" w16cid:durableId="053F5A95"/>
  <w16cid:commentId w16cid:paraId="2CDACD10" w16cid:durableId="23B46B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3BDE4" w14:textId="77777777" w:rsidR="000B2C53" w:rsidRDefault="000B2C53">
      <w:r>
        <w:separator/>
      </w:r>
    </w:p>
  </w:endnote>
  <w:endnote w:type="continuationSeparator" w:id="0">
    <w:p w14:paraId="3BBB13F8" w14:textId="77777777" w:rsidR="000B2C53" w:rsidRDefault="000B2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AE9F" w14:textId="77777777" w:rsidR="000B2C53" w:rsidRDefault="000B2C53">
      <w:r>
        <w:separator/>
      </w:r>
    </w:p>
  </w:footnote>
  <w:footnote w:type="continuationSeparator" w:id="0">
    <w:p w14:paraId="1A180EC5" w14:textId="77777777" w:rsidR="000B2C53" w:rsidRDefault="000B2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1CAFF" w14:textId="77777777" w:rsidR="008C4A44" w:rsidRDefault="00000000">
    <w:pPr>
      <w:jc w:val="center"/>
    </w:pPr>
    <w:r>
      <w:rPr>
        <w:sz w:val="26"/>
      </w:rPr>
      <w:fldChar w:fldCharType="begin"/>
    </w:r>
    <w:r>
      <w:rPr>
        <w:sz w:val="26"/>
      </w:rPr>
      <w:instrText xml:space="preserve"> PAGE </w:instrText>
    </w:r>
    <w:r>
      <w:rPr>
        <w:sz w:val="26"/>
      </w:rPr>
      <w:fldChar w:fldCharType="separate"/>
    </w:r>
    <w:r w:rsidR="005B481C">
      <w:rPr>
        <w:noProof/>
        <w:sz w:val="26"/>
      </w:rPr>
      <w:t>2</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A5"/>
    <w:multiLevelType w:val="multilevel"/>
    <w:tmpl w:val="0E94C92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ADD"/>
    <w:multiLevelType w:val="multilevel"/>
    <w:tmpl w:val="ABA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0DE"/>
    <w:multiLevelType w:val="multilevel"/>
    <w:tmpl w:val="CAA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46B09"/>
    <w:multiLevelType w:val="multilevel"/>
    <w:tmpl w:val="2F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A8"/>
    <w:multiLevelType w:val="multilevel"/>
    <w:tmpl w:val="D39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D4F37"/>
    <w:multiLevelType w:val="hybridMultilevel"/>
    <w:tmpl w:val="0D0E2D22"/>
    <w:lvl w:ilvl="0" w:tplc="D6FAC22C">
      <w:start w:val="1"/>
      <w:numFmt w:val="bullet"/>
      <w:lvlText w:val=""/>
      <w:lvlJc w:val="left"/>
      <w:pPr>
        <w:ind w:left="1180" w:hanging="360"/>
      </w:pPr>
      <w:rPr>
        <w:rFonts w:ascii="Symbol" w:hAnsi="Symbol" w:hint="default"/>
      </w:rPr>
    </w:lvl>
    <w:lvl w:ilvl="1" w:tplc="FFFFFFFF" w:tentative="1">
      <w:start w:val="1"/>
      <w:numFmt w:val="bullet"/>
      <w:lvlText w:val="o"/>
      <w:lvlJc w:val="left"/>
      <w:pPr>
        <w:ind w:left="1900" w:hanging="360"/>
      </w:pPr>
      <w:rPr>
        <w:rFonts w:ascii="Courier New" w:hAnsi="Courier New" w:cs="Courier New" w:hint="default"/>
      </w:rPr>
    </w:lvl>
    <w:lvl w:ilvl="2" w:tplc="FFFFFFFF" w:tentative="1">
      <w:start w:val="1"/>
      <w:numFmt w:val="bullet"/>
      <w:lvlText w:val=""/>
      <w:lvlJc w:val="left"/>
      <w:pPr>
        <w:ind w:left="2620" w:hanging="360"/>
      </w:pPr>
      <w:rPr>
        <w:rFonts w:ascii="Wingdings" w:hAnsi="Wingdings" w:hint="default"/>
      </w:rPr>
    </w:lvl>
    <w:lvl w:ilvl="3" w:tplc="FFFFFFFF" w:tentative="1">
      <w:start w:val="1"/>
      <w:numFmt w:val="bullet"/>
      <w:lvlText w:val=""/>
      <w:lvlJc w:val="left"/>
      <w:pPr>
        <w:ind w:left="3340" w:hanging="360"/>
      </w:pPr>
      <w:rPr>
        <w:rFonts w:ascii="Symbol" w:hAnsi="Symbol" w:hint="default"/>
      </w:rPr>
    </w:lvl>
    <w:lvl w:ilvl="4" w:tplc="FFFFFFFF" w:tentative="1">
      <w:start w:val="1"/>
      <w:numFmt w:val="bullet"/>
      <w:lvlText w:val="o"/>
      <w:lvlJc w:val="left"/>
      <w:pPr>
        <w:ind w:left="4060" w:hanging="360"/>
      </w:pPr>
      <w:rPr>
        <w:rFonts w:ascii="Courier New" w:hAnsi="Courier New" w:cs="Courier New" w:hint="default"/>
      </w:rPr>
    </w:lvl>
    <w:lvl w:ilvl="5" w:tplc="FFFFFFFF" w:tentative="1">
      <w:start w:val="1"/>
      <w:numFmt w:val="bullet"/>
      <w:lvlText w:val=""/>
      <w:lvlJc w:val="left"/>
      <w:pPr>
        <w:ind w:left="4780" w:hanging="360"/>
      </w:pPr>
      <w:rPr>
        <w:rFonts w:ascii="Wingdings" w:hAnsi="Wingdings" w:hint="default"/>
      </w:rPr>
    </w:lvl>
    <w:lvl w:ilvl="6" w:tplc="FFFFFFFF" w:tentative="1">
      <w:start w:val="1"/>
      <w:numFmt w:val="bullet"/>
      <w:lvlText w:val=""/>
      <w:lvlJc w:val="left"/>
      <w:pPr>
        <w:ind w:left="5500" w:hanging="360"/>
      </w:pPr>
      <w:rPr>
        <w:rFonts w:ascii="Symbol" w:hAnsi="Symbol" w:hint="default"/>
      </w:rPr>
    </w:lvl>
    <w:lvl w:ilvl="7" w:tplc="FFFFFFFF" w:tentative="1">
      <w:start w:val="1"/>
      <w:numFmt w:val="bullet"/>
      <w:lvlText w:val="o"/>
      <w:lvlJc w:val="left"/>
      <w:pPr>
        <w:ind w:left="6220" w:hanging="360"/>
      </w:pPr>
      <w:rPr>
        <w:rFonts w:ascii="Courier New" w:hAnsi="Courier New" w:cs="Courier New" w:hint="default"/>
      </w:rPr>
    </w:lvl>
    <w:lvl w:ilvl="8" w:tplc="FFFFFFFF" w:tentative="1">
      <w:start w:val="1"/>
      <w:numFmt w:val="bullet"/>
      <w:lvlText w:val=""/>
      <w:lvlJc w:val="left"/>
      <w:pPr>
        <w:ind w:left="6940" w:hanging="360"/>
      </w:pPr>
      <w:rPr>
        <w:rFonts w:ascii="Wingdings" w:hAnsi="Wingdings" w:hint="default"/>
      </w:rPr>
    </w:lvl>
  </w:abstractNum>
  <w:abstractNum w:abstractNumId="6" w15:restartNumberingAfterBreak="0">
    <w:nsid w:val="0C4F573D"/>
    <w:multiLevelType w:val="multilevel"/>
    <w:tmpl w:val="26C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842F7"/>
    <w:multiLevelType w:val="multilevel"/>
    <w:tmpl w:val="8AF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071AB"/>
    <w:multiLevelType w:val="multilevel"/>
    <w:tmpl w:val="FF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470AF"/>
    <w:multiLevelType w:val="multilevel"/>
    <w:tmpl w:val="975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D0466"/>
    <w:multiLevelType w:val="multilevel"/>
    <w:tmpl w:val="DB4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C4065"/>
    <w:multiLevelType w:val="multilevel"/>
    <w:tmpl w:val="337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D0928"/>
    <w:multiLevelType w:val="multilevel"/>
    <w:tmpl w:val="01E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4248B"/>
    <w:multiLevelType w:val="multilevel"/>
    <w:tmpl w:val="4E4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07C4E"/>
    <w:multiLevelType w:val="multilevel"/>
    <w:tmpl w:val="1A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F5BD1"/>
    <w:multiLevelType w:val="multilevel"/>
    <w:tmpl w:val="3A4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E0E83"/>
    <w:multiLevelType w:val="multilevel"/>
    <w:tmpl w:val="BFC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D1BD7"/>
    <w:multiLevelType w:val="multilevel"/>
    <w:tmpl w:val="711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533CD"/>
    <w:multiLevelType w:val="multilevel"/>
    <w:tmpl w:val="E74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94944"/>
    <w:multiLevelType w:val="multilevel"/>
    <w:tmpl w:val="039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F65BC"/>
    <w:multiLevelType w:val="hybridMultilevel"/>
    <w:tmpl w:val="564C331C"/>
    <w:lvl w:ilvl="0" w:tplc="1E46DD86">
      <w:start w:val="1"/>
      <w:numFmt w:val="decimal"/>
      <w:lvlText w:val="[%1]"/>
      <w:lvlJc w:val="left"/>
      <w:pPr>
        <w:ind w:left="720" w:hanging="400"/>
      </w:pPr>
    </w:lvl>
    <w:lvl w:ilvl="1" w:tplc="D68E9D60">
      <w:numFmt w:val="decimal"/>
      <w:lvlText w:val=""/>
      <w:lvlJc w:val="left"/>
    </w:lvl>
    <w:lvl w:ilvl="2" w:tplc="11DA34BC">
      <w:numFmt w:val="decimal"/>
      <w:lvlText w:val=""/>
      <w:lvlJc w:val="left"/>
    </w:lvl>
    <w:lvl w:ilvl="3" w:tplc="5936D5EE">
      <w:numFmt w:val="decimal"/>
      <w:lvlText w:val=""/>
      <w:lvlJc w:val="left"/>
    </w:lvl>
    <w:lvl w:ilvl="4" w:tplc="C8E445DC">
      <w:numFmt w:val="decimal"/>
      <w:lvlText w:val=""/>
      <w:lvlJc w:val="left"/>
    </w:lvl>
    <w:lvl w:ilvl="5" w:tplc="7C845252">
      <w:numFmt w:val="decimal"/>
      <w:lvlText w:val=""/>
      <w:lvlJc w:val="left"/>
    </w:lvl>
    <w:lvl w:ilvl="6" w:tplc="9AAC2EF2">
      <w:numFmt w:val="decimal"/>
      <w:lvlText w:val=""/>
      <w:lvlJc w:val="left"/>
    </w:lvl>
    <w:lvl w:ilvl="7" w:tplc="56406B7E">
      <w:numFmt w:val="decimal"/>
      <w:lvlText w:val=""/>
      <w:lvlJc w:val="left"/>
    </w:lvl>
    <w:lvl w:ilvl="8" w:tplc="5AE80D5E">
      <w:numFmt w:val="decimal"/>
      <w:lvlText w:val=""/>
      <w:lvlJc w:val="left"/>
    </w:lvl>
  </w:abstractNum>
  <w:abstractNum w:abstractNumId="21" w15:restartNumberingAfterBreak="0">
    <w:nsid w:val="1FF82D27"/>
    <w:multiLevelType w:val="hybridMultilevel"/>
    <w:tmpl w:val="CCAA174C"/>
    <w:lvl w:ilvl="0" w:tplc="02BE9A4E">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2" w15:restartNumberingAfterBreak="0">
    <w:nsid w:val="220146F9"/>
    <w:multiLevelType w:val="multilevel"/>
    <w:tmpl w:val="DE7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FC54AA"/>
    <w:multiLevelType w:val="multilevel"/>
    <w:tmpl w:val="781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8D750B"/>
    <w:multiLevelType w:val="multilevel"/>
    <w:tmpl w:val="F35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837E8"/>
    <w:multiLevelType w:val="multilevel"/>
    <w:tmpl w:val="004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4664D"/>
    <w:multiLevelType w:val="multilevel"/>
    <w:tmpl w:val="ACC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1255E"/>
    <w:multiLevelType w:val="multilevel"/>
    <w:tmpl w:val="7D2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DA04F4"/>
    <w:multiLevelType w:val="multilevel"/>
    <w:tmpl w:val="6CE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26B18"/>
    <w:multiLevelType w:val="multilevel"/>
    <w:tmpl w:val="825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77A08"/>
    <w:multiLevelType w:val="multilevel"/>
    <w:tmpl w:val="927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77559"/>
    <w:multiLevelType w:val="multilevel"/>
    <w:tmpl w:val="323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07B19"/>
    <w:multiLevelType w:val="multilevel"/>
    <w:tmpl w:val="7C4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242468"/>
    <w:multiLevelType w:val="multilevel"/>
    <w:tmpl w:val="C6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6E1277"/>
    <w:multiLevelType w:val="multilevel"/>
    <w:tmpl w:val="061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465CBC"/>
    <w:multiLevelType w:val="hybridMultilevel"/>
    <w:tmpl w:val="D7A42A4E"/>
    <w:lvl w:ilvl="0" w:tplc="02BE9A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3E73A6"/>
    <w:multiLevelType w:val="multilevel"/>
    <w:tmpl w:val="EE8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523DD"/>
    <w:multiLevelType w:val="multilevel"/>
    <w:tmpl w:val="30A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35E35"/>
    <w:multiLevelType w:val="multilevel"/>
    <w:tmpl w:val="DF5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A074B"/>
    <w:multiLevelType w:val="multilevel"/>
    <w:tmpl w:val="E31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54474"/>
    <w:multiLevelType w:val="multilevel"/>
    <w:tmpl w:val="8ED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20030"/>
    <w:multiLevelType w:val="multilevel"/>
    <w:tmpl w:val="DF5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D052E"/>
    <w:multiLevelType w:val="multilevel"/>
    <w:tmpl w:val="EB0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B5499D"/>
    <w:multiLevelType w:val="multilevel"/>
    <w:tmpl w:val="B58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E1150B"/>
    <w:multiLevelType w:val="multilevel"/>
    <w:tmpl w:val="D90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2F1D73"/>
    <w:multiLevelType w:val="multilevel"/>
    <w:tmpl w:val="E42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EE21B4"/>
    <w:multiLevelType w:val="multilevel"/>
    <w:tmpl w:val="7A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4E4FA9"/>
    <w:multiLevelType w:val="hybridMultilevel"/>
    <w:tmpl w:val="A676AC24"/>
    <w:lvl w:ilvl="0" w:tplc="868AFF30">
      <w:start w:val="1"/>
      <w:numFmt w:val="bullet"/>
      <w:lvlText w:val="–"/>
      <w:lvlJc w:val="left"/>
      <w:pPr>
        <w:ind w:left="720" w:hanging="260"/>
      </w:pPr>
    </w:lvl>
    <w:lvl w:ilvl="1" w:tplc="A01A7670">
      <w:start w:val="1"/>
      <w:numFmt w:val="bullet"/>
      <w:lvlText w:val="•"/>
      <w:lvlJc w:val="left"/>
      <w:pPr>
        <w:ind w:left="1080" w:hanging="260"/>
      </w:pPr>
    </w:lvl>
    <w:lvl w:ilvl="2" w:tplc="13285BDA">
      <w:numFmt w:val="decimal"/>
      <w:lvlText w:val=""/>
      <w:lvlJc w:val="left"/>
    </w:lvl>
    <w:lvl w:ilvl="3" w:tplc="1DB29E66">
      <w:numFmt w:val="decimal"/>
      <w:lvlText w:val=""/>
      <w:lvlJc w:val="left"/>
    </w:lvl>
    <w:lvl w:ilvl="4" w:tplc="38C68B0E">
      <w:numFmt w:val="decimal"/>
      <w:lvlText w:val=""/>
      <w:lvlJc w:val="left"/>
    </w:lvl>
    <w:lvl w:ilvl="5" w:tplc="FB3CD9F4">
      <w:numFmt w:val="decimal"/>
      <w:lvlText w:val=""/>
      <w:lvlJc w:val="left"/>
    </w:lvl>
    <w:lvl w:ilvl="6" w:tplc="1FBE018E">
      <w:numFmt w:val="decimal"/>
      <w:lvlText w:val=""/>
      <w:lvlJc w:val="left"/>
    </w:lvl>
    <w:lvl w:ilvl="7" w:tplc="F5788C6A">
      <w:numFmt w:val="decimal"/>
      <w:lvlText w:val=""/>
      <w:lvlJc w:val="left"/>
    </w:lvl>
    <w:lvl w:ilvl="8" w:tplc="6844534C">
      <w:numFmt w:val="decimal"/>
      <w:lvlText w:val=""/>
      <w:lvlJc w:val="left"/>
    </w:lvl>
  </w:abstractNum>
  <w:abstractNum w:abstractNumId="48" w15:restartNumberingAfterBreak="0">
    <w:nsid w:val="484118A5"/>
    <w:multiLevelType w:val="multilevel"/>
    <w:tmpl w:val="2C2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1D29D9"/>
    <w:multiLevelType w:val="multilevel"/>
    <w:tmpl w:val="58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006A44"/>
    <w:multiLevelType w:val="multilevel"/>
    <w:tmpl w:val="16E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330ECF"/>
    <w:multiLevelType w:val="multilevel"/>
    <w:tmpl w:val="835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E13E1B"/>
    <w:multiLevelType w:val="multilevel"/>
    <w:tmpl w:val="BB6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AB4A72"/>
    <w:multiLevelType w:val="multilevel"/>
    <w:tmpl w:val="668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1F1898"/>
    <w:multiLevelType w:val="multilevel"/>
    <w:tmpl w:val="52F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F10F05"/>
    <w:multiLevelType w:val="multilevel"/>
    <w:tmpl w:val="DBA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0C7ADB"/>
    <w:multiLevelType w:val="multilevel"/>
    <w:tmpl w:val="099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4E00AA"/>
    <w:multiLevelType w:val="multilevel"/>
    <w:tmpl w:val="74B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A328BC"/>
    <w:multiLevelType w:val="multilevel"/>
    <w:tmpl w:val="CC1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FA3342"/>
    <w:multiLevelType w:val="multilevel"/>
    <w:tmpl w:val="327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C47E51"/>
    <w:multiLevelType w:val="multilevel"/>
    <w:tmpl w:val="967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12397C"/>
    <w:multiLevelType w:val="multilevel"/>
    <w:tmpl w:val="0B7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B556E"/>
    <w:multiLevelType w:val="multilevel"/>
    <w:tmpl w:val="43D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873064"/>
    <w:multiLevelType w:val="multilevel"/>
    <w:tmpl w:val="37A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F12D41"/>
    <w:multiLevelType w:val="multilevel"/>
    <w:tmpl w:val="A7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692749"/>
    <w:multiLevelType w:val="multilevel"/>
    <w:tmpl w:val="B9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4E7E6E"/>
    <w:multiLevelType w:val="multilevel"/>
    <w:tmpl w:val="181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4E3E5D"/>
    <w:multiLevelType w:val="multilevel"/>
    <w:tmpl w:val="4C1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5C5A51"/>
    <w:multiLevelType w:val="multilevel"/>
    <w:tmpl w:val="467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592D27"/>
    <w:multiLevelType w:val="multilevel"/>
    <w:tmpl w:val="B87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765D8"/>
    <w:multiLevelType w:val="multilevel"/>
    <w:tmpl w:val="B9B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B64586"/>
    <w:multiLevelType w:val="hybridMultilevel"/>
    <w:tmpl w:val="2DB612E6"/>
    <w:lvl w:ilvl="0" w:tplc="02BE9A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9D54E9F"/>
    <w:multiLevelType w:val="multilevel"/>
    <w:tmpl w:val="C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6932BB"/>
    <w:multiLevelType w:val="multilevel"/>
    <w:tmpl w:val="BE9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D31294"/>
    <w:multiLevelType w:val="multilevel"/>
    <w:tmpl w:val="ECB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4A579E"/>
    <w:multiLevelType w:val="multilevel"/>
    <w:tmpl w:val="1F7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66E55"/>
    <w:multiLevelType w:val="multilevel"/>
    <w:tmpl w:val="28E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4B713F"/>
    <w:multiLevelType w:val="multilevel"/>
    <w:tmpl w:val="B90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46A93"/>
    <w:multiLevelType w:val="hybridMultilevel"/>
    <w:tmpl w:val="95C4E4E2"/>
    <w:lvl w:ilvl="0" w:tplc="32DA5238">
      <w:start w:val="1"/>
      <w:numFmt w:val="decimal"/>
      <w:lvlText w:val="%1)"/>
      <w:lvlJc w:val="left"/>
      <w:pPr>
        <w:ind w:left="720" w:hanging="300"/>
      </w:pPr>
    </w:lvl>
    <w:lvl w:ilvl="1" w:tplc="94F61F46">
      <w:numFmt w:val="decimal"/>
      <w:lvlText w:val=""/>
      <w:lvlJc w:val="left"/>
    </w:lvl>
    <w:lvl w:ilvl="2" w:tplc="053C2448">
      <w:numFmt w:val="decimal"/>
      <w:lvlText w:val=""/>
      <w:lvlJc w:val="left"/>
    </w:lvl>
    <w:lvl w:ilvl="3" w:tplc="5DCCE84E">
      <w:numFmt w:val="decimal"/>
      <w:lvlText w:val=""/>
      <w:lvlJc w:val="left"/>
    </w:lvl>
    <w:lvl w:ilvl="4" w:tplc="80DE59B4">
      <w:numFmt w:val="decimal"/>
      <w:lvlText w:val=""/>
      <w:lvlJc w:val="left"/>
    </w:lvl>
    <w:lvl w:ilvl="5" w:tplc="AAE24970">
      <w:numFmt w:val="decimal"/>
      <w:lvlText w:val=""/>
      <w:lvlJc w:val="left"/>
    </w:lvl>
    <w:lvl w:ilvl="6" w:tplc="B22A95E2">
      <w:numFmt w:val="decimal"/>
      <w:lvlText w:val=""/>
      <w:lvlJc w:val="left"/>
    </w:lvl>
    <w:lvl w:ilvl="7" w:tplc="AEAA2D8A">
      <w:numFmt w:val="decimal"/>
      <w:lvlText w:val=""/>
      <w:lvlJc w:val="left"/>
    </w:lvl>
    <w:lvl w:ilvl="8" w:tplc="696E3F84">
      <w:numFmt w:val="decimal"/>
      <w:lvlText w:val=""/>
      <w:lvlJc w:val="left"/>
    </w:lvl>
  </w:abstractNum>
  <w:abstractNum w:abstractNumId="79" w15:restartNumberingAfterBreak="0">
    <w:nsid w:val="74D96AB7"/>
    <w:multiLevelType w:val="multilevel"/>
    <w:tmpl w:val="84D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D2120E"/>
    <w:multiLevelType w:val="multilevel"/>
    <w:tmpl w:val="8E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6C7545"/>
    <w:multiLevelType w:val="multilevel"/>
    <w:tmpl w:val="6E1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F00444"/>
    <w:multiLevelType w:val="multilevel"/>
    <w:tmpl w:val="9D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A33B8A"/>
    <w:multiLevelType w:val="multilevel"/>
    <w:tmpl w:val="BCA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C06DF6"/>
    <w:multiLevelType w:val="hybridMultilevel"/>
    <w:tmpl w:val="A600EA36"/>
    <w:lvl w:ilvl="0" w:tplc="02BE9A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0934654">
    <w:abstractNumId w:val="47"/>
    <w:lvlOverride w:ilvl="0">
      <w:startOverride w:val="1"/>
    </w:lvlOverride>
  </w:num>
  <w:num w:numId="2" w16cid:durableId="779572984">
    <w:abstractNumId w:val="78"/>
    <w:lvlOverride w:ilvl="0">
      <w:startOverride w:val="1"/>
    </w:lvlOverride>
  </w:num>
  <w:num w:numId="3" w16cid:durableId="435365114">
    <w:abstractNumId w:val="20"/>
    <w:lvlOverride w:ilvl="0">
      <w:startOverride w:val="1"/>
    </w:lvlOverride>
  </w:num>
  <w:num w:numId="4" w16cid:durableId="1868713145">
    <w:abstractNumId w:val="38"/>
  </w:num>
  <w:num w:numId="5" w16cid:durableId="441926834">
    <w:abstractNumId w:val="33"/>
  </w:num>
  <w:num w:numId="6" w16cid:durableId="1041201700">
    <w:abstractNumId w:val="27"/>
  </w:num>
  <w:num w:numId="7" w16cid:durableId="961763625">
    <w:abstractNumId w:val="14"/>
  </w:num>
  <w:num w:numId="8" w16cid:durableId="716122852">
    <w:abstractNumId w:val="39"/>
  </w:num>
  <w:num w:numId="9" w16cid:durableId="340200188">
    <w:abstractNumId w:val="31"/>
  </w:num>
  <w:num w:numId="10" w16cid:durableId="1479542029">
    <w:abstractNumId w:val="22"/>
  </w:num>
  <w:num w:numId="11" w16cid:durableId="795678544">
    <w:abstractNumId w:val="1"/>
  </w:num>
  <w:num w:numId="12" w16cid:durableId="1833254821">
    <w:abstractNumId w:val="83"/>
  </w:num>
  <w:num w:numId="13" w16cid:durableId="2005931568">
    <w:abstractNumId w:val="69"/>
  </w:num>
  <w:num w:numId="14" w16cid:durableId="1351377969">
    <w:abstractNumId w:val="68"/>
  </w:num>
  <w:num w:numId="15" w16cid:durableId="512452835">
    <w:abstractNumId w:val="80"/>
  </w:num>
  <w:num w:numId="16" w16cid:durableId="1417358478">
    <w:abstractNumId w:val="12"/>
  </w:num>
  <w:num w:numId="17" w16cid:durableId="239295931">
    <w:abstractNumId w:val="75"/>
  </w:num>
  <w:num w:numId="18" w16cid:durableId="1543862949">
    <w:abstractNumId w:val="13"/>
  </w:num>
  <w:num w:numId="19" w16cid:durableId="1575124518">
    <w:abstractNumId w:val="51"/>
  </w:num>
  <w:num w:numId="20" w16cid:durableId="1227498056">
    <w:abstractNumId w:val="46"/>
  </w:num>
  <w:num w:numId="21" w16cid:durableId="313030461">
    <w:abstractNumId w:val="54"/>
  </w:num>
  <w:num w:numId="22" w16cid:durableId="1374033986">
    <w:abstractNumId w:val="34"/>
  </w:num>
  <w:num w:numId="23" w16cid:durableId="910769504">
    <w:abstractNumId w:val="59"/>
  </w:num>
  <w:num w:numId="24" w16cid:durableId="346717699">
    <w:abstractNumId w:val="53"/>
  </w:num>
  <w:num w:numId="25" w16cid:durableId="1695382678">
    <w:abstractNumId w:val="19"/>
  </w:num>
  <w:num w:numId="26" w16cid:durableId="1261253773">
    <w:abstractNumId w:val="61"/>
  </w:num>
  <w:num w:numId="27" w16cid:durableId="626474406">
    <w:abstractNumId w:val="49"/>
  </w:num>
  <w:num w:numId="28" w16cid:durableId="2062704777">
    <w:abstractNumId w:val="43"/>
  </w:num>
  <w:num w:numId="29" w16cid:durableId="1334260558">
    <w:abstractNumId w:val="37"/>
  </w:num>
  <w:num w:numId="30" w16cid:durableId="706033037">
    <w:abstractNumId w:val="72"/>
  </w:num>
  <w:num w:numId="31" w16cid:durableId="355429068">
    <w:abstractNumId w:val="24"/>
  </w:num>
  <w:num w:numId="32" w16cid:durableId="1986857461">
    <w:abstractNumId w:val="67"/>
  </w:num>
  <w:num w:numId="33" w16cid:durableId="1916698455">
    <w:abstractNumId w:val="29"/>
  </w:num>
  <w:num w:numId="34" w16cid:durableId="1092235542">
    <w:abstractNumId w:val="77"/>
  </w:num>
  <w:num w:numId="35" w16cid:durableId="212621483">
    <w:abstractNumId w:val="65"/>
  </w:num>
  <w:num w:numId="36" w16cid:durableId="241960389">
    <w:abstractNumId w:val="63"/>
  </w:num>
  <w:num w:numId="37" w16cid:durableId="1265767796">
    <w:abstractNumId w:val="82"/>
  </w:num>
  <w:num w:numId="38" w16cid:durableId="1653825515">
    <w:abstractNumId w:val="41"/>
  </w:num>
  <w:num w:numId="39" w16cid:durableId="2137605109">
    <w:abstractNumId w:val="79"/>
  </w:num>
  <w:num w:numId="40" w16cid:durableId="1384452705">
    <w:abstractNumId w:val="45"/>
  </w:num>
  <w:num w:numId="41" w16cid:durableId="1292201884">
    <w:abstractNumId w:val="50"/>
  </w:num>
  <w:num w:numId="42" w16cid:durableId="771322479">
    <w:abstractNumId w:val="9"/>
  </w:num>
  <w:num w:numId="43" w16cid:durableId="82530383">
    <w:abstractNumId w:val="64"/>
  </w:num>
  <w:num w:numId="44" w16cid:durableId="890186704">
    <w:abstractNumId w:val="36"/>
  </w:num>
  <w:num w:numId="45" w16cid:durableId="1215704474">
    <w:abstractNumId w:val="3"/>
  </w:num>
  <w:num w:numId="46" w16cid:durableId="1851407976">
    <w:abstractNumId w:val="17"/>
  </w:num>
  <w:num w:numId="47" w16cid:durableId="783767946">
    <w:abstractNumId w:val="74"/>
  </w:num>
  <w:num w:numId="48" w16cid:durableId="1973711873">
    <w:abstractNumId w:val="42"/>
  </w:num>
  <w:num w:numId="49" w16cid:durableId="1875074413">
    <w:abstractNumId w:val="8"/>
  </w:num>
  <w:num w:numId="50" w16cid:durableId="1509981748">
    <w:abstractNumId w:val="70"/>
  </w:num>
  <w:num w:numId="51" w16cid:durableId="467868562">
    <w:abstractNumId w:val="60"/>
  </w:num>
  <w:num w:numId="52" w16cid:durableId="268125089">
    <w:abstractNumId w:val="76"/>
  </w:num>
  <w:num w:numId="53" w16cid:durableId="603881025">
    <w:abstractNumId w:val="40"/>
  </w:num>
  <w:num w:numId="54" w16cid:durableId="1828327616">
    <w:abstractNumId w:val="48"/>
  </w:num>
  <w:num w:numId="55" w16cid:durableId="74521391">
    <w:abstractNumId w:val="58"/>
  </w:num>
  <w:num w:numId="56" w16cid:durableId="521088166">
    <w:abstractNumId w:val="15"/>
  </w:num>
  <w:num w:numId="57" w16cid:durableId="1837185046">
    <w:abstractNumId w:val="7"/>
  </w:num>
  <w:num w:numId="58" w16cid:durableId="1669560038">
    <w:abstractNumId w:val="0"/>
  </w:num>
  <w:num w:numId="59" w16cid:durableId="1743409339">
    <w:abstractNumId w:val="28"/>
  </w:num>
  <w:num w:numId="60" w16cid:durableId="230433509">
    <w:abstractNumId w:val="56"/>
  </w:num>
  <w:num w:numId="61" w16cid:durableId="1031881932">
    <w:abstractNumId w:val="57"/>
  </w:num>
  <w:num w:numId="62" w16cid:durableId="1908833292">
    <w:abstractNumId w:val="4"/>
  </w:num>
  <w:num w:numId="63" w16cid:durableId="407574766">
    <w:abstractNumId w:val="25"/>
  </w:num>
  <w:num w:numId="64" w16cid:durableId="837694306">
    <w:abstractNumId w:val="6"/>
  </w:num>
  <w:num w:numId="65" w16cid:durableId="3828048">
    <w:abstractNumId w:val="2"/>
  </w:num>
  <w:num w:numId="66" w16cid:durableId="698967155">
    <w:abstractNumId w:val="11"/>
  </w:num>
  <w:num w:numId="67" w16cid:durableId="386228831">
    <w:abstractNumId w:val="73"/>
  </w:num>
  <w:num w:numId="68" w16cid:durableId="966006582">
    <w:abstractNumId w:val="52"/>
  </w:num>
  <w:num w:numId="69" w16cid:durableId="827281878">
    <w:abstractNumId w:val="10"/>
  </w:num>
  <w:num w:numId="70" w16cid:durableId="276059766">
    <w:abstractNumId w:val="44"/>
  </w:num>
  <w:num w:numId="71" w16cid:durableId="1029645664">
    <w:abstractNumId w:val="23"/>
  </w:num>
  <w:num w:numId="72" w16cid:durableId="1107969580">
    <w:abstractNumId w:val="16"/>
  </w:num>
  <w:num w:numId="73" w16cid:durableId="1401253594">
    <w:abstractNumId w:val="66"/>
  </w:num>
  <w:num w:numId="74" w16cid:durableId="1197542724">
    <w:abstractNumId w:val="62"/>
  </w:num>
  <w:num w:numId="75" w16cid:durableId="102771265">
    <w:abstractNumId w:val="26"/>
  </w:num>
  <w:num w:numId="76" w16cid:durableId="944843456">
    <w:abstractNumId w:val="30"/>
  </w:num>
  <w:num w:numId="77" w16cid:durableId="2044941728">
    <w:abstractNumId w:val="55"/>
  </w:num>
  <w:num w:numId="78" w16cid:durableId="444739888">
    <w:abstractNumId w:val="18"/>
  </w:num>
  <w:num w:numId="79" w16cid:durableId="345254118">
    <w:abstractNumId w:val="32"/>
  </w:num>
  <w:num w:numId="80" w16cid:durableId="1948540981">
    <w:abstractNumId w:val="81"/>
  </w:num>
  <w:num w:numId="81" w16cid:durableId="1758940835">
    <w:abstractNumId w:val="71"/>
  </w:num>
  <w:num w:numId="82" w16cid:durableId="1676221724">
    <w:abstractNumId w:val="84"/>
  </w:num>
  <w:num w:numId="83" w16cid:durableId="1226835538">
    <w:abstractNumId w:val="35"/>
  </w:num>
  <w:num w:numId="84" w16cid:durableId="1677609195">
    <w:abstractNumId w:val="21"/>
  </w:num>
  <w:num w:numId="85" w16cid:durableId="762528285">
    <w:abstractNumId w:val="5"/>
  </w:num>
  <w:numIdMacAtCleanup w:val="7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44"/>
    <w:rsid w:val="00020102"/>
    <w:rsid w:val="00025121"/>
    <w:rsid w:val="00052304"/>
    <w:rsid w:val="00056B66"/>
    <w:rsid w:val="000B2C53"/>
    <w:rsid w:val="000C176A"/>
    <w:rsid w:val="000D6BC2"/>
    <w:rsid w:val="00145227"/>
    <w:rsid w:val="00152B66"/>
    <w:rsid w:val="001B24CA"/>
    <w:rsid w:val="001E39AE"/>
    <w:rsid w:val="00240101"/>
    <w:rsid w:val="002748E7"/>
    <w:rsid w:val="00292EFB"/>
    <w:rsid w:val="002B1F92"/>
    <w:rsid w:val="00397EDC"/>
    <w:rsid w:val="003F68DE"/>
    <w:rsid w:val="0040442E"/>
    <w:rsid w:val="00436B3C"/>
    <w:rsid w:val="0045027C"/>
    <w:rsid w:val="004B3827"/>
    <w:rsid w:val="004B61E7"/>
    <w:rsid w:val="004C371C"/>
    <w:rsid w:val="004F082D"/>
    <w:rsid w:val="0053547E"/>
    <w:rsid w:val="00550254"/>
    <w:rsid w:val="00573E50"/>
    <w:rsid w:val="005819C4"/>
    <w:rsid w:val="005B3B26"/>
    <w:rsid w:val="005B481C"/>
    <w:rsid w:val="00603B4B"/>
    <w:rsid w:val="006432D6"/>
    <w:rsid w:val="006A089C"/>
    <w:rsid w:val="006A21AB"/>
    <w:rsid w:val="006A539A"/>
    <w:rsid w:val="006B3BD7"/>
    <w:rsid w:val="006F286D"/>
    <w:rsid w:val="00716188"/>
    <w:rsid w:val="00727E31"/>
    <w:rsid w:val="0074050F"/>
    <w:rsid w:val="007A0137"/>
    <w:rsid w:val="007D741A"/>
    <w:rsid w:val="008251FC"/>
    <w:rsid w:val="0084127C"/>
    <w:rsid w:val="0084263E"/>
    <w:rsid w:val="00856437"/>
    <w:rsid w:val="008A628C"/>
    <w:rsid w:val="008B036E"/>
    <w:rsid w:val="008C4A44"/>
    <w:rsid w:val="008E26C8"/>
    <w:rsid w:val="00940DF5"/>
    <w:rsid w:val="009554D3"/>
    <w:rsid w:val="009641D3"/>
    <w:rsid w:val="00981502"/>
    <w:rsid w:val="00996A8D"/>
    <w:rsid w:val="009F4845"/>
    <w:rsid w:val="00A35F88"/>
    <w:rsid w:val="00A45F70"/>
    <w:rsid w:val="00AD5D23"/>
    <w:rsid w:val="00B1608A"/>
    <w:rsid w:val="00B265C7"/>
    <w:rsid w:val="00B973DC"/>
    <w:rsid w:val="00BB1440"/>
    <w:rsid w:val="00BB401E"/>
    <w:rsid w:val="00BC2C32"/>
    <w:rsid w:val="00BF230E"/>
    <w:rsid w:val="00C15F9E"/>
    <w:rsid w:val="00C63D90"/>
    <w:rsid w:val="00C744F7"/>
    <w:rsid w:val="00C878FC"/>
    <w:rsid w:val="00C97AF3"/>
    <w:rsid w:val="00CA545F"/>
    <w:rsid w:val="00CB4E16"/>
    <w:rsid w:val="00CD475B"/>
    <w:rsid w:val="00CE54B9"/>
    <w:rsid w:val="00D57048"/>
    <w:rsid w:val="00E00E28"/>
    <w:rsid w:val="00E031E7"/>
    <w:rsid w:val="00E36B6F"/>
    <w:rsid w:val="00E4770C"/>
    <w:rsid w:val="00E707F3"/>
    <w:rsid w:val="00E80604"/>
    <w:rsid w:val="00E95AD1"/>
    <w:rsid w:val="00F0091F"/>
    <w:rsid w:val="00FA0EAB"/>
    <w:rsid w:val="00FA14D0"/>
    <w:rsid w:val="00FA7A5C"/>
    <w:rsid w:val="00FF7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E7C4"/>
  <w15:docId w15:val="{5F64249A-9081-544D-8320-58F98F3D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B3C"/>
    <w:rPr>
      <w:sz w:val="24"/>
      <w:szCs w:val="24"/>
    </w:rPr>
  </w:style>
  <w:style w:type="paragraph" w:styleId="Heading1">
    <w:name w:val="heading 1"/>
    <w:uiPriority w:val="9"/>
    <w:qFormat/>
    <w:pPr>
      <w:outlineLvl w:val="0"/>
    </w:pPr>
    <w:rPr>
      <w:b/>
      <w:color w:val="000000"/>
      <w:sz w:val="28"/>
      <w:szCs w:val="28"/>
    </w:rPr>
  </w:style>
  <w:style w:type="paragraph" w:styleId="Heading2">
    <w:name w:val="heading 2"/>
    <w:link w:val="Heading2Char"/>
    <w:uiPriority w:val="9"/>
    <w:unhideWhenUsed/>
    <w:qFormat/>
    <w:pPr>
      <w:outlineLvl w:val="1"/>
    </w:pPr>
    <w:rPr>
      <w:b/>
      <w:color w:val="000000"/>
      <w:sz w:val="26"/>
      <w:szCs w:val="26"/>
    </w:rPr>
  </w:style>
  <w:style w:type="paragraph" w:styleId="Heading3">
    <w:name w:val="heading 3"/>
    <w:uiPriority w:val="9"/>
    <w:unhideWhenUsed/>
    <w:qFormat/>
    <w:pPr>
      <w:outlineLvl w:val="2"/>
    </w:pPr>
    <w:rPr>
      <w:b/>
      <w:i/>
      <w:color w:val="000000"/>
      <w:sz w:val="26"/>
      <w:szCs w:val="26"/>
    </w:rPr>
  </w:style>
  <w:style w:type="paragraph" w:styleId="Heading4">
    <w:name w:val="heading 4"/>
    <w:uiPriority w:val="9"/>
    <w:unhideWhenUsed/>
    <w:qFormat/>
    <w:pPr>
      <w:outlineLvl w:val="3"/>
    </w:pPr>
    <w:rPr>
      <w:i/>
      <w:iCs/>
      <w:color w:val="000000"/>
      <w:sz w:val="26"/>
      <w:szCs w:val="26"/>
    </w:rPr>
  </w:style>
  <w:style w:type="paragraph" w:styleId="Heading5">
    <w:name w:val="heading 5"/>
    <w:uiPriority w:val="9"/>
    <w:semiHidden/>
    <w:unhideWhenUsed/>
    <w:qFormat/>
    <w:pPr>
      <w:outlineLvl w:val="4"/>
    </w:pPr>
    <w:rPr>
      <w:color w:val="000000"/>
      <w:sz w:val="26"/>
      <w:szCs w:val="26"/>
    </w:rPr>
  </w:style>
  <w:style w:type="paragraph" w:styleId="Heading6">
    <w:name w:val="heading 6"/>
    <w:uiPriority w:val="9"/>
    <w:semiHidden/>
    <w:unhideWhenUsed/>
    <w:qFormat/>
    <w:pPr>
      <w:outlineLvl w:val="5"/>
    </w:pPr>
    <w:rPr>
      <w:color w:val="000000"/>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26"/>
      <w:szCs w:val="26"/>
    </w:rPr>
  </w:style>
  <w:style w:type="paragraph" w:customStyle="1" w:styleId="Strong1">
    <w:name w:val="Strong1"/>
    <w:qFormat/>
    <w:rPr>
      <w:b/>
      <w:bCs/>
      <w:color w:val="000000"/>
      <w:sz w:val="26"/>
      <w:szCs w:val="26"/>
    </w:rPr>
  </w:style>
  <w:style w:type="paragraph" w:styleId="ListParagraph">
    <w:name w:val="List Paragraph"/>
    <w:qFormat/>
    <w:pPr>
      <w:spacing w:after="60" w:line="276" w:lineRule="auto"/>
    </w:pPr>
    <w:rPr>
      <w:color w:val="000000"/>
      <w:sz w:val="26"/>
      <w:szCs w:val="26"/>
    </w:rPr>
  </w:style>
  <w:style w:type="character" w:styleId="Hyperlink">
    <w:name w:val="Hyperlink"/>
    <w:uiPriority w:val="99"/>
    <w:unhideWhenUsed/>
    <w:rPr>
      <w:rFonts w:ascii="Times New Roman" w:eastAsia="Times New Roman" w:hAnsi="Times New Roman" w:cs="Times New Roman"/>
      <w:color w:val="000000"/>
      <w:sz w:val="26"/>
      <w:szCs w:val="26"/>
      <w:u w:val="single"/>
    </w:rPr>
  </w:style>
  <w:style w:type="character" w:styleId="FootnoteReference">
    <w:name w:val="footnote reference"/>
    <w:uiPriority w:val="99"/>
    <w:semiHidden/>
    <w:unhideWhenUsed/>
    <w:rPr>
      <w:rFonts w:ascii="Times New Roman" w:eastAsia="Times New Roman" w:hAnsi="Times New Roman" w:cs="Times New Roman"/>
      <w:color w:val="000000"/>
      <w:sz w:val="26"/>
      <w:szCs w:val="26"/>
      <w:vertAlign w:val="superscript"/>
    </w:rPr>
  </w:style>
  <w:style w:type="paragraph" w:styleId="FootnoteText">
    <w:name w:val="footnote text"/>
    <w:link w:val="FootnoteTextChar"/>
    <w:uiPriority w:val="99"/>
    <w:semiHidden/>
    <w:unhideWhenUsed/>
    <w:rPr>
      <w:color w:val="000000"/>
      <w:sz w:val="26"/>
      <w:szCs w:val="26"/>
    </w:rPr>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6"/>
      <w:szCs w:val="26"/>
    </w:rPr>
  </w:style>
  <w:style w:type="character" w:styleId="EndnoteReference">
    <w:name w:val="endnote reference"/>
    <w:uiPriority w:val="99"/>
    <w:semiHidden/>
    <w:unhideWhenUsed/>
    <w:rPr>
      <w:rFonts w:ascii="Times New Roman" w:eastAsia="Times New Roman" w:hAnsi="Times New Roman" w:cs="Times New Roman"/>
      <w:color w:val="000000"/>
      <w:sz w:val="26"/>
      <w:szCs w:val="26"/>
      <w:vertAlign w:val="superscript"/>
    </w:rPr>
  </w:style>
  <w:style w:type="paragraph" w:styleId="EndnoteText">
    <w:name w:val="endnote text"/>
    <w:link w:val="EndnoteTextChar"/>
    <w:uiPriority w:val="99"/>
    <w:semiHidden/>
    <w:unhideWhenUsed/>
    <w:rPr>
      <w:color w:val="000000"/>
      <w:sz w:val="26"/>
      <w:szCs w:val="26"/>
    </w:rPr>
  </w:style>
  <w:style w:type="character" w:customStyle="1" w:styleId="EndnoteTextChar">
    <w:name w:val="Endnote Text Char"/>
    <w:link w:val="EndnoteText"/>
    <w:uiPriority w:val="99"/>
    <w:semiHidden/>
    <w:unhideWhenUsed/>
    <w:rPr>
      <w:rFonts w:ascii="Times New Roman" w:eastAsia="Times New Roman" w:hAnsi="Times New Roman" w:cs="Times New Roman"/>
      <w:color w:val="000000"/>
      <w:sz w:val="26"/>
      <w:szCs w:val="26"/>
    </w:rPr>
  </w:style>
  <w:style w:type="paragraph" w:styleId="TOC1">
    <w:name w:val="toc 1"/>
    <w:basedOn w:val="Normal"/>
    <w:next w:val="Normal"/>
    <w:autoRedefine/>
    <w:uiPriority w:val="39"/>
    <w:unhideWhenUsed/>
    <w:rsid w:val="006432D6"/>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5B481C"/>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5B481C"/>
    <w:pPr>
      <w:ind w:left="480"/>
    </w:pPr>
    <w:rPr>
      <w:rFonts w:asciiTheme="minorHAnsi" w:hAnsiTheme="minorHAnsi"/>
      <w:sz w:val="20"/>
      <w:szCs w:val="20"/>
    </w:rPr>
  </w:style>
  <w:style w:type="paragraph" w:styleId="Revision">
    <w:name w:val="Revision"/>
    <w:hidden/>
    <w:uiPriority w:val="99"/>
    <w:semiHidden/>
    <w:rsid w:val="005B481C"/>
  </w:style>
  <w:style w:type="paragraph" w:styleId="NormalWeb">
    <w:name w:val="Normal (Web)"/>
    <w:basedOn w:val="Normal"/>
    <w:uiPriority w:val="99"/>
    <w:unhideWhenUsed/>
    <w:rsid w:val="00A45F70"/>
    <w:pPr>
      <w:spacing w:before="100" w:beforeAutospacing="1" w:after="100" w:afterAutospacing="1"/>
    </w:pPr>
  </w:style>
  <w:style w:type="character" w:styleId="Strong">
    <w:name w:val="Strong"/>
    <w:basedOn w:val="DefaultParagraphFont"/>
    <w:uiPriority w:val="22"/>
    <w:qFormat/>
    <w:rsid w:val="00A45F70"/>
    <w:rPr>
      <w:b/>
      <w:bCs/>
    </w:rPr>
  </w:style>
  <w:style w:type="paragraph" w:styleId="HTMLPreformatted">
    <w:name w:val="HTML Preformatted"/>
    <w:basedOn w:val="Normal"/>
    <w:link w:val="HTMLPreformattedChar"/>
    <w:uiPriority w:val="99"/>
    <w:semiHidden/>
    <w:unhideWhenUsed/>
    <w:rsid w:val="00A45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45F70"/>
    <w:rPr>
      <w:rFonts w:ascii="Courier New" w:hAnsi="Courier New" w:cs="Courier New"/>
    </w:rPr>
  </w:style>
  <w:style w:type="character" w:styleId="HTMLCode">
    <w:name w:val="HTML Code"/>
    <w:basedOn w:val="DefaultParagraphFont"/>
    <w:uiPriority w:val="99"/>
    <w:semiHidden/>
    <w:unhideWhenUsed/>
    <w:rsid w:val="00A45F7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45F70"/>
    <w:rPr>
      <w:b/>
      <w:color w:val="000000"/>
      <w:sz w:val="26"/>
      <w:szCs w:val="26"/>
    </w:rPr>
  </w:style>
  <w:style w:type="paragraph" w:customStyle="1" w:styleId="pdq2pgselectionanchorcontainer">
    <w:name w:val="pdq2pg_selectionanchorcontainer"/>
    <w:basedOn w:val="Normal"/>
    <w:rsid w:val="00A45F70"/>
    <w:pPr>
      <w:spacing w:before="100" w:beforeAutospacing="1" w:after="100" w:afterAutospacing="1"/>
    </w:pPr>
  </w:style>
  <w:style w:type="paragraph" w:styleId="TOC4">
    <w:name w:val="toc 4"/>
    <w:basedOn w:val="Normal"/>
    <w:next w:val="Normal"/>
    <w:autoRedefine/>
    <w:uiPriority w:val="39"/>
    <w:unhideWhenUsed/>
    <w:rsid w:val="00BF230E"/>
    <w:pPr>
      <w:ind w:left="720"/>
    </w:pPr>
    <w:rPr>
      <w:rFonts w:asciiTheme="minorHAnsi" w:hAnsiTheme="minorHAnsi"/>
      <w:sz w:val="20"/>
      <w:szCs w:val="20"/>
    </w:rPr>
  </w:style>
  <w:style w:type="paragraph" w:styleId="TOC5">
    <w:name w:val="toc 5"/>
    <w:basedOn w:val="Normal"/>
    <w:next w:val="Normal"/>
    <w:autoRedefine/>
    <w:uiPriority w:val="39"/>
    <w:unhideWhenUsed/>
    <w:rsid w:val="00BF230E"/>
    <w:pPr>
      <w:ind w:left="960"/>
    </w:pPr>
    <w:rPr>
      <w:rFonts w:asciiTheme="minorHAnsi" w:hAnsiTheme="minorHAnsi"/>
      <w:sz w:val="20"/>
      <w:szCs w:val="20"/>
    </w:rPr>
  </w:style>
  <w:style w:type="paragraph" w:styleId="TOC6">
    <w:name w:val="toc 6"/>
    <w:basedOn w:val="Normal"/>
    <w:next w:val="Normal"/>
    <w:autoRedefine/>
    <w:uiPriority w:val="39"/>
    <w:unhideWhenUsed/>
    <w:rsid w:val="00BF230E"/>
    <w:pPr>
      <w:ind w:left="1200"/>
    </w:pPr>
    <w:rPr>
      <w:rFonts w:asciiTheme="minorHAnsi" w:hAnsiTheme="minorHAnsi"/>
      <w:sz w:val="20"/>
      <w:szCs w:val="20"/>
    </w:rPr>
  </w:style>
  <w:style w:type="paragraph" w:styleId="TOC7">
    <w:name w:val="toc 7"/>
    <w:basedOn w:val="Normal"/>
    <w:next w:val="Normal"/>
    <w:autoRedefine/>
    <w:uiPriority w:val="39"/>
    <w:unhideWhenUsed/>
    <w:rsid w:val="00BF230E"/>
    <w:pPr>
      <w:ind w:left="1440"/>
    </w:pPr>
    <w:rPr>
      <w:rFonts w:asciiTheme="minorHAnsi" w:hAnsiTheme="minorHAnsi"/>
      <w:sz w:val="20"/>
      <w:szCs w:val="20"/>
    </w:rPr>
  </w:style>
  <w:style w:type="paragraph" w:styleId="TOC8">
    <w:name w:val="toc 8"/>
    <w:basedOn w:val="Normal"/>
    <w:next w:val="Normal"/>
    <w:autoRedefine/>
    <w:uiPriority w:val="39"/>
    <w:unhideWhenUsed/>
    <w:rsid w:val="00BF230E"/>
    <w:pPr>
      <w:ind w:left="1680"/>
    </w:pPr>
    <w:rPr>
      <w:rFonts w:asciiTheme="minorHAnsi" w:hAnsiTheme="minorHAnsi"/>
      <w:sz w:val="20"/>
      <w:szCs w:val="20"/>
    </w:rPr>
  </w:style>
  <w:style w:type="paragraph" w:styleId="TOC9">
    <w:name w:val="toc 9"/>
    <w:basedOn w:val="Normal"/>
    <w:next w:val="Normal"/>
    <w:autoRedefine/>
    <w:uiPriority w:val="39"/>
    <w:unhideWhenUsed/>
    <w:rsid w:val="00BF230E"/>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BF230E"/>
    <w:rPr>
      <w:color w:val="605E5C"/>
      <w:shd w:val="clear" w:color="auto" w:fill="E1DFDD"/>
    </w:rPr>
  </w:style>
  <w:style w:type="table" w:styleId="TableGrid">
    <w:name w:val="Table Grid"/>
    <w:basedOn w:val="TableNormal"/>
    <w:uiPriority w:val="39"/>
    <w:rsid w:val="006432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35F88"/>
    <w:pPr>
      <w:keepNext/>
      <w:keepLines/>
      <w:spacing w:before="480" w:line="276" w:lineRule="auto"/>
      <w:outlineLvl w:val="9"/>
    </w:pPr>
    <w:rPr>
      <w:rFonts w:asciiTheme="majorHAnsi" w:eastAsiaTheme="majorEastAsia" w:hAnsiTheme="majorHAnsi" w:cstheme="majorBidi"/>
      <w:bCs/>
      <w:color w:val="0F4761" w:themeColor="accent1" w:themeShade="BF"/>
    </w:rPr>
  </w:style>
  <w:style w:type="character" w:styleId="CommentReference">
    <w:name w:val="annotation reference"/>
    <w:basedOn w:val="DefaultParagraphFont"/>
    <w:uiPriority w:val="99"/>
    <w:semiHidden/>
    <w:unhideWhenUsed/>
    <w:rsid w:val="000D6BC2"/>
    <w:rPr>
      <w:sz w:val="16"/>
      <w:szCs w:val="16"/>
    </w:rPr>
  </w:style>
  <w:style w:type="paragraph" w:styleId="CommentText">
    <w:name w:val="annotation text"/>
    <w:basedOn w:val="Normal"/>
    <w:link w:val="CommentTextChar"/>
    <w:uiPriority w:val="99"/>
    <w:semiHidden/>
    <w:unhideWhenUsed/>
    <w:rsid w:val="000D6BC2"/>
    <w:rPr>
      <w:sz w:val="20"/>
      <w:szCs w:val="20"/>
    </w:rPr>
  </w:style>
  <w:style w:type="character" w:customStyle="1" w:styleId="CommentTextChar">
    <w:name w:val="Comment Text Char"/>
    <w:basedOn w:val="DefaultParagraphFont"/>
    <w:link w:val="CommentText"/>
    <w:uiPriority w:val="99"/>
    <w:semiHidden/>
    <w:rsid w:val="000D6BC2"/>
  </w:style>
  <w:style w:type="paragraph" w:styleId="CommentSubject">
    <w:name w:val="annotation subject"/>
    <w:basedOn w:val="CommentText"/>
    <w:next w:val="CommentText"/>
    <w:link w:val="CommentSubjectChar"/>
    <w:uiPriority w:val="99"/>
    <w:semiHidden/>
    <w:unhideWhenUsed/>
    <w:rsid w:val="000D6BC2"/>
    <w:rPr>
      <w:b/>
      <w:bCs/>
    </w:rPr>
  </w:style>
  <w:style w:type="character" w:customStyle="1" w:styleId="CommentSubjectChar">
    <w:name w:val="Comment Subject Char"/>
    <w:basedOn w:val="CommentTextChar"/>
    <w:link w:val="CommentSubject"/>
    <w:uiPriority w:val="99"/>
    <w:semiHidden/>
    <w:rsid w:val="000D6B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BE530-13AF-7A40-A377-2BEEC671B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37</Pages>
  <Words>12733</Words>
  <Characters>72580</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Thuyết minh Đề án VI CONNECT – bản hiệu chỉnh mục 2</vt:lpstr>
    </vt:vector>
  </TitlesOfParts>
  <Company/>
  <LinksUpToDate>false</LinksUpToDate>
  <CharactersWithSpaces>85143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Đề án VI CONNECT – bản hiệu chỉnh mục 2</dc:title>
  <dc:subject>Chuẩn hóa 11 cấu phần chức năng</dc:subject>
  <dc:creator>Un-named</dc:creator>
  <dc:description>Bản hiệu chỉnh giữ nguyên file gốc; mục 2 được cô đọng theo Mục tiêu, Yêu cầu chức năng và Sản phẩm đầu ra.</dc:description>
  <cp:lastModifiedBy>Administrator</cp:lastModifiedBy>
  <cp:revision>29</cp:revision>
  <dcterms:created xsi:type="dcterms:W3CDTF">2026-08-16T08:50:00Z</dcterms:created>
  <dcterms:modified xsi:type="dcterms:W3CDTF">2026-08-16T14:38:00Z</dcterms:modified>
</cp:coreProperties>
</file>